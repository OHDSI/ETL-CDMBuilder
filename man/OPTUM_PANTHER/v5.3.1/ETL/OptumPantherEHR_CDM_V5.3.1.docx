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DD3FC3E" w14:textId="62D137A2" w:rsidR="00AB0492" w:rsidRDefault="00B554AB">
      <w:pPr>
        <w:pStyle w:val="Title"/>
        <w:contextualSpacing w:val="0"/>
      </w:pPr>
      <w:bookmarkStart w:id="0" w:name="_q62iy8bmhvdd" w:colFirst="0" w:colLast="0"/>
      <w:bookmarkEnd w:id="0"/>
      <w:r>
        <w:rPr>
          <w:sz w:val="48"/>
          <w:szCs w:val="48"/>
        </w:rPr>
        <w:t xml:space="preserve">CDM </w:t>
      </w:r>
      <w:r w:rsidR="00C60573">
        <w:rPr>
          <w:sz w:val="48"/>
          <w:szCs w:val="48"/>
        </w:rPr>
        <w:t>v5.</w:t>
      </w:r>
      <w:r w:rsidR="00901657">
        <w:rPr>
          <w:sz w:val="48"/>
          <w:szCs w:val="48"/>
        </w:rPr>
        <w:t>3</w:t>
      </w:r>
      <w:r w:rsidR="00B73D7A">
        <w:rPr>
          <w:sz w:val="48"/>
          <w:szCs w:val="48"/>
        </w:rPr>
        <w:t>.1</w:t>
      </w:r>
      <w:r w:rsidR="00C60573">
        <w:rPr>
          <w:sz w:val="48"/>
          <w:szCs w:val="48"/>
        </w:rPr>
        <w:t xml:space="preserve"> </w:t>
      </w:r>
      <w:r>
        <w:rPr>
          <w:sz w:val="48"/>
          <w:szCs w:val="48"/>
        </w:rPr>
        <w:t xml:space="preserve">ETL for </w:t>
      </w:r>
      <w:r w:rsidR="00103344" w:rsidRPr="00103344">
        <w:rPr>
          <w:sz w:val="48"/>
          <w:szCs w:val="48"/>
        </w:rPr>
        <w:t>Optum Pan-Therapeutic (Panther) Electronic Health Records (EHR)</w:t>
      </w:r>
    </w:p>
    <w:p w14:paraId="2880C7D1" w14:textId="4B504662" w:rsidR="00AB0492" w:rsidRDefault="00CF2CFA">
      <w:r>
        <w:t xml:space="preserve">Anthony Sena, </w:t>
      </w:r>
      <w:r w:rsidR="00B554AB">
        <w:t xml:space="preserve">Chris Knoll, Ajit Londhe, </w:t>
      </w:r>
      <w:r w:rsidR="00A24409">
        <w:t>Erica Voss</w:t>
      </w:r>
    </w:p>
    <w:p w14:paraId="6F7E68FA" w14:textId="77777777" w:rsidR="00AB0492" w:rsidRDefault="00B554AB">
      <w:pPr>
        <w:pStyle w:val="Heading1"/>
        <w:spacing w:after="200"/>
      </w:pPr>
      <w:bookmarkStart w:id="1" w:name="_hu4tafgs5wbq" w:colFirst="0" w:colLast="0"/>
      <w:bookmarkEnd w:id="1"/>
      <w:r>
        <w:t xml:space="preserve">Changelog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AB0492" w14:paraId="0526C7DD" w14:textId="77777777">
        <w:tc>
          <w:tcPr>
            <w:tcW w:w="1980" w:type="dxa"/>
            <w:tcMar>
              <w:top w:w="100" w:type="dxa"/>
              <w:left w:w="100" w:type="dxa"/>
              <w:bottom w:w="100" w:type="dxa"/>
              <w:right w:w="100" w:type="dxa"/>
            </w:tcMar>
          </w:tcPr>
          <w:p w14:paraId="5F8E26AB" w14:textId="77777777" w:rsidR="00AB0492" w:rsidRDefault="00B554AB">
            <w:pPr>
              <w:widowControl w:val="0"/>
              <w:spacing w:after="0" w:line="240" w:lineRule="auto"/>
            </w:pPr>
            <w:r>
              <w:t>Date</w:t>
            </w:r>
          </w:p>
        </w:tc>
        <w:tc>
          <w:tcPr>
            <w:tcW w:w="7380" w:type="dxa"/>
            <w:tcMar>
              <w:top w:w="100" w:type="dxa"/>
              <w:left w:w="100" w:type="dxa"/>
              <w:bottom w:w="100" w:type="dxa"/>
              <w:right w:w="100" w:type="dxa"/>
            </w:tcMar>
          </w:tcPr>
          <w:p w14:paraId="6B6E6508" w14:textId="77777777" w:rsidR="00AB0492" w:rsidRDefault="00B554AB">
            <w:pPr>
              <w:widowControl w:val="0"/>
              <w:spacing w:after="0" w:line="240" w:lineRule="auto"/>
            </w:pPr>
            <w:r>
              <w:t>Comments</w:t>
            </w:r>
          </w:p>
        </w:tc>
      </w:tr>
      <w:tr w:rsidR="00AB0492" w14:paraId="2664477D" w14:textId="77777777">
        <w:tc>
          <w:tcPr>
            <w:tcW w:w="1980" w:type="dxa"/>
            <w:tcMar>
              <w:top w:w="100" w:type="dxa"/>
              <w:left w:w="100" w:type="dxa"/>
              <w:bottom w:w="100" w:type="dxa"/>
              <w:right w:w="100" w:type="dxa"/>
            </w:tcMar>
          </w:tcPr>
          <w:p w14:paraId="3BCE28C0" w14:textId="1590727C" w:rsidR="00AB0492" w:rsidRDefault="00901657">
            <w:pPr>
              <w:widowControl w:val="0"/>
              <w:spacing w:after="0" w:line="240" w:lineRule="auto"/>
            </w:pPr>
            <w:del w:id="2" w:author="Sena, Anthony [JRDUS]" w:date="2018-08-06T17:06:00Z">
              <w:r w:rsidDel="00E014E9">
                <w:delText>6</w:delText>
              </w:r>
            </w:del>
            <w:ins w:id="3" w:author="Sena, Anthony [JRDUS]" w:date="2018-08-06T17:06:00Z">
              <w:r w:rsidR="00E014E9">
                <w:t>8</w:t>
              </w:r>
            </w:ins>
            <w:r>
              <w:t>/</w:t>
            </w:r>
            <w:del w:id="4" w:author="Sena, Anthony [JRDUS]" w:date="2018-08-06T17:06:00Z">
              <w:r w:rsidDel="00E014E9">
                <w:delText>20</w:delText>
              </w:r>
            </w:del>
            <w:ins w:id="5" w:author="Sena, Anthony [JRDUS]" w:date="2018-08-06T17:06:00Z">
              <w:r w:rsidR="00E014E9">
                <w:t>6</w:t>
              </w:r>
            </w:ins>
            <w:r w:rsidR="00B554AB">
              <w:t>/201</w:t>
            </w:r>
            <w:r>
              <w:t>8</w:t>
            </w:r>
          </w:p>
        </w:tc>
        <w:tc>
          <w:tcPr>
            <w:tcW w:w="7380" w:type="dxa"/>
            <w:tcMar>
              <w:top w:w="100" w:type="dxa"/>
              <w:left w:w="100" w:type="dxa"/>
              <w:bottom w:w="100" w:type="dxa"/>
              <w:right w:w="100" w:type="dxa"/>
            </w:tcMar>
          </w:tcPr>
          <w:p w14:paraId="6EFE21D1" w14:textId="0DF58E8E" w:rsidR="00AB0492" w:rsidRDefault="00901657">
            <w:pPr>
              <w:widowControl w:val="0"/>
              <w:spacing w:after="0" w:line="240" w:lineRule="auto"/>
            </w:pPr>
            <w:r>
              <w:t>Ad</w:t>
            </w:r>
            <w:r w:rsidR="00B73D7A">
              <w:t>apted V5.2</w:t>
            </w:r>
            <w:r>
              <w:t xml:space="preserve"> version of the specification to address new V5.3 features.</w:t>
            </w:r>
          </w:p>
        </w:tc>
      </w:tr>
    </w:tbl>
    <w:p w14:paraId="7D023C0B" w14:textId="77777777" w:rsidR="00AB0492" w:rsidRDefault="00B554AB">
      <w:r>
        <w:br w:type="page"/>
      </w:r>
    </w:p>
    <w:p w14:paraId="59C67558" w14:textId="77777777" w:rsidR="00AB0492" w:rsidRDefault="00AB0492"/>
    <w:p w14:paraId="2D909AD8" w14:textId="77777777" w:rsidR="00AB0492" w:rsidRDefault="00B554AB">
      <w:pPr>
        <w:pStyle w:val="Heading1"/>
      </w:pPr>
      <w:bookmarkStart w:id="6" w:name="_11kutj6yye0w" w:colFirst="0" w:colLast="0"/>
      <w:bookmarkEnd w:id="6"/>
      <w:r>
        <w:t>Source Data Mapping Approach to CDMV5</w:t>
      </w:r>
    </w:p>
    <w:p w14:paraId="1F911D33" w14:textId="77777777" w:rsidR="00AB0492" w:rsidRDefault="00B554AB">
      <w:r>
        <w:rPr>
          <w:noProof/>
        </w:rPr>
        <w:drawing>
          <wp:inline distT="114300" distB="114300" distL="114300" distR="114300" wp14:anchorId="40565150" wp14:editId="4A7A4E77">
            <wp:extent cx="4074089" cy="6538913"/>
            <wp:effectExtent l="0" t="0" r="0" b="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
                    <a:srcRect/>
                    <a:stretch>
                      <a:fillRect/>
                    </a:stretch>
                  </pic:blipFill>
                  <pic:spPr>
                    <a:xfrm>
                      <a:off x="0" y="0"/>
                      <a:ext cx="4074089" cy="6538913"/>
                    </a:xfrm>
                    <a:prstGeom prst="rect">
                      <a:avLst/>
                    </a:prstGeom>
                    <a:ln/>
                  </pic:spPr>
                </pic:pic>
              </a:graphicData>
            </a:graphic>
          </wp:inline>
        </w:drawing>
      </w:r>
    </w:p>
    <w:p w14:paraId="1D19E101" w14:textId="77777777" w:rsidR="00AB0492" w:rsidRDefault="00B554AB">
      <w:pPr>
        <w:pStyle w:val="Heading2"/>
      </w:pPr>
      <w:bookmarkStart w:id="7" w:name="_23pp7ct8tjst" w:colFirst="0" w:colLast="0"/>
      <w:bookmarkEnd w:id="7"/>
      <w:r>
        <w:lastRenderedPageBreak/>
        <w:t>Default Domains</w:t>
      </w:r>
    </w:p>
    <w:p w14:paraId="04D9B50A" w14:textId="77777777" w:rsidR="00AB0492" w:rsidRDefault="00B554AB">
      <w:r>
        <w:rPr>
          <w:sz w:val="28"/>
          <w:szCs w:val="28"/>
        </w:rPr>
        <w:t>The following table lists the default domain for a given source table/source column where a CDM row should be inserted with an unmapped concept ID (0) if no other domains were found for this source row.</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B0492" w14:paraId="049C6785" w14:textId="77777777">
        <w:tc>
          <w:tcPr>
            <w:tcW w:w="4680" w:type="dxa"/>
            <w:tcMar>
              <w:top w:w="100" w:type="dxa"/>
              <w:left w:w="100" w:type="dxa"/>
              <w:bottom w:w="100" w:type="dxa"/>
              <w:right w:w="100" w:type="dxa"/>
            </w:tcMar>
          </w:tcPr>
          <w:p w14:paraId="2F02F3A9" w14:textId="77777777" w:rsidR="00AB0492" w:rsidRDefault="00B554AB">
            <w:pPr>
              <w:widowControl w:val="0"/>
              <w:spacing w:after="0" w:line="240" w:lineRule="auto"/>
            </w:pPr>
            <w:r>
              <w:rPr>
                <w:b/>
                <w:sz w:val="28"/>
                <w:szCs w:val="28"/>
              </w:rPr>
              <w:t>Table.Column</w:t>
            </w:r>
          </w:p>
        </w:tc>
        <w:tc>
          <w:tcPr>
            <w:tcW w:w="4680" w:type="dxa"/>
            <w:tcMar>
              <w:top w:w="100" w:type="dxa"/>
              <w:left w:w="100" w:type="dxa"/>
              <w:bottom w:w="100" w:type="dxa"/>
              <w:right w:w="100" w:type="dxa"/>
            </w:tcMar>
          </w:tcPr>
          <w:p w14:paraId="1F4A689F" w14:textId="77777777" w:rsidR="00AB0492" w:rsidRDefault="00B554AB">
            <w:pPr>
              <w:widowControl w:val="0"/>
              <w:spacing w:after="0" w:line="240" w:lineRule="auto"/>
            </w:pPr>
            <w:r>
              <w:rPr>
                <w:b/>
                <w:sz w:val="28"/>
                <w:szCs w:val="28"/>
              </w:rPr>
              <w:t>Default Domain</w:t>
            </w:r>
          </w:p>
        </w:tc>
      </w:tr>
      <w:tr w:rsidR="00AB0492" w14:paraId="62FEF190" w14:textId="77777777">
        <w:tc>
          <w:tcPr>
            <w:tcW w:w="4680" w:type="dxa"/>
            <w:tcMar>
              <w:top w:w="100" w:type="dxa"/>
              <w:left w:w="100" w:type="dxa"/>
              <w:bottom w:w="100" w:type="dxa"/>
              <w:right w:w="100" w:type="dxa"/>
            </w:tcMar>
          </w:tcPr>
          <w:p w14:paraId="7F3BFEED" w14:textId="77777777" w:rsidR="00AB0492" w:rsidRDefault="00B554AB">
            <w:pPr>
              <w:widowControl w:val="0"/>
              <w:spacing w:after="0" w:line="240" w:lineRule="auto"/>
            </w:pPr>
            <w:proofErr w:type="gramStart"/>
            <w:r>
              <w:rPr>
                <w:sz w:val="28"/>
                <w:szCs w:val="28"/>
              </w:rPr>
              <w:t>diagnosis.diagnosis</w:t>
            </w:r>
            <w:proofErr w:type="gramEnd"/>
            <w:r>
              <w:rPr>
                <w:sz w:val="28"/>
                <w:szCs w:val="28"/>
              </w:rPr>
              <w:t>_cd</w:t>
            </w:r>
          </w:p>
        </w:tc>
        <w:tc>
          <w:tcPr>
            <w:tcW w:w="4680" w:type="dxa"/>
            <w:tcMar>
              <w:top w:w="100" w:type="dxa"/>
              <w:left w:w="100" w:type="dxa"/>
              <w:bottom w:w="100" w:type="dxa"/>
              <w:right w:w="100" w:type="dxa"/>
            </w:tcMar>
          </w:tcPr>
          <w:p w14:paraId="3BAFD158" w14:textId="77777777" w:rsidR="00AB0492" w:rsidRDefault="00B554AB">
            <w:pPr>
              <w:widowControl w:val="0"/>
              <w:spacing w:after="0" w:line="240" w:lineRule="auto"/>
            </w:pPr>
            <w:r>
              <w:rPr>
                <w:sz w:val="28"/>
                <w:szCs w:val="28"/>
              </w:rPr>
              <w:t>Condition</w:t>
            </w:r>
          </w:p>
        </w:tc>
      </w:tr>
      <w:tr w:rsidR="00AB0492" w14:paraId="2FB8D773" w14:textId="77777777">
        <w:tc>
          <w:tcPr>
            <w:tcW w:w="4680" w:type="dxa"/>
            <w:tcMar>
              <w:top w:w="100" w:type="dxa"/>
              <w:left w:w="100" w:type="dxa"/>
              <w:bottom w:w="100" w:type="dxa"/>
              <w:right w:w="100" w:type="dxa"/>
            </w:tcMar>
          </w:tcPr>
          <w:p w14:paraId="6985FDEC" w14:textId="77777777" w:rsidR="00AB0492" w:rsidRDefault="00B554AB">
            <w:pPr>
              <w:widowControl w:val="0"/>
              <w:spacing w:after="0" w:line="240" w:lineRule="auto"/>
            </w:pPr>
            <w:r>
              <w:rPr>
                <w:sz w:val="28"/>
                <w:szCs w:val="28"/>
              </w:rPr>
              <w:t>medication_administratons.ndc</w:t>
            </w:r>
          </w:p>
        </w:tc>
        <w:tc>
          <w:tcPr>
            <w:tcW w:w="4680" w:type="dxa"/>
            <w:tcMar>
              <w:top w:w="100" w:type="dxa"/>
              <w:left w:w="100" w:type="dxa"/>
              <w:bottom w:w="100" w:type="dxa"/>
              <w:right w:w="100" w:type="dxa"/>
            </w:tcMar>
          </w:tcPr>
          <w:p w14:paraId="546B340E" w14:textId="77777777" w:rsidR="00AB0492" w:rsidRDefault="00B554AB">
            <w:pPr>
              <w:widowControl w:val="0"/>
              <w:spacing w:after="0" w:line="240" w:lineRule="auto"/>
            </w:pPr>
            <w:r>
              <w:rPr>
                <w:sz w:val="28"/>
                <w:szCs w:val="28"/>
              </w:rPr>
              <w:t>Drug</w:t>
            </w:r>
          </w:p>
        </w:tc>
      </w:tr>
      <w:tr w:rsidR="00AB0492" w14:paraId="051FC7A7" w14:textId="77777777">
        <w:tc>
          <w:tcPr>
            <w:tcW w:w="4680" w:type="dxa"/>
            <w:tcMar>
              <w:top w:w="100" w:type="dxa"/>
              <w:left w:w="100" w:type="dxa"/>
              <w:bottom w:w="100" w:type="dxa"/>
              <w:right w:w="100" w:type="dxa"/>
            </w:tcMar>
          </w:tcPr>
          <w:p w14:paraId="612E32DD" w14:textId="77777777" w:rsidR="00AB0492" w:rsidRDefault="00B554AB">
            <w:pPr>
              <w:widowControl w:val="0"/>
              <w:spacing w:after="0" w:line="240" w:lineRule="auto"/>
            </w:pPr>
            <w:r>
              <w:rPr>
                <w:sz w:val="28"/>
                <w:szCs w:val="28"/>
              </w:rPr>
              <w:t>prescriptions_written.ndc</w:t>
            </w:r>
          </w:p>
        </w:tc>
        <w:tc>
          <w:tcPr>
            <w:tcW w:w="4680" w:type="dxa"/>
            <w:tcMar>
              <w:top w:w="100" w:type="dxa"/>
              <w:left w:w="100" w:type="dxa"/>
              <w:bottom w:w="100" w:type="dxa"/>
              <w:right w:w="100" w:type="dxa"/>
            </w:tcMar>
          </w:tcPr>
          <w:p w14:paraId="44622B31" w14:textId="77777777" w:rsidR="00AB0492" w:rsidRDefault="00B554AB">
            <w:pPr>
              <w:widowControl w:val="0"/>
              <w:spacing w:after="0" w:line="240" w:lineRule="auto"/>
            </w:pPr>
            <w:r>
              <w:rPr>
                <w:sz w:val="28"/>
                <w:szCs w:val="28"/>
              </w:rPr>
              <w:t>Drug</w:t>
            </w:r>
          </w:p>
        </w:tc>
      </w:tr>
      <w:tr w:rsidR="00AB0492" w14:paraId="6632D678" w14:textId="77777777">
        <w:tc>
          <w:tcPr>
            <w:tcW w:w="4680" w:type="dxa"/>
            <w:tcMar>
              <w:top w:w="100" w:type="dxa"/>
              <w:left w:w="100" w:type="dxa"/>
              <w:bottom w:w="100" w:type="dxa"/>
              <w:right w:w="100" w:type="dxa"/>
            </w:tcMar>
          </w:tcPr>
          <w:p w14:paraId="2F3B04C5" w14:textId="77777777" w:rsidR="00AB0492" w:rsidRDefault="00B554AB">
            <w:pPr>
              <w:widowControl w:val="0"/>
              <w:spacing w:after="0" w:line="240" w:lineRule="auto"/>
            </w:pPr>
            <w:r>
              <w:rPr>
                <w:sz w:val="28"/>
                <w:szCs w:val="28"/>
              </w:rPr>
              <w:t>immunization.ndc</w:t>
            </w:r>
          </w:p>
        </w:tc>
        <w:tc>
          <w:tcPr>
            <w:tcW w:w="4680" w:type="dxa"/>
            <w:tcMar>
              <w:top w:w="100" w:type="dxa"/>
              <w:left w:w="100" w:type="dxa"/>
              <w:bottom w:w="100" w:type="dxa"/>
              <w:right w:w="100" w:type="dxa"/>
            </w:tcMar>
          </w:tcPr>
          <w:p w14:paraId="0632CEC4" w14:textId="77777777" w:rsidR="00AB0492" w:rsidRDefault="00B554AB">
            <w:pPr>
              <w:widowControl w:val="0"/>
              <w:spacing w:after="0" w:line="240" w:lineRule="auto"/>
            </w:pPr>
            <w:r>
              <w:rPr>
                <w:sz w:val="28"/>
                <w:szCs w:val="28"/>
              </w:rPr>
              <w:t>Drug</w:t>
            </w:r>
          </w:p>
        </w:tc>
      </w:tr>
      <w:tr w:rsidR="00AB0492" w14:paraId="68ED95B9" w14:textId="77777777">
        <w:tc>
          <w:tcPr>
            <w:tcW w:w="4680" w:type="dxa"/>
            <w:tcMar>
              <w:top w:w="100" w:type="dxa"/>
              <w:left w:w="100" w:type="dxa"/>
              <w:bottom w:w="100" w:type="dxa"/>
              <w:right w:w="100" w:type="dxa"/>
            </w:tcMar>
          </w:tcPr>
          <w:p w14:paraId="475AAC4F" w14:textId="77777777" w:rsidR="00AB0492" w:rsidRDefault="00B554AB">
            <w:pPr>
              <w:widowControl w:val="0"/>
              <w:spacing w:after="0" w:line="240" w:lineRule="auto"/>
            </w:pPr>
            <w:proofErr w:type="gramStart"/>
            <w:r>
              <w:rPr>
                <w:sz w:val="28"/>
                <w:szCs w:val="28"/>
              </w:rPr>
              <w:t>procedure.proc</w:t>
            </w:r>
            <w:proofErr w:type="gramEnd"/>
            <w:r>
              <w:rPr>
                <w:sz w:val="28"/>
                <w:szCs w:val="28"/>
              </w:rPr>
              <w:t>_code</w:t>
            </w:r>
          </w:p>
        </w:tc>
        <w:tc>
          <w:tcPr>
            <w:tcW w:w="4680" w:type="dxa"/>
            <w:tcMar>
              <w:top w:w="100" w:type="dxa"/>
              <w:left w:w="100" w:type="dxa"/>
              <w:bottom w:w="100" w:type="dxa"/>
              <w:right w:w="100" w:type="dxa"/>
            </w:tcMar>
          </w:tcPr>
          <w:p w14:paraId="7C91300E" w14:textId="77777777" w:rsidR="00AB0492" w:rsidRDefault="00B554AB">
            <w:pPr>
              <w:widowControl w:val="0"/>
              <w:spacing w:after="0" w:line="240" w:lineRule="auto"/>
            </w:pPr>
            <w:r>
              <w:rPr>
                <w:sz w:val="28"/>
                <w:szCs w:val="28"/>
              </w:rPr>
              <w:t>Procedure</w:t>
            </w:r>
          </w:p>
        </w:tc>
      </w:tr>
      <w:tr w:rsidR="00AB0492" w14:paraId="27D32599" w14:textId="77777777">
        <w:tc>
          <w:tcPr>
            <w:tcW w:w="4680" w:type="dxa"/>
            <w:tcMar>
              <w:top w:w="100" w:type="dxa"/>
              <w:left w:w="100" w:type="dxa"/>
              <w:bottom w:w="100" w:type="dxa"/>
              <w:right w:w="100" w:type="dxa"/>
            </w:tcMar>
          </w:tcPr>
          <w:p w14:paraId="7D95D828" w14:textId="77777777" w:rsidR="00AB0492" w:rsidRDefault="00B554AB">
            <w:pPr>
              <w:widowControl w:val="0"/>
              <w:spacing w:after="0" w:line="240" w:lineRule="auto"/>
            </w:pPr>
            <w:r>
              <w:rPr>
                <w:sz w:val="28"/>
                <w:szCs w:val="28"/>
              </w:rPr>
              <w:t>patient_reported_meds.ndc</w:t>
            </w:r>
          </w:p>
        </w:tc>
        <w:tc>
          <w:tcPr>
            <w:tcW w:w="4680" w:type="dxa"/>
            <w:tcMar>
              <w:top w:w="100" w:type="dxa"/>
              <w:left w:w="100" w:type="dxa"/>
              <w:bottom w:w="100" w:type="dxa"/>
              <w:right w:w="100" w:type="dxa"/>
            </w:tcMar>
          </w:tcPr>
          <w:p w14:paraId="789283B1" w14:textId="77777777" w:rsidR="00AB0492" w:rsidRDefault="00B554AB">
            <w:pPr>
              <w:widowControl w:val="0"/>
              <w:spacing w:after="0" w:line="240" w:lineRule="auto"/>
            </w:pPr>
            <w:r>
              <w:rPr>
                <w:sz w:val="28"/>
                <w:szCs w:val="28"/>
              </w:rPr>
              <w:t>Drug</w:t>
            </w:r>
          </w:p>
        </w:tc>
      </w:tr>
      <w:tr w:rsidR="00AB0492" w14:paraId="3C24D6E9" w14:textId="77777777">
        <w:tc>
          <w:tcPr>
            <w:tcW w:w="4680" w:type="dxa"/>
            <w:tcMar>
              <w:top w:w="100" w:type="dxa"/>
              <w:left w:w="100" w:type="dxa"/>
              <w:bottom w:w="100" w:type="dxa"/>
              <w:right w:w="100" w:type="dxa"/>
            </w:tcMar>
          </w:tcPr>
          <w:p w14:paraId="6A5621A4" w14:textId="77777777" w:rsidR="00AB0492" w:rsidRDefault="00B554AB">
            <w:pPr>
              <w:widowControl w:val="0"/>
              <w:spacing w:after="0" w:line="240" w:lineRule="auto"/>
            </w:pPr>
            <w:r>
              <w:rPr>
                <w:sz w:val="28"/>
                <w:szCs w:val="28"/>
              </w:rPr>
              <w:t>labs.test_name</w:t>
            </w:r>
          </w:p>
        </w:tc>
        <w:tc>
          <w:tcPr>
            <w:tcW w:w="4680" w:type="dxa"/>
            <w:tcMar>
              <w:top w:w="100" w:type="dxa"/>
              <w:left w:w="100" w:type="dxa"/>
              <w:bottom w:w="100" w:type="dxa"/>
              <w:right w:w="100" w:type="dxa"/>
            </w:tcMar>
          </w:tcPr>
          <w:p w14:paraId="0555803A" w14:textId="77777777" w:rsidR="00AB0492" w:rsidRDefault="00B554AB">
            <w:pPr>
              <w:widowControl w:val="0"/>
              <w:spacing w:after="0" w:line="240" w:lineRule="auto"/>
            </w:pPr>
            <w:r>
              <w:rPr>
                <w:sz w:val="28"/>
                <w:szCs w:val="28"/>
              </w:rPr>
              <w:t>Measurement</w:t>
            </w:r>
          </w:p>
        </w:tc>
      </w:tr>
      <w:tr w:rsidR="00AB0492" w14:paraId="6C960D81" w14:textId="77777777">
        <w:tc>
          <w:tcPr>
            <w:tcW w:w="4680" w:type="dxa"/>
            <w:tcMar>
              <w:top w:w="100" w:type="dxa"/>
              <w:left w:w="100" w:type="dxa"/>
              <w:bottom w:w="100" w:type="dxa"/>
              <w:right w:w="100" w:type="dxa"/>
            </w:tcMar>
          </w:tcPr>
          <w:p w14:paraId="6C557811" w14:textId="77777777" w:rsidR="00AB0492" w:rsidRDefault="00B554AB">
            <w:pPr>
              <w:widowControl w:val="0"/>
              <w:spacing w:after="0" w:line="240" w:lineRule="auto"/>
            </w:pPr>
            <w:r>
              <w:rPr>
                <w:sz w:val="28"/>
                <w:szCs w:val="28"/>
              </w:rPr>
              <w:t>observations.obs_type</w:t>
            </w:r>
          </w:p>
        </w:tc>
        <w:tc>
          <w:tcPr>
            <w:tcW w:w="4680" w:type="dxa"/>
            <w:tcMar>
              <w:top w:w="100" w:type="dxa"/>
              <w:left w:w="100" w:type="dxa"/>
              <w:bottom w:w="100" w:type="dxa"/>
              <w:right w:w="100" w:type="dxa"/>
            </w:tcMar>
          </w:tcPr>
          <w:p w14:paraId="25EC12B2" w14:textId="77777777" w:rsidR="00AB0492" w:rsidRDefault="00B554AB">
            <w:pPr>
              <w:widowControl w:val="0"/>
              <w:spacing w:after="0" w:line="240" w:lineRule="auto"/>
            </w:pPr>
            <w:r>
              <w:rPr>
                <w:sz w:val="28"/>
                <w:szCs w:val="28"/>
              </w:rPr>
              <w:t>Observation</w:t>
            </w:r>
          </w:p>
        </w:tc>
      </w:tr>
      <w:tr w:rsidR="00AB0492" w14:paraId="546C8DC0" w14:textId="77777777">
        <w:tc>
          <w:tcPr>
            <w:tcW w:w="4680" w:type="dxa"/>
            <w:tcMar>
              <w:top w:w="100" w:type="dxa"/>
              <w:left w:w="100" w:type="dxa"/>
              <w:bottom w:w="100" w:type="dxa"/>
              <w:right w:w="100" w:type="dxa"/>
            </w:tcMar>
          </w:tcPr>
          <w:p w14:paraId="5390FBB5" w14:textId="61A8F411" w:rsidR="00AB0492" w:rsidRDefault="00B554AB">
            <w:pPr>
              <w:widowControl w:val="0"/>
              <w:spacing w:after="0" w:line="240" w:lineRule="auto"/>
            </w:pPr>
            <w:r>
              <w:rPr>
                <w:sz w:val="28"/>
                <w:szCs w:val="28"/>
              </w:rPr>
              <w:t>nlp_measurement</w:t>
            </w:r>
          </w:p>
        </w:tc>
        <w:tc>
          <w:tcPr>
            <w:tcW w:w="4680" w:type="dxa"/>
            <w:tcMar>
              <w:top w:w="100" w:type="dxa"/>
              <w:left w:w="100" w:type="dxa"/>
              <w:bottom w:w="100" w:type="dxa"/>
              <w:right w:w="100" w:type="dxa"/>
            </w:tcMar>
          </w:tcPr>
          <w:p w14:paraId="7C1533AE" w14:textId="77777777" w:rsidR="00AB0492" w:rsidRDefault="00B554AB">
            <w:pPr>
              <w:widowControl w:val="0"/>
              <w:spacing w:after="0" w:line="240" w:lineRule="auto"/>
            </w:pPr>
            <w:r>
              <w:rPr>
                <w:sz w:val="28"/>
                <w:szCs w:val="28"/>
              </w:rPr>
              <w:t>Measurement</w:t>
            </w:r>
          </w:p>
        </w:tc>
      </w:tr>
    </w:tbl>
    <w:p w14:paraId="6386DC2F" w14:textId="77777777" w:rsidR="00AB0492" w:rsidRDefault="00AB0492"/>
    <w:p w14:paraId="47B9E452" w14:textId="77777777" w:rsidR="00AB0492" w:rsidRDefault="00AB0492"/>
    <w:p w14:paraId="4178F12F" w14:textId="77777777" w:rsidR="00AB0492" w:rsidRDefault="00B554AB">
      <w:pPr>
        <w:pStyle w:val="Heading2"/>
      </w:pPr>
      <w:bookmarkStart w:id="8" w:name="_sau34zhxrbd6" w:colFirst="0" w:colLast="0"/>
      <w:bookmarkEnd w:id="8"/>
      <w:r>
        <w:t>Table name: provider</w:t>
      </w:r>
    </w:p>
    <w:p w14:paraId="57C97848" w14:textId="77777777" w:rsidR="00AB0492" w:rsidRDefault="00B554AB">
      <w:pPr>
        <w:pStyle w:val="Heading3"/>
      </w:pPr>
      <w:bookmarkStart w:id="9" w:name="_hh6yn4f1wm45" w:colFirst="0" w:colLast="0"/>
      <w:bookmarkEnd w:id="9"/>
      <w:r>
        <w:t>Reading from provider</w:t>
      </w:r>
    </w:p>
    <w:p w14:paraId="671844AF" w14:textId="77777777" w:rsidR="00AB0492" w:rsidRDefault="00B554AB">
      <w:r>
        <w:rPr>
          <w:noProof/>
        </w:rPr>
        <w:drawing>
          <wp:inline distT="0" distB="0" distL="0" distR="0" wp14:anchorId="5121145B" wp14:editId="7D16BAD3">
            <wp:extent cx="5715000" cy="1457325"/>
            <wp:effectExtent l="0" t="0" r="0" b="0"/>
            <wp:docPr id="3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
                    <a:srcRect/>
                    <a:stretch>
                      <a:fillRect/>
                    </a:stretch>
                  </pic:blipFill>
                  <pic:spPr>
                    <a:xfrm>
                      <a:off x="0" y="0"/>
                      <a:ext cx="5715000" cy="1457325"/>
                    </a:xfrm>
                    <a:prstGeom prst="rect">
                      <a:avLst/>
                    </a:prstGeom>
                    <a:ln/>
                  </pic:spPr>
                </pic:pic>
              </a:graphicData>
            </a:graphic>
          </wp:inline>
        </w:drawing>
      </w:r>
    </w:p>
    <w:tbl>
      <w:tblPr>
        <w:tblStyle w:val="a1"/>
        <w:tblW w:w="93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12"/>
        <w:gridCol w:w="1344"/>
        <w:gridCol w:w="1980"/>
        <w:gridCol w:w="3420"/>
      </w:tblGrid>
      <w:tr w:rsidR="00AB0492" w14:paraId="6F831539" w14:textId="77777777">
        <w:tc>
          <w:tcPr>
            <w:tcW w:w="2612" w:type="dxa"/>
            <w:shd w:val="clear" w:color="auto" w:fill="AAAAFF"/>
          </w:tcPr>
          <w:p w14:paraId="290FE84F" w14:textId="77777777" w:rsidR="00AB0492" w:rsidRDefault="00B554AB">
            <w:r>
              <w:t>Destination Field</w:t>
            </w:r>
          </w:p>
        </w:tc>
        <w:tc>
          <w:tcPr>
            <w:tcW w:w="1344" w:type="dxa"/>
            <w:shd w:val="clear" w:color="auto" w:fill="AAAAFF"/>
          </w:tcPr>
          <w:p w14:paraId="624FE667" w14:textId="77777777" w:rsidR="00AB0492" w:rsidRDefault="00B554AB">
            <w:r>
              <w:t>Source Field</w:t>
            </w:r>
          </w:p>
        </w:tc>
        <w:tc>
          <w:tcPr>
            <w:tcW w:w="1980" w:type="dxa"/>
            <w:shd w:val="clear" w:color="auto" w:fill="AAAAFF"/>
          </w:tcPr>
          <w:p w14:paraId="2E46F71A" w14:textId="77777777" w:rsidR="00AB0492" w:rsidRDefault="00B554AB">
            <w:r>
              <w:t>Logic</w:t>
            </w:r>
          </w:p>
        </w:tc>
        <w:tc>
          <w:tcPr>
            <w:tcW w:w="3420" w:type="dxa"/>
            <w:shd w:val="clear" w:color="auto" w:fill="AAAAFF"/>
          </w:tcPr>
          <w:p w14:paraId="738279AF" w14:textId="77777777" w:rsidR="00AB0492" w:rsidRDefault="00B554AB">
            <w:r>
              <w:t>Comment</w:t>
            </w:r>
          </w:p>
        </w:tc>
      </w:tr>
      <w:tr w:rsidR="00AB0492" w14:paraId="62C14714" w14:textId="77777777">
        <w:tc>
          <w:tcPr>
            <w:tcW w:w="2612" w:type="dxa"/>
          </w:tcPr>
          <w:p w14:paraId="12D22638" w14:textId="77777777" w:rsidR="00AB0492" w:rsidRDefault="00B554AB">
            <w:r>
              <w:rPr>
                <w:sz w:val="18"/>
                <w:szCs w:val="18"/>
              </w:rPr>
              <w:t>provider_id</w:t>
            </w:r>
          </w:p>
        </w:tc>
        <w:tc>
          <w:tcPr>
            <w:tcW w:w="1344" w:type="dxa"/>
          </w:tcPr>
          <w:p w14:paraId="2310E539" w14:textId="77777777" w:rsidR="00AB0492" w:rsidRDefault="00B554AB">
            <w:r>
              <w:rPr>
                <w:sz w:val="18"/>
                <w:szCs w:val="18"/>
              </w:rPr>
              <w:t>provid</w:t>
            </w:r>
          </w:p>
        </w:tc>
        <w:tc>
          <w:tcPr>
            <w:tcW w:w="1980" w:type="dxa"/>
          </w:tcPr>
          <w:p w14:paraId="5A367BFF" w14:textId="77777777" w:rsidR="00AB0492" w:rsidRDefault="00AB0492"/>
        </w:tc>
        <w:tc>
          <w:tcPr>
            <w:tcW w:w="3420" w:type="dxa"/>
          </w:tcPr>
          <w:p w14:paraId="773FB9A1" w14:textId="77777777" w:rsidR="00AB0492" w:rsidRDefault="00AB0492"/>
        </w:tc>
      </w:tr>
      <w:tr w:rsidR="00AB0492" w14:paraId="4EAF5D7F" w14:textId="77777777">
        <w:tc>
          <w:tcPr>
            <w:tcW w:w="2612" w:type="dxa"/>
          </w:tcPr>
          <w:p w14:paraId="2BD0B231" w14:textId="77777777" w:rsidR="00AB0492" w:rsidRDefault="00B554AB">
            <w:r>
              <w:rPr>
                <w:sz w:val="18"/>
                <w:szCs w:val="18"/>
              </w:rPr>
              <w:lastRenderedPageBreak/>
              <w:t>provider_name</w:t>
            </w:r>
          </w:p>
        </w:tc>
        <w:tc>
          <w:tcPr>
            <w:tcW w:w="1344" w:type="dxa"/>
          </w:tcPr>
          <w:p w14:paraId="0050D92C" w14:textId="77777777" w:rsidR="00AB0492" w:rsidRDefault="00AB0492"/>
        </w:tc>
        <w:tc>
          <w:tcPr>
            <w:tcW w:w="1980" w:type="dxa"/>
          </w:tcPr>
          <w:p w14:paraId="38A81885" w14:textId="77777777" w:rsidR="00AB0492" w:rsidRDefault="00AB0492"/>
        </w:tc>
        <w:tc>
          <w:tcPr>
            <w:tcW w:w="3420" w:type="dxa"/>
          </w:tcPr>
          <w:p w14:paraId="23C16E40" w14:textId="77777777" w:rsidR="00AB0492" w:rsidRDefault="00AB0492"/>
        </w:tc>
      </w:tr>
      <w:tr w:rsidR="00AB0492" w14:paraId="3AF3D546" w14:textId="77777777">
        <w:tc>
          <w:tcPr>
            <w:tcW w:w="2612" w:type="dxa"/>
          </w:tcPr>
          <w:p w14:paraId="38A2BF95" w14:textId="77777777" w:rsidR="00AB0492" w:rsidRDefault="00B554AB">
            <w:r>
              <w:rPr>
                <w:sz w:val="18"/>
                <w:szCs w:val="18"/>
              </w:rPr>
              <w:t>npi</w:t>
            </w:r>
          </w:p>
        </w:tc>
        <w:tc>
          <w:tcPr>
            <w:tcW w:w="1344" w:type="dxa"/>
          </w:tcPr>
          <w:p w14:paraId="569C86ED" w14:textId="77777777" w:rsidR="00AB0492" w:rsidRDefault="00AB0492"/>
        </w:tc>
        <w:tc>
          <w:tcPr>
            <w:tcW w:w="1980" w:type="dxa"/>
          </w:tcPr>
          <w:p w14:paraId="4DF11D18" w14:textId="77777777" w:rsidR="00AB0492" w:rsidRDefault="00AB0492"/>
        </w:tc>
        <w:tc>
          <w:tcPr>
            <w:tcW w:w="3420" w:type="dxa"/>
          </w:tcPr>
          <w:p w14:paraId="35F60A3F" w14:textId="77777777" w:rsidR="00AB0492" w:rsidRDefault="00AB0492"/>
        </w:tc>
      </w:tr>
      <w:tr w:rsidR="00AB0492" w14:paraId="2E6AE77C" w14:textId="77777777">
        <w:tc>
          <w:tcPr>
            <w:tcW w:w="2612" w:type="dxa"/>
          </w:tcPr>
          <w:p w14:paraId="3749B5B9" w14:textId="77777777" w:rsidR="00AB0492" w:rsidRDefault="00B554AB">
            <w:r>
              <w:rPr>
                <w:sz w:val="18"/>
                <w:szCs w:val="18"/>
              </w:rPr>
              <w:t>dea</w:t>
            </w:r>
          </w:p>
        </w:tc>
        <w:tc>
          <w:tcPr>
            <w:tcW w:w="1344" w:type="dxa"/>
          </w:tcPr>
          <w:p w14:paraId="21CD4523" w14:textId="77777777" w:rsidR="00AB0492" w:rsidRDefault="00AB0492"/>
        </w:tc>
        <w:tc>
          <w:tcPr>
            <w:tcW w:w="1980" w:type="dxa"/>
          </w:tcPr>
          <w:p w14:paraId="5AE21BC4" w14:textId="77777777" w:rsidR="00AB0492" w:rsidRDefault="00AB0492"/>
        </w:tc>
        <w:tc>
          <w:tcPr>
            <w:tcW w:w="3420" w:type="dxa"/>
          </w:tcPr>
          <w:p w14:paraId="2F50160E" w14:textId="77777777" w:rsidR="00AB0492" w:rsidRDefault="00AB0492"/>
        </w:tc>
      </w:tr>
      <w:tr w:rsidR="00AB0492" w14:paraId="2B0C1E34" w14:textId="77777777">
        <w:tc>
          <w:tcPr>
            <w:tcW w:w="2612" w:type="dxa"/>
          </w:tcPr>
          <w:p w14:paraId="563F5610" w14:textId="77777777" w:rsidR="00AB0492" w:rsidRDefault="00B554AB">
            <w:r>
              <w:rPr>
                <w:sz w:val="18"/>
                <w:szCs w:val="18"/>
              </w:rPr>
              <w:t>specialty_concept_id</w:t>
            </w:r>
          </w:p>
        </w:tc>
        <w:tc>
          <w:tcPr>
            <w:tcW w:w="1344" w:type="dxa"/>
          </w:tcPr>
          <w:p w14:paraId="56D591BB" w14:textId="77777777" w:rsidR="00AB0492" w:rsidRDefault="00B554AB">
            <w:r>
              <w:rPr>
                <w:sz w:val="18"/>
                <w:szCs w:val="18"/>
              </w:rPr>
              <w:t>specialty</w:t>
            </w:r>
          </w:p>
        </w:tc>
        <w:tc>
          <w:tcPr>
            <w:tcW w:w="1980" w:type="dxa"/>
          </w:tcPr>
          <w:p w14:paraId="5A449EAE" w14:textId="77777777" w:rsidR="00AB0492" w:rsidRDefault="00AB0492"/>
        </w:tc>
        <w:tc>
          <w:tcPr>
            <w:tcW w:w="3420" w:type="dxa"/>
          </w:tcPr>
          <w:p w14:paraId="15885AB2" w14:textId="77777777" w:rsidR="00AB0492" w:rsidRDefault="00B554AB">
            <w:r>
              <w:rPr>
                <w:color w:val="FF0000"/>
                <w:sz w:val="18"/>
                <w:szCs w:val="18"/>
              </w:rPr>
              <w:t xml:space="preserve">Use mapping </w:t>
            </w:r>
            <w:r>
              <w:rPr>
                <w:color w:val="FF9900"/>
                <w:sz w:val="18"/>
                <w:szCs w:val="18"/>
              </w:rPr>
              <w:t>JNJ_OPTUM_EHR_SPCLTY.csv</w:t>
            </w:r>
            <w:r>
              <w:rPr>
                <w:color w:val="FF0000"/>
                <w:sz w:val="18"/>
                <w:szCs w:val="18"/>
              </w:rPr>
              <w:t>.</w:t>
            </w:r>
          </w:p>
        </w:tc>
      </w:tr>
      <w:tr w:rsidR="00AB0492" w14:paraId="15A34446" w14:textId="77777777">
        <w:tc>
          <w:tcPr>
            <w:tcW w:w="2612" w:type="dxa"/>
          </w:tcPr>
          <w:p w14:paraId="0AEF8BEF" w14:textId="77777777" w:rsidR="00AB0492" w:rsidRDefault="00B554AB">
            <w:r>
              <w:rPr>
                <w:sz w:val="18"/>
                <w:szCs w:val="18"/>
              </w:rPr>
              <w:t>care_site_id</w:t>
            </w:r>
          </w:p>
        </w:tc>
        <w:tc>
          <w:tcPr>
            <w:tcW w:w="1344" w:type="dxa"/>
          </w:tcPr>
          <w:p w14:paraId="22D7F78A" w14:textId="77777777" w:rsidR="00AB0492" w:rsidRDefault="00AB0492"/>
        </w:tc>
        <w:tc>
          <w:tcPr>
            <w:tcW w:w="1980" w:type="dxa"/>
          </w:tcPr>
          <w:p w14:paraId="524026F3" w14:textId="77777777" w:rsidR="00AB0492" w:rsidRDefault="00AB0492"/>
        </w:tc>
        <w:tc>
          <w:tcPr>
            <w:tcW w:w="3420" w:type="dxa"/>
          </w:tcPr>
          <w:p w14:paraId="02230C80" w14:textId="77777777" w:rsidR="00AB0492" w:rsidRDefault="00AB0492"/>
        </w:tc>
      </w:tr>
      <w:tr w:rsidR="00AB0492" w14:paraId="16FE0FD8" w14:textId="77777777">
        <w:tc>
          <w:tcPr>
            <w:tcW w:w="2612" w:type="dxa"/>
          </w:tcPr>
          <w:p w14:paraId="337EE6A2" w14:textId="77777777" w:rsidR="00AB0492" w:rsidRDefault="00B554AB">
            <w:r>
              <w:rPr>
                <w:sz w:val="18"/>
                <w:szCs w:val="18"/>
              </w:rPr>
              <w:t>year_of_birth</w:t>
            </w:r>
          </w:p>
        </w:tc>
        <w:tc>
          <w:tcPr>
            <w:tcW w:w="1344" w:type="dxa"/>
          </w:tcPr>
          <w:p w14:paraId="26629DFC" w14:textId="77777777" w:rsidR="00AB0492" w:rsidRDefault="00AB0492"/>
        </w:tc>
        <w:tc>
          <w:tcPr>
            <w:tcW w:w="1980" w:type="dxa"/>
          </w:tcPr>
          <w:p w14:paraId="30538AD0" w14:textId="77777777" w:rsidR="00AB0492" w:rsidRDefault="00AB0492"/>
        </w:tc>
        <w:tc>
          <w:tcPr>
            <w:tcW w:w="3420" w:type="dxa"/>
          </w:tcPr>
          <w:p w14:paraId="1001253B" w14:textId="77777777" w:rsidR="00AB0492" w:rsidRDefault="00AB0492"/>
        </w:tc>
      </w:tr>
      <w:tr w:rsidR="00AB0492" w14:paraId="47228C91" w14:textId="77777777">
        <w:tc>
          <w:tcPr>
            <w:tcW w:w="2612" w:type="dxa"/>
          </w:tcPr>
          <w:p w14:paraId="2BB288EB" w14:textId="77777777" w:rsidR="00AB0492" w:rsidRDefault="00B554AB">
            <w:r>
              <w:rPr>
                <w:sz w:val="18"/>
                <w:szCs w:val="18"/>
              </w:rPr>
              <w:t>gender_concept_id</w:t>
            </w:r>
          </w:p>
        </w:tc>
        <w:tc>
          <w:tcPr>
            <w:tcW w:w="1344" w:type="dxa"/>
          </w:tcPr>
          <w:p w14:paraId="7B3B62BA" w14:textId="77777777" w:rsidR="00AB0492" w:rsidRDefault="00AB0492"/>
        </w:tc>
        <w:tc>
          <w:tcPr>
            <w:tcW w:w="1980" w:type="dxa"/>
          </w:tcPr>
          <w:p w14:paraId="30478517" w14:textId="77777777" w:rsidR="00AB0492" w:rsidRDefault="00AB0492"/>
        </w:tc>
        <w:tc>
          <w:tcPr>
            <w:tcW w:w="3420" w:type="dxa"/>
          </w:tcPr>
          <w:p w14:paraId="42C97F39" w14:textId="77777777" w:rsidR="00AB0492" w:rsidRDefault="00AB0492"/>
        </w:tc>
      </w:tr>
      <w:tr w:rsidR="00AB0492" w14:paraId="33C9C459" w14:textId="77777777">
        <w:tc>
          <w:tcPr>
            <w:tcW w:w="2612" w:type="dxa"/>
          </w:tcPr>
          <w:p w14:paraId="13776EDF" w14:textId="77777777" w:rsidR="00AB0492" w:rsidRDefault="00B554AB">
            <w:r>
              <w:rPr>
                <w:sz w:val="18"/>
                <w:szCs w:val="18"/>
              </w:rPr>
              <w:t>provider_source_value</w:t>
            </w:r>
          </w:p>
        </w:tc>
        <w:tc>
          <w:tcPr>
            <w:tcW w:w="1344" w:type="dxa"/>
          </w:tcPr>
          <w:p w14:paraId="67E50C78" w14:textId="77777777" w:rsidR="00AB0492" w:rsidRDefault="00AB0492"/>
        </w:tc>
        <w:tc>
          <w:tcPr>
            <w:tcW w:w="1980" w:type="dxa"/>
          </w:tcPr>
          <w:p w14:paraId="591C3EEB" w14:textId="77777777" w:rsidR="00AB0492" w:rsidRDefault="00AB0492"/>
        </w:tc>
        <w:tc>
          <w:tcPr>
            <w:tcW w:w="3420" w:type="dxa"/>
          </w:tcPr>
          <w:p w14:paraId="2BA6A9B8" w14:textId="77777777" w:rsidR="00AB0492" w:rsidRDefault="00AB0492"/>
        </w:tc>
      </w:tr>
      <w:tr w:rsidR="00AB0492" w14:paraId="220712AC" w14:textId="77777777">
        <w:tc>
          <w:tcPr>
            <w:tcW w:w="2612" w:type="dxa"/>
          </w:tcPr>
          <w:p w14:paraId="5E7E4F44" w14:textId="77777777" w:rsidR="00AB0492" w:rsidRDefault="00B554AB">
            <w:r>
              <w:rPr>
                <w:sz w:val="18"/>
                <w:szCs w:val="18"/>
              </w:rPr>
              <w:t>specialty_source_value</w:t>
            </w:r>
          </w:p>
        </w:tc>
        <w:tc>
          <w:tcPr>
            <w:tcW w:w="1344" w:type="dxa"/>
          </w:tcPr>
          <w:p w14:paraId="2EB3C1BD" w14:textId="77777777" w:rsidR="00AB0492" w:rsidRDefault="00B554AB">
            <w:r>
              <w:rPr>
                <w:sz w:val="18"/>
                <w:szCs w:val="18"/>
              </w:rPr>
              <w:t>specialty</w:t>
            </w:r>
          </w:p>
        </w:tc>
        <w:tc>
          <w:tcPr>
            <w:tcW w:w="1980" w:type="dxa"/>
          </w:tcPr>
          <w:p w14:paraId="411C47ED" w14:textId="77777777" w:rsidR="00AB0492" w:rsidRDefault="00AB0492"/>
        </w:tc>
        <w:tc>
          <w:tcPr>
            <w:tcW w:w="3420" w:type="dxa"/>
          </w:tcPr>
          <w:p w14:paraId="750027E3" w14:textId="77777777" w:rsidR="00AB0492" w:rsidRDefault="00AB0492"/>
        </w:tc>
      </w:tr>
      <w:tr w:rsidR="00AB0492" w14:paraId="03A78586" w14:textId="77777777">
        <w:tc>
          <w:tcPr>
            <w:tcW w:w="2612" w:type="dxa"/>
          </w:tcPr>
          <w:p w14:paraId="046416D9" w14:textId="77777777" w:rsidR="00AB0492" w:rsidRDefault="00B554AB">
            <w:r>
              <w:rPr>
                <w:sz w:val="18"/>
                <w:szCs w:val="18"/>
              </w:rPr>
              <w:t>specialty_source_concept_id</w:t>
            </w:r>
          </w:p>
        </w:tc>
        <w:tc>
          <w:tcPr>
            <w:tcW w:w="1344" w:type="dxa"/>
          </w:tcPr>
          <w:p w14:paraId="0ECD2574" w14:textId="77777777" w:rsidR="00AB0492" w:rsidRDefault="00B554AB">
            <w:r>
              <w:rPr>
                <w:sz w:val="18"/>
                <w:szCs w:val="18"/>
              </w:rPr>
              <w:t>specialty</w:t>
            </w:r>
          </w:p>
        </w:tc>
        <w:tc>
          <w:tcPr>
            <w:tcW w:w="1980" w:type="dxa"/>
          </w:tcPr>
          <w:p w14:paraId="6F228378" w14:textId="77777777" w:rsidR="00AB0492" w:rsidRDefault="00AB0492"/>
        </w:tc>
        <w:tc>
          <w:tcPr>
            <w:tcW w:w="3420" w:type="dxa"/>
          </w:tcPr>
          <w:p w14:paraId="1A1A7281" w14:textId="77777777" w:rsidR="00AB0492" w:rsidRDefault="00B554AB">
            <w:r>
              <w:rPr>
                <w:color w:val="FF0000"/>
                <w:sz w:val="18"/>
                <w:szCs w:val="18"/>
              </w:rPr>
              <w:t xml:space="preserve">Use mapping </w:t>
            </w:r>
            <w:r>
              <w:rPr>
                <w:color w:val="FF9900"/>
                <w:sz w:val="18"/>
                <w:szCs w:val="18"/>
              </w:rPr>
              <w:t>JNJ_OPTUM_EHR_SPCLTY.csv</w:t>
            </w:r>
            <w:r>
              <w:rPr>
                <w:color w:val="FF0000"/>
                <w:sz w:val="18"/>
                <w:szCs w:val="18"/>
              </w:rPr>
              <w:t>.</w:t>
            </w:r>
          </w:p>
        </w:tc>
      </w:tr>
      <w:tr w:rsidR="00AB0492" w14:paraId="6BBD9B98" w14:textId="77777777">
        <w:tc>
          <w:tcPr>
            <w:tcW w:w="2612" w:type="dxa"/>
          </w:tcPr>
          <w:p w14:paraId="4CBA242B" w14:textId="77777777" w:rsidR="00AB0492" w:rsidRDefault="00B554AB">
            <w:r>
              <w:rPr>
                <w:sz w:val="18"/>
                <w:szCs w:val="18"/>
              </w:rPr>
              <w:t>gender_source_value</w:t>
            </w:r>
          </w:p>
        </w:tc>
        <w:tc>
          <w:tcPr>
            <w:tcW w:w="1344" w:type="dxa"/>
          </w:tcPr>
          <w:p w14:paraId="1C0A7232" w14:textId="77777777" w:rsidR="00AB0492" w:rsidRDefault="00AB0492"/>
        </w:tc>
        <w:tc>
          <w:tcPr>
            <w:tcW w:w="1980" w:type="dxa"/>
          </w:tcPr>
          <w:p w14:paraId="57CBA335" w14:textId="77777777" w:rsidR="00AB0492" w:rsidRDefault="00AB0492"/>
        </w:tc>
        <w:tc>
          <w:tcPr>
            <w:tcW w:w="3420" w:type="dxa"/>
          </w:tcPr>
          <w:p w14:paraId="3A410730" w14:textId="77777777" w:rsidR="00AB0492" w:rsidRDefault="00AB0492"/>
        </w:tc>
      </w:tr>
      <w:tr w:rsidR="00AB0492" w14:paraId="1927174C" w14:textId="77777777">
        <w:tc>
          <w:tcPr>
            <w:tcW w:w="2612" w:type="dxa"/>
          </w:tcPr>
          <w:p w14:paraId="64070A48" w14:textId="77777777" w:rsidR="00AB0492" w:rsidRDefault="00B554AB">
            <w:r>
              <w:rPr>
                <w:sz w:val="18"/>
                <w:szCs w:val="18"/>
              </w:rPr>
              <w:t>gender_source_concept_id</w:t>
            </w:r>
          </w:p>
        </w:tc>
        <w:tc>
          <w:tcPr>
            <w:tcW w:w="1344" w:type="dxa"/>
          </w:tcPr>
          <w:p w14:paraId="7D2253EE" w14:textId="77777777" w:rsidR="00AB0492" w:rsidRDefault="00AB0492"/>
        </w:tc>
        <w:tc>
          <w:tcPr>
            <w:tcW w:w="1980" w:type="dxa"/>
          </w:tcPr>
          <w:p w14:paraId="28FAC141" w14:textId="77777777" w:rsidR="00AB0492" w:rsidRDefault="00AB0492"/>
        </w:tc>
        <w:tc>
          <w:tcPr>
            <w:tcW w:w="3420" w:type="dxa"/>
          </w:tcPr>
          <w:p w14:paraId="36D4B4C1" w14:textId="77777777" w:rsidR="00AB0492" w:rsidRDefault="00AB0492"/>
        </w:tc>
      </w:tr>
    </w:tbl>
    <w:p w14:paraId="0BB58785" w14:textId="77777777" w:rsidR="00AB0492" w:rsidRDefault="00B554AB">
      <w:r>
        <w:t>Use the following query to select the provid, specialty to use for creating the provider table:</w:t>
      </w:r>
    </w:p>
    <w:p w14:paraId="4E1CA2AD"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xml:space="preserve">SELECT provid, specialty </w:t>
      </w:r>
    </w:p>
    <w:p w14:paraId="3B99AAE1"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FROM (</w:t>
      </w:r>
    </w:p>
    <w:p w14:paraId="113D4006"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select provid, specialty, prim_spec_ind, row_</w:t>
      </w:r>
      <w:proofErr w:type="gramStart"/>
      <w:r w:rsidRPr="00AF128C">
        <w:rPr>
          <w:rFonts w:ascii="Courier New" w:eastAsia="Times New Roman" w:hAnsi="Courier New" w:cs="Courier New"/>
        </w:rPr>
        <w:t>number(</w:t>
      </w:r>
      <w:proofErr w:type="gramEnd"/>
      <w:r w:rsidRPr="00AF128C">
        <w:rPr>
          <w:rFonts w:ascii="Courier New" w:eastAsia="Times New Roman" w:hAnsi="Courier New" w:cs="Courier New"/>
        </w:rPr>
        <w:t>) over (      partition by provid, specialty order by prim_spec_ind desc) ordinal</w:t>
      </w:r>
    </w:p>
    <w:p w14:paraId="75CDE830"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xml:space="preserve">from </w:t>
      </w:r>
      <w:proofErr w:type="gramStart"/>
      <w:r w:rsidRPr="00AF128C">
        <w:rPr>
          <w:rFonts w:ascii="Courier New" w:eastAsia="Times New Roman" w:hAnsi="Courier New" w:cs="Courier New"/>
        </w:rPr>
        <w:t>native.provider</w:t>
      </w:r>
      <w:proofErr w:type="gramEnd"/>
    </w:p>
    <w:p w14:paraId="77517A9C"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xml:space="preserve">) P </w:t>
      </w:r>
    </w:p>
    <w:p w14:paraId="0BD9B892" w14:textId="77777777" w:rsidR="00AF128C" w:rsidRDefault="00AF128C" w:rsidP="00AF128C">
      <w:pPr>
        <w:rPr>
          <w:rFonts w:ascii="Courier New" w:eastAsia="Times New Roman" w:hAnsi="Courier New" w:cs="Courier New"/>
        </w:rPr>
      </w:pPr>
      <w:r w:rsidRPr="00AF128C">
        <w:rPr>
          <w:rFonts w:ascii="Courier New" w:eastAsia="Times New Roman" w:hAnsi="Courier New" w:cs="Courier New"/>
        </w:rPr>
        <w:t xml:space="preserve">WHERE </w:t>
      </w:r>
      <w:proofErr w:type="gramStart"/>
      <w:r w:rsidRPr="00AF128C">
        <w:rPr>
          <w:rFonts w:ascii="Courier New" w:eastAsia="Times New Roman" w:hAnsi="Courier New" w:cs="Courier New"/>
        </w:rPr>
        <w:t>P.ordinal</w:t>
      </w:r>
      <w:proofErr w:type="gramEnd"/>
      <w:r w:rsidRPr="00AF128C">
        <w:rPr>
          <w:rFonts w:ascii="Courier New" w:eastAsia="Times New Roman" w:hAnsi="Courier New" w:cs="Courier New"/>
        </w:rPr>
        <w:t xml:space="preserve"> = 1</w:t>
      </w:r>
    </w:p>
    <w:p w14:paraId="3A8A834B" w14:textId="77777777" w:rsidR="00AB0492" w:rsidRDefault="00B554AB">
      <w:pPr>
        <w:pStyle w:val="Heading2"/>
      </w:pPr>
      <w:bookmarkStart w:id="10" w:name="_pqw5lfdau9tk" w:colFirst="0" w:colLast="0"/>
      <w:bookmarkEnd w:id="10"/>
      <w:r>
        <w:t>Table name: care_site</w:t>
      </w:r>
    </w:p>
    <w:p w14:paraId="6EDBAE4F" w14:textId="77777777" w:rsidR="00AB0492" w:rsidRDefault="00B554AB">
      <w:r>
        <w:t>The Optum Oncology EHR does not contain site specific information. The care_area information relates to divisions of organizations and not physical locations, so we are not producing a care_site mapping for this ETL.</w:t>
      </w:r>
    </w:p>
    <w:p w14:paraId="7CBAF346" w14:textId="77777777" w:rsidR="00AB0492" w:rsidRDefault="00B554AB">
      <w:r>
        <w:br w:type="page"/>
      </w:r>
    </w:p>
    <w:p w14:paraId="2B13B7E5" w14:textId="77777777" w:rsidR="00AB0492" w:rsidRDefault="00AB0492"/>
    <w:p w14:paraId="2E82A296" w14:textId="77777777" w:rsidR="00AB0492" w:rsidRDefault="00B554AB">
      <w:pPr>
        <w:pStyle w:val="Heading2"/>
      </w:pPr>
      <w:bookmarkStart w:id="11" w:name="_mdq6x3uw1del" w:colFirst="0" w:colLast="0"/>
      <w:bookmarkEnd w:id="11"/>
      <w:r>
        <w:t>Table name: location</w:t>
      </w:r>
    </w:p>
    <w:p w14:paraId="64A41886" w14:textId="77777777" w:rsidR="00AB0492" w:rsidRDefault="00B554AB">
      <w:pPr>
        <w:pStyle w:val="Heading3"/>
      </w:pPr>
      <w:bookmarkStart w:id="12" w:name="_3jwlm95x48ut" w:colFirst="0" w:colLast="0"/>
      <w:bookmarkEnd w:id="12"/>
      <w:r>
        <w:t>Reading from patient</w:t>
      </w:r>
    </w:p>
    <w:p w14:paraId="064DCA30" w14:textId="77777777" w:rsidR="00AB0492" w:rsidRDefault="00B554AB">
      <w:r>
        <w:rPr>
          <w:noProof/>
        </w:rPr>
        <w:drawing>
          <wp:inline distT="0" distB="0" distL="0" distR="0" wp14:anchorId="6C0A33B3" wp14:editId="5E6E4E64">
            <wp:extent cx="5715000" cy="10287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715000" cy="1028700"/>
                    </a:xfrm>
                    <a:prstGeom prst="rect">
                      <a:avLst/>
                    </a:prstGeom>
                    <a:ln/>
                  </pic:spPr>
                </pic:pic>
              </a:graphicData>
            </a:graphic>
          </wp:inline>
        </w:drawing>
      </w:r>
    </w:p>
    <w:tbl>
      <w:tblPr>
        <w:tblStyle w:val="a2"/>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1425"/>
        <w:gridCol w:w="1935"/>
        <w:gridCol w:w="4170"/>
      </w:tblGrid>
      <w:tr w:rsidR="00AB0492" w14:paraId="395C7B5D" w14:textId="77777777">
        <w:tc>
          <w:tcPr>
            <w:tcW w:w="2040" w:type="dxa"/>
            <w:shd w:val="clear" w:color="auto" w:fill="AAAAFF"/>
          </w:tcPr>
          <w:p w14:paraId="7152506D" w14:textId="77777777" w:rsidR="00AB0492" w:rsidRDefault="00B554AB">
            <w:r>
              <w:t>Destination Field</w:t>
            </w:r>
          </w:p>
        </w:tc>
        <w:tc>
          <w:tcPr>
            <w:tcW w:w="1425" w:type="dxa"/>
            <w:shd w:val="clear" w:color="auto" w:fill="AAAAFF"/>
          </w:tcPr>
          <w:p w14:paraId="7DE46040" w14:textId="77777777" w:rsidR="00AB0492" w:rsidRDefault="00B554AB">
            <w:r>
              <w:t>Source Field</w:t>
            </w:r>
          </w:p>
        </w:tc>
        <w:tc>
          <w:tcPr>
            <w:tcW w:w="1935" w:type="dxa"/>
            <w:shd w:val="clear" w:color="auto" w:fill="AAAAFF"/>
          </w:tcPr>
          <w:p w14:paraId="3D4D84CA" w14:textId="77777777" w:rsidR="00AB0492" w:rsidRDefault="00B554AB">
            <w:r>
              <w:t>Logic</w:t>
            </w:r>
          </w:p>
        </w:tc>
        <w:tc>
          <w:tcPr>
            <w:tcW w:w="4170" w:type="dxa"/>
            <w:shd w:val="clear" w:color="auto" w:fill="AAAAFF"/>
          </w:tcPr>
          <w:p w14:paraId="61EC17DE" w14:textId="77777777" w:rsidR="00AB0492" w:rsidRDefault="00B554AB">
            <w:r>
              <w:t>Comment</w:t>
            </w:r>
          </w:p>
        </w:tc>
      </w:tr>
      <w:tr w:rsidR="00AB0492" w14:paraId="4325A242" w14:textId="77777777">
        <w:trPr>
          <w:trHeight w:val="480"/>
        </w:trPr>
        <w:tc>
          <w:tcPr>
            <w:tcW w:w="2040" w:type="dxa"/>
          </w:tcPr>
          <w:p w14:paraId="2BF55EDA" w14:textId="77777777" w:rsidR="00AB0492" w:rsidRDefault="00B554AB">
            <w:r>
              <w:rPr>
                <w:sz w:val="18"/>
                <w:szCs w:val="18"/>
              </w:rPr>
              <w:t>location_id</w:t>
            </w:r>
          </w:p>
        </w:tc>
        <w:tc>
          <w:tcPr>
            <w:tcW w:w="1425" w:type="dxa"/>
          </w:tcPr>
          <w:p w14:paraId="7F449048" w14:textId="77777777" w:rsidR="00AB0492" w:rsidRDefault="00AB0492"/>
        </w:tc>
        <w:tc>
          <w:tcPr>
            <w:tcW w:w="1935" w:type="dxa"/>
          </w:tcPr>
          <w:p w14:paraId="0460181D" w14:textId="77777777" w:rsidR="00AB0492" w:rsidRDefault="00AB0492"/>
        </w:tc>
        <w:tc>
          <w:tcPr>
            <w:tcW w:w="4170" w:type="dxa"/>
          </w:tcPr>
          <w:p w14:paraId="7589D10C" w14:textId="77777777" w:rsidR="00AB0492" w:rsidRDefault="00B554AB">
            <w:r>
              <w:rPr>
                <w:sz w:val="18"/>
                <w:szCs w:val="18"/>
              </w:rPr>
              <w:t>Autogen</w:t>
            </w:r>
          </w:p>
        </w:tc>
      </w:tr>
      <w:tr w:rsidR="00AB0492" w14:paraId="77333769" w14:textId="77777777">
        <w:tc>
          <w:tcPr>
            <w:tcW w:w="2040" w:type="dxa"/>
          </w:tcPr>
          <w:p w14:paraId="15CEA335" w14:textId="77777777" w:rsidR="00AB0492" w:rsidRDefault="00B554AB">
            <w:r>
              <w:rPr>
                <w:sz w:val="18"/>
                <w:szCs w:val="18"/>
              </w:rPr>
              <w:t>address_1</w:t>
            </w:r>
          </w:p>
        </w:tc>
        <w:tc>
          <w:tcPr>
            <w:tcW w:w="1425" w:type="dxa"/>
          </w:tcPr>
          <w:p w14:paraId="3357EAF1" w14:textId="77777777" w:rsidR="00AB0492" w:rsidRDefault="00AB0492"/>
        </w:tc>
        <w:tc>
          <w:tcPr>
            <w:tcW w:w="1935" w:type="dxa"/>
          </w:tcPr>
          <w:p w14:paraId="4EDCEC5A" w14:textId="77777777" w:rsidR="00AB0492" w:rsidRDefault="00AB0492"/>
        </w:tc>
        <w:tc>
          <w:tcPr>
            <w:tcW w:w="4170" w:type="dxa"/>
          </w:tcPr>
          <w:p w14:paraId="0C641982" w14:textId="77777777" w:rsidR="00AB0492" w:rsidRDefault="00AB0492"/>
        </w:tc>
      </w:tr>
      <w:tr w:rsidR="00AB0492" w14:paraId="3E6A0EB1" w14:textId="77777777">
        <w:tc>
          <w:tcPr>
            <w:tcW w:w="2040" w:type="dxa"/>
          </w:tcPr>
          <w:p w14:paraId="02E1B747" w14:textId="77777777" w:rsidR="00AB0492" w:rsidRDefault="00B554AB">
            <w:r>
              <w:rPr>
                <w:sz w:val="18"/>
                <w:szCs w:val="18"/>
              </w:rPr>
              <w:t>address_2</w:t>
            </w:r>
          </w:p>
        </w:tc>
        <w:tc>
          <w:tcPr>
            <w:tcW w:w="1425" w:type="dxa"/>
          </w:tcPr>
          <w:p w14:paraId="2840C349" w14:textId="77777777" w:rsidR="00AB0492" w:rsidRDefault="00AB0492"/>
        </w:tc>
        <w:tc>
          <w:tcPr>
            <w:tcW w:w="1935" w:type="dxa"/>
          </w:tcPr>
          <w:p w14:paraId="57908C9B" w14:textId="77777777" w:rsidR="00AB0492" w:rsidRDefault="00AB0492"/>
        </w:tc>
        <w:tc>
          <w:tcPr>
            <w:tcW w:w="4170" w:type="dxa"/>
          </w:tcPr>
          <w:p w14:paraId="5F6EF2EB" w14:textId="77777777" w:rsidR="00AB0492" w:rsidRDefault="00AB0492"/>
        </w:tc>
      </w:tr>
      <w:tr w:rsidR="00AB0492" w14:paraId="768521AB" w14:textId="77777777">
        <w:tc>
          <w:tcPr>
            <w:tcW w:w="2040" w:type="dxa"/>
          </w:tcPr>
          <w:p w14:paraId="05C276AB" w14:textId="77777777" w:rsidR="00AB0492" w:rsidRDefault="00B554AB">
            <w:r>
              <w:rPr>
                <w:sz w:val="18"/>
                <w:szCs w:val="18"/>
              </w:rPr>
              <w:t>city</w:t>
            </w:r>
          </w:p>
        </w:tc>
        <w:tc>
          <w:tcPr>
            <w:tcW w:w="1425" w:type="dxa"/>
          </w:tcPr>
          <w:p w14:paraId="104F33D9" w14:textId="77777777" w:rsidR="00AB0492" w:rsidRDefault="00AB0492"/>
        </w:tc>
        <w:tc>
          <w:tcPr>
            <w:tcW w:w="1935" w:type="dxa"/>
          </w:tcPr>
          <w:p w14:paraId="4984C860" w14:textId="77777777" w:rsidR="00AB0492" w:rsidRDefault="00AB0492"/>
        </w:tc>
        <w:tc>
          <w:tcPr>
            <w:tcW w:w="4170" w:type="dxa"/>
          </w:tcPr>
          <w:p w14:paraId="0607DBBA" w14:textId="77777777" w:rsidR="00AB0492" w:rsidRDefault="00AB0492"/>
        </w:tc>
      </w:tr>
      <w:tr w:rsidR="00AB0492" w14:paraId="1358B5AE" w14:textId="77777777">
        <w:tc>
          <w:tcPr>
            <w:tcW w:w="2040" w:type="dxa"/>
          </w:tcPr>
          <w:p w14:paraId="6C6998AD" w14:textId="77777777" w:rsidR="00AB0492" w:rsidRDefault="00B554AB">
            <w:r>
              <w:rPr>
                <w:sz w:val="18"/>
                <w:szCs w:val="18"/>
              </w:rPr>
              <w:t>state</w:t>
            </w:r>
          </w:p>
        </w:tc>
        <w:tc>
          <w:tcPr>
            <w:tcW w:w="1425" w:type="dxa"/>
          </w:tcPr>
          <w:p w14:paraId="2A1312EB" w14:textId="77777777" w:rsidR="00AB0492" w:rsidRDefault="00AB0492"/>
        </w:tc>
        <w:tc>
          <w:tcPr>
            <w:tcW w:w="1935" w:type="dxa"/>
          </w:tcPr>
          <w:p w14:paraId="38C994C4" w14:textId="77777777" w:rsidR="00AB0492" w:rsidRDefault="00AB0492"/>
        </w:tc>
        <w:tc>
          <w:tcPr>
            <w:tcW w:w="4170" w:type="dxa"/>
          </w:tcPr>
          <w:p w14:paraId="285D036A" w14:textId="77777777" w:rsidR="00AB0492" w:rsidRDefault="00AB0492"/>
        </w:tc>
      </w:tr>
      <w:tr w:rsidR="00AB0492" w14:paraId="431B7B73" w14:textId="77777777">
        <w:tc>
          <w:tcPr>
            <w:tcW w:w="2040" w:type="dxa"/>
          </w:tcPr>
          <w:p w14:paraId="4D3E8237" w14:textId="77777777" w:rsidR="00AB0492" w:rsidRDefault="00B554AB">
            <w:r>
              <w:rPr>
                <w:sz w:val="18"/>
                <w:szCs w:val="18"/>
              </w:rPr>
              <w:t>zip</w:t>
            </w:r>
          </w:p>
        </w:tc>
        <w:tc>
          <w:tcPr>
            <w:tcW w:w="1425" w:type="dxa"/>
          </w:tcPr>
          <w:p w14:paraId="7216660C" w14:textId="77777777" w:rsidR="00AB0492" w:rsidRDefault="00AB0492"/>
        </w:tc>
        <w:tc>
          <w:tcPr>
            <w:tcW w:w="1935" w:type="dxa"/>
          </w:tcPr>
          <w:p w14:paraId="6055D40B" w14:textId="77777777" w:rsidR="00AB0492" w:rsidRDefault="00AB0492"/>
        </w:tc>
        <w:tc>
          <w:tcPr>
            <w:tcW w:w="4170" w:type="dxa"/>
          </w:tcPr>
          <w:p w14:paraId="57B4833C" w14:textId="77777777" w:rsidR="00AB0492" w:rsidRDefault="00AB0492"/>
        </w:tc>
      </w:tr>
      <w:tr w:rsidR="00AB0492" w14:paraId="1519C6E9" w14:textId="77777777">
        <w:tc>
          <w:tcPr>
            <w:tcW w:w="2040" w:type="dxa"/>
          </w:tcPr>
          <w:p w14:paraId="105BBEC6" w14:textId="77777777" w:rsidR="00AB0492" w:rsidRDefault="00B554AB">
            <w:r>
              <w:rPr>
                <w:sz w:val="18"/>
                <w:szCs w:val="18"/>
              </w:rPr>
              <w:t>county</w:t>
            </w:r>
          </w:p>
        </w:tc>
        <w:tc>
          <w:tcPr>
            <w:tcW w:w="1425" w:type="dxa"/>
          </w:tcPr>
          <w:p w14:paraId="2AB27D29" w14:textId="77777777" w:rsidR="00AB0492" w:rsidRDefault="00AB0492"/>
        </w:tc>
        <w:tc>
          <w:tcPr>
            <w:tcW w:w="1935" w:type="dxa"/>
          </w:tcPr>
          <w:p w14:paraId="1C784F76" w14:textId="77777777" w:rsidR="00AB0492" w:rsidRDefault="00AB0492"/>
        </w:tc>
        <w:tc>
          <w:tcPr>
            <w:tcW w:w="4170" w:type="dxa"/>
          </w:tcPr>
          <w:p w14:paraId="4E8D12DF" w14:textId="77777777" w:rsidR="00AB0492" w:rsidRDefault="00AB0492"/>
        </w:tc>
      </w:tr>
      <w:tr w:rsidR="00AB0492" w14:paraId="6C13CB29" w14:textId="77777777">
        <w:tc>
          <w:tcPr>
            <w:tcW w:w="2040" w:type="dxa"/>
          </w:tcPr>
          <w:p w14:paraId="18F0A094" w14:textId="77777777" w:rsidR="00AB0492" w:rsidRDefault="00B554AB">
            <w:r>
              <w:rPr>
                <w:sz w:val="18"/>
                <w:szCs w:val="18"/>
              </w:rPr>
              <w:t>location_source_value</w:t>
            </w:r>
          </w:p>
        </w:tc>
        <w:tc>
          <w:tcPr>
            <w:tcW w:w="1425" w:type="dxa"/>
          </w:tcPr>
          <w:p w14:paraId="624D0FA0" w14:textId="77777777" w:rsidR="00AB0492" w:rsidRDefault="00B554AB">
            <w:r>
              <w:rPr>
                <w:sz w:val="18"/>
                <w:szCs w:val="18"/>
              </w:rPr>
              <w:t>division</w:t>
            </w:r>
          </w:p>
          <w:p w14:paraId="415D605D" w14:textId="77777777" w:rsidR="00AB0492" w:rsidRDefault="00B554AB">
            <w:r>
              <w:rPr>
                <w:sz w:val="18"/>
                <w:szCs w:val="18"/>
              </w:rPr>
              <w:t>region</w:t>
            </w:r>
          </w:p>
        </w:tc>
        <w:tc>
          <w:tcPr>
            <w:tcW w:w="1935" w:type="dxa"/>
          </w:tcPr>
          <w:p w14:paraId="3646B790" w14:textId="77777777" w:rsidR="00AB0492" w:rsidRDefault="00B554AB">
            <w:r>
              <w:rPr>
                <w:sz w:val="18"/>
                <w:szCs w:val="18"/>
              </w:rPr>
              <w:t>{region}_{division}</w:t>
            </w:r>
          </w:p>
        </w:tc>
        <w:tc>
          <w:tcPr>
            <w:tcW w:w="4170" w:type="dxa"/>
          </w:tcPr>
          <w:p w14:paraId="51FCD8BE" w14:textId="77777777" w:rsidR="00AB0492" w:rsidRDefault="00B554AB">
            <w:r>
              <w:rPr>
                <w:sz w:val="18"/>
                <w:szCs w:val="18"/>
              </w:rPr>
              <w:t>Concatenate region_division region to create unique location_id</w:t>
            </w:r>
          </w:p>
        </w:tc>
      </w:tr>
    </w:tbl>
    <w:p w14:paraId="4E65D170" w14:textId="77777777" w:rsidR="00AB0492" w:rsidRDefault="00B554AB">
      <w:r>
        <w:br w:type="page"/>
      </w:r>
    </w:p>
    <w:p w14:paraId="3320A51B" w14:textId="77777777" w:rsidR="00AB0492" w:rsidRDefault="00B554AB">
      <w:pPr>
        <w:pStyle w:val="Heading2"/>
      </w:pPr>
      <w:r>
        <w:lastRenderedPageBreak/>
        <w:t>Table name: person</w:t>
      </w:r>
    </w:p>
    <w:p w14:paraId="066ADA79" w14:textId="77777777" w:rsidR="00AB0492" w:rsidRDefault="00B554AB">
      <w:pPr>
        <w:pStyle w:val="Heading3"/>
      </w:pPr>
      <w:bookmarkStart w:id="13" w:name="_e4y8pbwb4gqh" w:colFirst="0" w:colLast="0"/>
      <w:bookmarkEnd w:id="13"/>
      <w:r>
        <w:t>Reading from patient</w:t>
      </w:r>
    </w:p>
    <w:p w14:paraId="4C4C0961" w14:textId="77777777" w:rsidR="00AB0492" w:rsidRDefault="00B554AB">
      <w:r>
        <w:rPr>
          <w:noProof/>
        </w:rPr>
        <w:drawing>
          <wp:inline distT="0" distB="0" distL="0" distR="0" wp14:anchorId="48C22F9D" wp14:editId="5CA97958">
            <wp:extent cx="5715000" cy="48863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15000" cy="4886325"/>
                    </a:xfrm>
                    <a:prstGeom prst="rect">
                      <a:avLst/>
                    </a:prstGeom>
                    <a:ln/>
                  </pic:spPr>
                </pic:pic>
              </a:graphicData>
            </a:graphic>
          </wp:inline>
        </w:drawing>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60"/>
        <w:gridCol w:w="1040"/>
        <w:gridCol w:w="3140"/>
        <w:gridCol w:w="2720"/>
      </w:tblGrid>
      <w:tr w:rsidR="00AB0492" w14:paraId="6C092655" w14:textId="77777777">
        <w:tc>
          <w:tcPr>
            <w:tcW w:w="2460" w:type="dxa"/>
            <w:shd w:val="clear" w:color="auto" w:fill="AAAAFF"/>
          </w:tcPr>
          <w:p w14:paraId="1C10BBA3" w14:textId="77777777" w:rsidR="00AB0492" w:rsidRDefault="00B554AB">
            <w:r>
              <w:t>Destination Field</w:t>
            </w:r>
          </w:p>
        </w:tc>
        <w:tc>
          <w:tcPr>
            <w:tcW w:w="1040" w:type="dxa"/>
            <w:shd w:val="clear" w:color="auto" w:fill="AAAAFF"/>
          </w:tcPr>
          <w:p w14:paraId="48FB172F" w14:textId="77777777" w:rsidR="00AB0492" w:rsidRDefault="00B554AB">
            <w:r>
              <w:t>Source Field</w:t>
            </w:r>
          </w:p>
        </w:tc>
        <w:tc>
          <w:tcPr>
            <w:tcW w:w="3140" w:type="dxa"/>
            <w:shd w:val="clear" w:color="auto" w:fill="AAAAFF"/>
          </w:tcPr>
          <w:p w14:paraId="63B53E0A" w14:textId="77777777" w:rsidR="00AB0492" w:rsidRDefault="00B554AB">
            <w:r>
              <w:t>Logic</w:t>
            </w:r>
          </w:p>
        </w:tc>
        <w:tc>
          <w:tcPr>
            <w:tcW w:w="2720" w:type="dxa"/>
            <w:shd w:val="clear" w:color="auto" w:fill="AAAAFF"/>
          </w:tcPr>
          <w:p w14:paraId="3B19E8EA" w14:textId="77777777" w:rsidR="00AB0492" w:rsidRDefault="00B554AB">
            <w:r>
              <w:t>Comment</w:t>
            </w:r>
          </w:p>
        </w:tc>
      </w:tr>
      <w:tr w:rsidR="00AB0492" w14:paraId="144C0EBB" w14:textId="77777777">
        <w:tc>
          <w:tcPr>
            <w:tcW w:w="2460" w:type="dxa"/>
          </w:tcPr>
          <w:p w14:paraId="3610761A" w14:textId="77777777" w:rsidR="00AB0492" w:rsidRDefault="00B554AB">
            <w:r>
              <w:rPr>
                <w:sz w:val="18"/>
                <w:szCs w:val="18"/>
              </w:rPr>
              <w:t>person_id</w:t>
            </w:r>
          </w:p>
        </w:tc>
        <w:tc>
          <w:tcPr>
            <w:tcW w:w="1040" w:type="dxa"/>
          </w:tcPr>
          <w:p w14:paraId="308F9A97" w14:textId="77777777" w:rsidR="00AB0492" w:rsidRDefault="00B554AB">
            <w:r>
              <w:rPr>
                <w:sz w:val="18"/>
                <w:szCs w:val="18"/>
              </w:rPr>
              <w:t>ptid</w:t>
            </w:r>
          </w:p>
        </w:tc>
        <w:tc>
          <w:tcPr>
            <w:tcW w:w="3140" w:type="dxa"/>
          </w:tcPr>
          <w:p w14:paraId="102A4FDA" w14:textId="77777777" w:rsidR="00AB0492" w:rsidRDefault="00AB0492"/>
        </w:tc>
        <w:tc>
          <w:tcPr>
            <w:tcW w:w="2720" w:type="dxa"/>
          </w:tcPr>
          <w:p w14:paraId="42460C20" w14:textId="77777777" w:rsidR="00AB0492" w:rsidRDefault="00B554AB">
            <w:r>
              <w:rPr>
                <w:sz w:val="18"/>
                <w:szCs w:val="18"/>
              </w:rPr>
              <w:t xml:space="preserve">Remove ‘PT’ prefix: </w:t>
            </w:r>
            <w:proofErr w:type="gramStart"/>
            <w:r>
              <w:rPr>
                <w:sz w:val="18"/>
                <w:szCs w:val="18"/>
              </w:rPr>
              <w:t>cast(</w:t>
            </w:r>
            <w:proofErr w:type="gramEnd"/>
            <w:r>
              <w:rPr>
                <w:sz w:val="18"/>
                <w:szCs w:val="18"/>
              </w:rPr>
              <w:t>replace(ptid, 'PT','') as bigint)</w:t>
            </w:r>
          </w:p>
        </w:tc>
      </w:tr>
      <w:tr w:rsidR="00AB0492" w14:paraId="28F9746E" w14:textId="77777777">
        <w:tc>
          <w:tcPr>
            <w:tcW w:w="2460" w:type="dxa"/>
          </w:tcPr>
          <w:p w14:paraId="44DDCD03" w14:textId="77777777" w:rsidR="00AB0492" w:rsidRDefault="00B554AB">
            <w:r>
              <w:rPr>
                <w:sz w:val="18"/>
                <w:szCs w:val="18"/>
              </w:rPr>
              <w:t>gender_concept_id</w:t>
            </w:r>
          </w:p>
        </w:tc>
        <w:tc>
          <w:tcPr>
            <w:tcW w:w="1040" w:type="dxa"/>
          </w:tcPr>
          <w:p w14:paraId="0C0EC4F5" w14:textId="77777777" w:rsidR="00AB0492" w:rsidRDefault="00B554AB">
            <w:r>
              <w:rPr>
                <w:sz w:val="18"/>
                <w:szCs w:val="18"/>
              </w:rPr>
              <w:t>gender</w:t>
            </w:r>
          </w:p>
        </w:tc>
        <w:tc>
          <w:tcPr>
            <w:tcW w:w="3140" w:type="dxa"/>
          </w:tcPr>
          <w:p w14:paraId="2DA6AED1" w14:textId="77777777" w:rsidR="00AB0492" w:rsidRDefault="00B554AB">
            <w:r>
              <w:rPr>
                <w:sz w:val="18"/>
                <w:szCs w:val="18"/>
                <w:highlight w:val="yellow"/>
              </w:rPr>
              <w:t>If gender = ‘Unknown’ then remove</w:t>
            </w:r>
          </w:p>
          <w:p w14:paraId="6E8D4A29" w14:textId="77777777" w:rsidR="00AB0492" w:rsidRDefault="00B554AB">
            <w:r>
              <w:rPr>
                <w:sz w:val="18"/>
                <w:szCs w:val="18"/>
              </w:rPr>
              <w:t>Else if gender = 'Male' then 8507</w:t>
            </w:r>
          </w:p>
          <w:p w14:paraId="3D62F69D" w14:textId="77777777" w:rsidR="00AB0492" w:rsidRDefault="00B554AB">
            <w:r>
              <w:rPr>
                <w:sz w:val="18"/>
                <w:szCs w:val="18"/>
              </w:rPr>
              <w:t>else if gender = 'Female' then 8532</w:t>
            </w:r>
          </w:p>
        </w:tc>
        <w:tc>
          <w:tcPr>
            <w:tcW w:w="2720" w:type="dxa"/>
          </w:tcPr>
          <w:p w14:paraId="189BB849" w14:textId="77777777" w:rsidR="00AB0492" w:rsidRDefault="00AB0492"/>
        </w:tc>
      </w:tr>
      <w:tr w:rsidR="00AB0492" w14:paraId="13913E4B" w14:textId="77777777">
        <w:tc>
          <w:tcPr>
            <w:tcW w:w="2460" w:type="dxa"/>
          </w:tcPr>
          <w:p w14:paraId="04F46460" w14:textId="77777777" w:rsidR="00AB0492" w:rsidRDefault="00B554AB">
            <w:r>
              <w:rPr>
                <w:sz w:val="18"/>
                <w:szCs w:val="18"/>
              </w:rPr>
              <w:t>year_of_birth</w:t>
            </w:r>
          </w:p>
        </w:tc>
        <w:tc>
          <w:tcPr>
            <w:tcW w:w="1040" w:type="dxa"/>
          </w:tcPr>
          <w:p w14:paraId="2EBB6422" w14:textId="77777777" w:rsidR="00AB0492" w:rsidRDefault="00B554AB">
            <w:r>
              <w:rPr>
                <w:sz w:val="18"/>
                <w:szCs w:val="18"/>
              </w:rPr>
              <w:t>birth_yr</w:t>
            </w:r>
          </w:p>
        </w:tc>
        <w:tc>
          <w:tcPr>
            <w:tcW w:w="3140" w:type="dxa"/>
          </w:tcPr>
          <w:p w14:paraId="65FD3B19" w14:textId="77777777" w:rsidR="00AB0492" w:rsidRDefault="00B554AB">
            <w:r>
              <w:rPr>
                <w:sz w:val="18"/>
                <w:szCs w:val="18"/>
                <w:highlight w:val="yellow"/>
              </w:rPr>
              <w:t>if birth_yr == 'Unknown' then remove</w:t>
            </w:r>
          </w:p>
          <w:p w14:paraId="3ED12A9D" w14:textId="77777777" w:rsidR="00AB0492" w:rsidRDefault="00B554AB">
            <w:r>
              <w:rPr>
                <w:sz w:val="18"/>
                <w:szCs w:val="18"/>
              </w:rPr>
              <w:t xml:space="preserve">Else if birth_yr &lt;&gt; 'Unknown' then </w:t>
            </w:r>
          </w:p>
          <w:p w14:paraId="795C9E86" w14:textId="77777777" w:rsidR="00AB0492" w:rsidRDefault="00B554AB">
            <w:r>
              <w:rPr>
                <w:sz w:val="18"/>
                <w:szCs w:val="18"/>
              </w:rPr>
              <w:lastRenderedPageBreak/>
              <w:t>if birth_yr = '1927 and earlier' then 1927</w:t>
            </w:r>
          </w:p>
          <w:p w14:paraId="713A848C" w14:textId="77777777" w:rsidR="00AB0492" w:rsidRDefault="00B554AB">
            <w:r>
              <w:rPr>
                <w:sz w:val="18"/>
                <w:szCs w:val="18"/>
              </w:rPr>
              <w:t>else birth_yr</w:t>
            </w:r>
          </w:p>
        </w:tc>
        <w:tc>
          <w:tcPr>
            <w:tcW w:w="2720" w:type="dxa"/>
          </w:tcPr>
          <w:p w14:paraId="6CFBD117" w14:textId="77777777" w:rsidR="00AB0492" w:rsidRDefault="00AB0492"/>
        </w:tc>
      </w:tr>
      <w:tr w:rsidR="00AB0492" w14:paraId="74953D4C" w14:textId="77777777">
        <w:tc>
          <w:tcPr>
            <w:tcW w:w="2460" w:type="dxa"/>
          </w:tcPr>
          <w:p w14:paraId="460F7C1E" w14:textId="77777777" w:rsidR="00AB0492" w:rsidRDefault="00B554AB">
            <w:r>
              <w:rPr>
                <w:sz w:val="18"/>
                <w:szCs w:val="18"/>
              </w:rPr>
              <w:t>month_of_birth</w:t>
            </w:r>
          </w:p>
        </w:tc>
        <w:tc>
          <w:tcPr>
            <w:tcW w:w="1040" w:type="dxa"/>
          </w:tcPr>
          <w:p w14:paraId="5B195F91" w14:textId="77777777" w:rsidR="00AB0492" w:rsidRDefault="00AB0492"/>
        </w:tc>
        <w:tc>
          <w:tcPr>
            <w:tcW w:w="3140" w:type="dxa"/>
          </w:tcPr>
          <w:p w14:paraId="77742141" w14:textId="77777777" w:rsidR="00AB0492" w:rsidRDefault="00AB0492"/>
        </w:tc>
        <w:tc>
          <w:tcPr>
            <w:tcW w:w="2720" w:type="dxa"/>
          </w:tcPr>
          <w:p w14:paraId="3D2CA3D0" w14:textId="77777777" w:rsidR="00AB0492" w:rsidRDefault="00AB0492"/>
        </w:tc>
      </w:tr>
      <w:tr w:rsidR="00AB0492" w14:paraId="044647B9" w14:textId="77777777">
        <w:tc>
          <w:tcPr>
            <w:tcW w:w="2460" w:type="dxa"/>
          </w:tcPr>
          <w:p w14:paraId="1C5D8B8A" w14:textId="77777777" w:rsidR="00AB0492" w:rsidRDefault="00B554AB">
            <w:r>
              <w:rPr>
                <w:sz w:val="18"/>
                <w:szCs w:val="18"/>
              </w:rPr>
              <w:t>day_of_birth</w:t>
            </w:r>
          </w:p>
        </w:tc>
        <w:tc>
          <w:tcPr>
            <w:tcW w:w="1040" w:type="dxa"/>
          </w:tcPr>
          <w:p w14:paraId="4BBEFB95" w14:textId="77777777" w:rsidR="00AB0492" w:rsidRDefault="00AB0492"/>
        </w:tc>
        <w:tc>
          <w:tcPr>
            <w:tcW w:w="3140" w:type="dxa"/>
          </w:tcPr>
          <w:p w14:paraId="78C663C9" w14:textId="77777777" w:rsidR="00AB0492" w:rsidRDefault="00AB0492"/>
        </w:tc>
        <w:tc>
          <w:tcPr>
            <w:tcW w:w="2720" w:type="dxa"/>
          </w:tcPr>
          <w:p w14:paraId="6DEEFBFF" w14:textId="77777777" w:rsidR="00AB0492" w:rsidRDefault="00AB0492"/>
        </w:tc>
      </w:tr>
      <w:tr w:rsidR="00AB0492" w14:paraId="2A7FE807" w14:textId="77777777">
        <w:tc>
          <w:tcPr>
            <w:tcW w:w="2460" w:type="dxa"/>
          </w:tcPr>
          <w:p w14:paraId="173A2ED8" w14:textId="2528DB17" w:rsidR="00AB0492" w:rsidRDefault="00B554AB">
            <w:del w:id="14" w:author="Sena, Anthony [JRDUS]" w:date="2018-06-20T16:11:00Z">
              <w:r w:rsidDel="00E7029A">
                <w:rPr>
                  <w:sz w:val="18"/>
                  <w:szCs w:val="18"/>
                </w:rPr>
                <w:delText>time_of_birth</w:delText>
              </w:r>
            </w:del>
            <w:ins w:id="15" w:author="Sena, Anthony [JRDUS]" w:date="2018-06-20T16:11:00Z">
              <w:r w:rsidR="00E7029A">
                <w:rPr>
                  <w:sz w:val="18"/>
                  <w:szCs w:val="18"/>
                </w:rPr>
                <w:t>birth_datetime</w:t>
              </w:r>
            </w:ins>
          </w:p>
        </w:tc>
        <w:tc>
          <w:tcPr>
            <w:tcW w:w="1040" w:type="dxa"/>
          </w:tcPr>
          <w:p w14:paraId="2E23D582" w14:textId="77777777" w:rsidR="00AB0492" w:rsidRDefault="00AB0492"/>
        </w:tc>
        <w:tc>
          <w:tcPr>
            <w:tcW w:w="3140" w:type="dxa"/>
          </w:tcPr>
          <w:p w14:paraId="2FC2A92E" w14:textId="77777777" w:rsidR="00AB0492" w:rsidRDefault="00AB0492"/>
        </w:tc>
        <w:tc>
          <w:tcPr>
            <w:tcW w:w="2720" w:type="dxa"/>
          </w:tcPr>
          <w:p w14:paraId="59E11217" w14:textId="77777777" w:rsidR="00AB0492" w:rsidRDefault="00AB0492"/>
        </w:tc>
      </w:tr>
      <w:tr w:rsidR="00AB0492" w14:paraId="227D07D9" w14:textId="77777777">
        <w:tc>
          <w:tcPr>
            <w:tcW w:w="2460" w:type="dxa"/>
          </w:tcPr>
          <w:p w14:paraId="07F52F0F" w14:textId="77777777" w:rsidR="00AB0492" w:rsidRDefault="00B554AB">
            <w:r>
              <w:rPr>
                <w:sz w:val="18"/>
                <w:szCs w:val="18"/>
              </w:rPr>
              <w:t>race_concept_id</w:t>
            </w:r>
          </w:p>
        </w:tc>
        <w:tc>
          <w:tcPr>
            <w:tcW w:w="1040" w:type="dxa"/>
          </w:tcPr>
          <w:p w14:paraId="641B161C" w14:textId="77777777" w:rsidR="00AB0492" w:rsidRDefault="00B554AB">
            <w:r>
              <w:rPr>
                <w:sz w:val="18"/>
                <w:szCs w:val="18"/>
              </w:rPr>
              <w:t>race</w:t>
            </w:r>
          </w:p>
        </w:tc>
        <w:tc>
          <w:tcPr>
            <w:tcW w:w="3140" w:type="dxa"/>
          </w:tcPr>
          <w:p w14:paraId="7E2C0AD5" w14:textId="77777777" w:rsidR="00AB0492" w:rsidRDefault="00B554AB">
            <w:r>
              <w:rPr>
                <w:sz w:val="18"/>
                <w:szCs w:val="18"/>
              </w:rPr>
              <w:t>if 'Caucasian' then 8527</w:t>
            </w:r>
          </w:p>
          <w:p w14:paraId="7AA88556" w14:textId="77777777" w:rsidR="00AB0492" w:rsidRDefault="00B554AB">
            <w:r>
              <w:rPr>
                <w:sz w:val="18"/>
                <w:szCs w:val="18"/>
              </w:rPr>
              <w:t>else if 'African American' then 8516</w:t>
            </w:r>
          </w:p>
          <w:p w14:paraId="2E102D1A" w14:textId="77777777" w:rsidR="00AB0492" w:rsidRDefault="00B554AB">
            <w:r>
              <w:rPr>
                <w:sz w:val="18"/>
                <w:szCs w:val="18"/>
              </w:rPr>
              <w:t>else if 'Asian' then 8515</w:t>
            </w:r>
          </w:p>
          <w:p w14:paraId="3D9F17D6" w14:textId="77777777" w:rsidR="00AB0492" w:rsidRDefault="00B554AB">
            <w:r>
              <w:rPr>
                <w:sz w:val="18"/>
                <w:szCs w:val="18"/>
              </w:rPr>
              <w:t>else 0</w:t>
            </w:r>
          </w:p>
        </w:tc>
        <w:tc>
          <w:tcPr>
            <w:tcW w:w="2720" w:type="dxa"/>
          </w:tcPr>
          <w:p w14:paraId="1B623AF8" w14:textId="77777777" w:rsidR="00AB0492" w:rsidRDefault="00AB0492"/>
        </w:tc>
      </w:tr>
      <w:tr w:rsidR="00AB0492" w14:paraId="21CA3F8D" w14:textId="77777777">
        <w:tc>
          <w:tcPr>
            <w:tcW w:w="2460" w:type="dxa"/>
          </w:tcPr>
          <w:p w14:paraId="31A2DBCF" w14:textId="77777777" w:rsidR="00AB0492" w:rsidRDefault="00B554AB">
            <w:r>
              <w:rPr>
                <w:sz w:val="18"/>
                <w:szCs w:val="18"/>
              </w:rPr>
              <w:t>ethnicity_concept_id</w:t>
            </w:r>
          </w:p>
        </w:tc>
        <w:tc>
          <w:tcPr>
            <w:tcW w:w="1040" w:type="dxa"/>
          </w:tcPr>
          <w:p w14:paraId="4FD77515" w14:textId="77777777" w:rsidR="00AB0492" w:rsidRDefault="00B554AB">
            <w:r>
              <w:rPr>
                <w:sz w:val="18"/>
                <w:szCs w:val="18"/>
              </w:rPr>
              <w:t>ethnicity</w:t>
            </w:r>
          </w:p>
        </w:tc>
        <w:tc>
          <w:tcPr>
            <w:tcW w:w="3140" w:type="dxa"/>
          </w:tcPr>
          <w:p w14:paraId="17B37B27" w14:textId="77777777" w:rsidR="00AB0492" w:rsidRDefault="00B554AB">
            <w:r>
              <w:rPr>
                <w:sz w:val="18"/>
                <w:szCs w:val="18"/>
              </w:rPr>
              <w:t>if 'Hispanic' then 38003563</w:t>
            </w:r>
          </w:p>
          <w:p w14:paraId="5B883672" w14:textId="77777777" w:rsidR="00AB0492" w:rsidRDefault="00B554AB">
            <w:r>
              <w:rPr>
                <w:sz w:val="18"/>
                <w:szCs w:val="18"/>
              </w:rPr>
              <w:t>else 0</w:t>
            </w:r>
          </w:p>
        </w:tc>
        <w:tc>
          <w:tcPr>
            <w:tcW w:w="2720" w:type="dxa"/>
          </w:tcPr>
          <w:p w14:paraId="139DA4DC" w14:textId="77777777" w:rsidR="00AB0492" w:rsidRDefault="00AB0492"/>
        </w:tc>
      </w:tr>
      <w:tr w:rsidR="00AB0492" w14:paraId="7A3D9983" w14:textId="77777777">
        <w:tc>
          <w:tcPr>
            <w:tcW w:w="2460" w:type="dxa"/>
          </w:tcPr>
          <w:p w14:paraId="66F4BD77" w14:textId="77777777" w:rsidR="00AB0492" w:rsidRDefault="00B554AB">
            <w:r>
              <w:rPr>
                <w:sz w:val="18"/>
                <w:szCs w:val="18"/>
              </w:rPr>
              <w:t>location_id</w:t>
            </w:r>
          </w:p>
        </w:tc>
        <w:tc>
          <w:tcPr>
            <w:tcW w:w="1040" w:type="dxa"/>
          </w:tcPr>
          <w:p w14:paraId="561575BD" w14:textId="77777777" w:rsidR="00AB0492" w:rsidRDefault="00B554AB">
            <w:r>
              <w:rPr>
                <w:sz w:val="18"/>
                <w:szCs w:val="18"/>
              </w:rPr>
              <w:t>region</w:t>
            </w:r>
          </w:p>
          <w:p w14:paraId="1052C900" w14:textId="77777777" w:rsidR="00AB0492" w:rsidRDefault="00B554AB">
            <w:r>
              <w:rPr>
                <w:sz w:val="18"/>
                <w:szCs w:val="18"/>
              </w:rPr>
              <w:t>division</w:t>
            </w:r>
          </w:p>
        </w:tc>
        <w:tc>
          <w:tcPr>
            <w:tcW w:w="3140" w:type="dxa"/>
          </w:tcPr>
          <w:p w14:paraId="52F5C9B5" w14:textId="77777777" w:rsidR="00AB0492" w:rsidRDefault="00B554AB">
            <w:r>
              <w:rPr>
                <w:sz w:val="18"/>
                <w:szCs w:val="18"/>
              </w:rPr>
              <w:t>Look up from Location table</w:t>
            </w:r>
          </w:p>
        </w:tc>
        <w:tc>
          <w:tcPr>
            <w:tcW w:w="2720" w:type="dxa"/>
          </w:tcPr>
          <w:p w14:paraId="3A48143F" w14:textId="77777777" w:rsidR="00AB0492" w:rsidRDefault="00AB0492"/>
        </w:tc>
      </w:tr>
      <w:tr w:rsidR="00AB0492" w14:paraId="39B3F222" w14:textId="77777777">
        <w:tc>
          <w:tcPr>
            <w:tcW w:w="2460" w:type="dxa"/>
          </w:tcPr>
          <w:p w14:paraId="2837349F" w14:textId="77777777" w:rsidR="00AB0492" w:rsidRDefault="00B554AB">
            <w:r>
              <w:rPr>
                <w:sz w:val="18"/>
                <w:szCs w:val="18"/>
              </w:rPr>
              <w:t>provider_id</w:t>
            </w:r>
          </w:p>
        </w:tc>
        <w:tc>
          <w:tcPr>
            <w:tcW w:w="1040" w:type="dxa"/>
          </w:tcPr>
          <w:p w14:paraId="68EA7F51" w14:textId="77777777" w:rsidR="00AB0492" w:rsidRDefault="00B554AB">
            <w:r>
              <w:rPr>
                <w:sz w:val="18"/>
                <w:szCs w:val="18"/>
              </w:rPr>
              <w:t>provid_pcp</w:t>
            </w:r>
          </w:p>
        </w:tc>
        <w:tc>
          <w:tcPr>
            <w:tcW w:w="3140" w:type="dxa"/>
          </w:tcPr>
          <w:p w14:paraId="0723322D" w14:textId="77777777" w:rsidR="00AB0492" w:rsidRDefault="00B554AB">
            <w:r>
              <w:rPr>
                <w:sz w:val="18"/>
                <w:szCs w:val="18"/>
              </w:rPr>
              <w:t>Look up from Provider table</w:t>
            </w:r>
            <w:r w:rsidR="00FB33A7">
              <w:rPr>
                <w:sz w:val="18"/>
                <w:szCs w:val="18"/>
              </w:rPr>
              <w:t>. In the case when the value is “” in the source, set the provider_id to NULL.</w:t>
            </w:r>
          </w:p>
        </w:tc>
        <w:tc>
          <w:tcPr>
            <w:tcW w:w="2720" w:type="dxa"/>
          </w:tcPr>
          <w:p w14:paraId="6C48A377" w14:textId="77777777" w:rsidR="00AB0492" w:rsidRDefault="00AB0492"/>
        </w:tc>
      </w:tr>
      <w:tr w:rsidR="00AB0492" w14:paraId="60693F9B" w14:textId="77777777">
        <w:tc>
          <w:tcPr>
            <w:tcW w:w="2460" w:type="dxa"/>
          </w:tcPr>
          <w:p w14:paraId="475CDD64" w14:textId="77777777" w:rsidR="00AB0492" w:rsidRDefault="00B554AB">
            <w:r>
              <w:rPr>
                <w:sz w:val="18"/>
                <w:szCs w:val="18"/>
              </w:rPr>
              <w:t>care_site_id</w:t>
            </w:r>
          </w:p>
        </w:tc>
        <w:tc>
          <w:tcPr>
            <w:tcW w:w="1040" w:type="dxa"/>
          </w:tcPr>
          <w:p w14:paraId="50A61367" w14:textId="77777777" w:rsidR="00AB0492" w:rsidRDefault="00AB0492"/>
        </w:tc>
        <w:tc>
          <w:tcPr>
            <w:tcW w:w="3140" w:type="dxa"/>
          </w:tcPr>
          <w:p w14:paraId="0E433A9A" w14:textId="77777777" w:rsidR="00AB0492" w:rsidRDefault="00AB0492"/>
        </w:tc>
        <w:tc>
          <w:tcPr>
            <w:tcW w:w="2720" w:type="dxa"/>
          </w:tcPr>
          <w:p w14:paraId="442BD3CD" w14:textId="77777777" w:rsidR="00AB0492" w:rsidRDefault="00AB0492"/>
        </w:tc>
      </w:tr>
      <w:tr w:rsidR="00AB0492" w14:paraId="6ACAB848" w14:textId="77777777">
        <w:tc>
          <w:tcPr>
            <w:tcW w:w="2460" w:type="dxa"/>
          </w:tcPr>
          <w:p w14:paraId="40B9F8DF" w14:textId="77777777" w:rsidR="00AB0492" w:rsidRDefault="00B554AB">
            <w:r>
              <w:rPr>
                <w:sz w:val="18"/>
                <w:szCs w:val="18"/>
              </w:rPr>
              <w:t>person_source_value</w:t>
            </w:r>
          </w:p>
        </w:tc>
        <w:tc>
          <w:tcPr>
            <w:tcW w:w="1040" w:type="dxa"/>
          </w:tcPr>
          <w:p w14:paraId="398D5B81" w14:textId="77777777" w:rsidR="00AB0492" w:rsidRDefault="00B554AB">
            <w:r>
              <w:rPr>
                <w:sz w:val="18"/>
                <w:szCs w:val="18"/>
              </w:rPr>
              <w:t>ptid</w:t>
            </w:r>
          </w:p>
        </w:tc>
        <w:tc>
          <w:tcPr>
            <w:tcW w:w="3140" w:type="dxa"/>
          </w:tcPr>
          <w:p w14:paraId="7EFC2B31" w14:textId="77777777" w:rsidR="00AB0492" w:rsidRDefault="00AB0492"/>
        </w:tc>
        <w:tc>
          <w:tcPr>
            <w:tcW w:w="2720" w:type="dxa"/>
          </w:tcPr>
          <w:p w14:paraId="2B11F402" w14:textId="77777777" w:rsidR="00AB0492" w:rsidRDefault="00AB0492"/>
        </w:tc>
      </w:tr>
      <w:tr w:rsidR="00AB0492" w14:paraId="1AD13E85" w14:textId="77777777">
        <w:tc>
          <w:tcPr>
            <w:tcW w:w="2460" w:type="dxa"/>
          </w:tcPr>
          <w:p w14:paraId="7E0C8DE6" w14:textId="77777777" w:rsidR="00AB0492" w:rsidRDefault="00B554AB">
            <w:r>
              <w:rPr>
                <w:sz w:val="18"/>
                <w:szCs w:val="18"/>
              </w:rPr>
              <w:t>gender_source_value</w:t>
            </w:r>
          </w:p>
        </w:tc>
        <w:tc>
          <w:tcPr>
            <w:tcW w:w="1040" w:type="dxa"/>
          </w:tcPr>
          <w:p w14:paraId="42ACB88D" w14:textId="77777777" w:rsidR="00AB0492" w:rsidRDefault="00B554AB">
            <w:r>
              <w:rPr>
                <w:sz w:val="18"/>
                <w:szCs w:val="18"/>
              </w:rPr>
              <w:t>gender</w:t>
            </w:r>
          </w:p>
        </w:tc>
        <w:tc>
          <w:tcPr>
            <w:tcW w:w="3140" w:type="dxa"/>
          </w:tcPr>
          <w:p w14:paraId="7730C6C5" w14:textId="77777777" w:rsidR="00AB0492" w:rsidRDefault="00AB0492"/>
        </w:tc>
        <w:tc>
          <w:tcPr>
            <w:tcW w:w="2720" w:type="dxa"/>
          </w:tcPr>
          <w:p w14:paraId="254673B2" w14:textId="77777777" w:rsidR="00AB0492" w:rsidRDefault="00AB0492"/>
        </w:tc>
      </w:tr>
      <w:tr w:rsidR="00AB0492" w14:paraId="44D52C24" w14:textId="77777777">
        <w:tc>
          <w:tcPr>
            <w:tcW w:w="2460" w:type="dxa"/>
          </w:tcPr>
          <w:p w14:paraId="68583966" w14:textId="77777777" w:rsidR="00AB0492" w:rsidRDefault="00B554AB">
            <w:r>
              <w:rPr>
                <w:sz w:val="18"/>
                <w:szCs w:val="18"/>
              </w:rPr>
              <w:t>gender_source_concept_id</w:t>
            </w:r>
          </w:p>
        </w:tc>
        <w:tc>
          <w:tcPr>
            <w:tcW w:w="1040" w:type="dxa"/>
          </w:tcPr>
          <w:p w14:paraId="1B9EEA07" w14:textId="77777777" w:rsidR="00AB0492" w:rsidRDefault="00AB0492"/>
        </w:tc>
        <w:tc>
          <w:tcPr>
            <w:tcW w:w="3140" w:type="dxa"/>
          </w:tcPr>
          <w:p w14:paraId="3A84DE91" w14:textId="77777777" w:rsidR="00AB0492" w:rsidRDefault="00AB0492"/>
        </w:tc>
        <w:tc>
          <w:tcPr>
            <w:tcW w:w="2720" w:type="dxa"/>
          </w:tcPr>
          <w:p w14:paraId="165B3A38" w14:textId="77777777" w:rsidR="00AB0492" w:rsidRDefault="00AB0492"/>
        </w:tc>
      </w:tr>
      <w:tr w:rsidR="00AB0492" w14:paraId="2487FEAC" w14:textId="77777777">
        <w:tc>
          <w:tcPr>
            <w:tcW w:w="2460" w:type="dxa"/>
          </w:tcPr>
          <w:p w14:paraId="410B4AF4" w14:textId="77777777" w:rsidR="00AB0492" w:rsidRDefault="00B554AB">
            <w:r>
              <w:rPr>
                <w:sz w:val="18"/>
                <w:szCs w:val="18"/>
              </w:rPr>
              <w:t>race_source_value</w:t>
            </w:r>
          </w:p>
        </w:tc>
        <w:tc>
          <w:tcPr>
            <w:tcW w:w="1040" w:type="dxa"/>
          </w:tcPr>
          <w:p w14:paraId="69473F5D" w14:textId="77777777" w:rsidR="00AB0492" w:rsidRDefault="00B554AB">
            <w:r>
              <w:rPr>
                <w:sz w:val="18"/>
                <w:szCs w:val="18"/>
              </w:rPr>
              <w:t>race</w:t>
            </w:r>
          </w:p>
        </w:tc>
        <w:tc>
          <w:tcPr>
            <w:tcW w:w="3140" w:type="dxa"/>
          </w:tcPr>
          <w:p w14:paraId="6D56D2FC" w14:textId="77777777" w:rsidR="00AB0492" w:rsidRDefault="00AB0492"/>
        </w:tc>
        <w:tc>
          <w:tcPr>
            <w:tcW w:w="2720" w:type="dxa"/>
          </w:tcPr>
          <w:p w14:paraId="36E90595" w14:textId="77777777" w:rsidR="00AB0492" w:rsidRDefault="00AB0492"/>
        </w:tc>
      </w:tr>
      <w:tr w:rsidR="00AB0492" w14:paraId="317814F9" w14:textId="77777777">
        <w:tc>
          <w:tcPr>
            <w:tcW w:w="2460" w:type="dxa"/>
          </w:tcPr>
          <w:p w14:paraId="1041C249" w14:textId="77777777" w:rsidR="00AB0492" w:rsidRDefault="00B554AB">
            <w:r>
              <w:rPr>
                <w:sz w:val="18"/>
                <w:szCs w:val="18"/>
              </w:rPr>
              <w:t>race_source_concept_id</w:t>
            </w:r>
          </w:p>
        </w:tc>
        <w:tc>
          <w:tcPr>
            <w:tcW w:w="1040" w:type="dxa"/>
          </w:tcPr>
          <w:p w14:paraId="45C72E08" w14:textId="77777777" w:rsidR="00AB0492" w:rsidRDefault="00AB0492"/>
        </w:tc>
        <w:tc>
          <w:tcPr>
            <w:tcW w:w="3140" w:type="dxa"/>
          </w:tcPr>
          <w:p w14:paraId="053DB5A3" w14:textId="77777777" w:rsidR="00AB0492" w:rsidRDefault="00AB0492"/>
        </w:tc>
        <w:tc>
          <w:tcPr>
            <w:tcW w:w="2720" w:type="dxa"/>
          </w:tcPr>
          <w:p w14:paraId="2B6DE1B1" w14:textId="77777777" w:rsidR="00AB0492" w:rsidRDefault="00AB0492"/>
        </w:tc>
      </w:tr>
      <w:tr w:rsidR="00AB0492" w14:paraId="7DE2E2AD" w14:textId="77777777">
        <w:tc>
          <w:tcPr>
            <w:tcW w:w="2460" w:type="dxa"/>
          </w:tcPr>
          <w:p w14:paraId="66C96DD8" w14:textId="77777777" w:rsidR="00AB0492" w:rsidRDefault="00B554AB">
            <w:r>
              <w:rPr>
                <w:sz w:val="18"/>
                <w:szCs w:val="18"/>
              </w:rPr>
              <w:t>ethnicity_source_value</w:t>
            </w:r>
          </w:p>
        </w:tc>
        <w:tc>
          <w:tcPr>
            <w:tcW w:w="1040" w:type="dxa"/>
          </w:tcPr>
          <w:p w14:paraId="5887EC0E" w14:textId="77777777" w:rsidR="00AB0492" w:rsidRDefault="00B554AB">
            <w:r>
              <w:rPr>
                <w:sz w:val="18"/>
                <w:szCs w:val="18"/>
              </w:rPr>
              <w:t>ethnicity</w:t>
            </w:r>
          </w:p>
        </w:tc>
        <w:tc>
          <w:tcPr>
            <w:tcW w:w="3140" w:type="dxa"/>
          </w:tcPr>
          <w:p w14:paraId="7177C733" w14:textId="77777777" w:rsidR="00AB0492" w:rsidRDefault="00AB0492"/>
        </w:tc>
        <w:tc>
          <w:tcPr>
            <w:tcW w:w="2720" w:type="dxa"/>
          </w:tcPr>
          <w:p w14:paraId="1B21E1DF" w14:textId="77777777" w:rsidR="00AB0492" w:rsidRDefault="00AB0492"/>
        </w:tc>
      </w:tr>
      <w:tr w:rsidR="00AB0492" w14:paraId="1A78AB27" w14:textId="77777777">
        <w:tc>
          <w:tcPr>
            <w:tcW w:w="2460" w:type="dxa"/>
          </w:tcPr>
          <w:p w14:paraId="041F0FAC" w14:textId="77777777" w:rsidR="00AB0492" w:rsidRDefault="00B554AB">
            <w:r>
              <w:rPr>
                <w:sz w:val="18"/>
                <w:szCs w:val="18"/>
              </w:rPr>
              <w:t>ethnicity_source_concept_id</w:t>
            </w:r>
          </w:p>
        </w:tc>
        <w:tc>
          <w:tcPr>
            <w:tcW w:w="1040" w:type="dxa"/>
          </w:tcPr>
          <w:p w14:paraId="36A8E0AC" w14:textId="77777777" w:rsidR="00AB0492" w:rsidRDefault="00AB0492"/>
        </w:tc>
        <w:tc>
          <w:tcPr>
            <w:tcW w:w="3140" w:type="dxa"/>
          </w:tcPr>
          <w:p w14:paraId="07C00041" w14:textId="77777777" w:rsidR="00AB0492" w:rsidRDefault="00AB0492"/>
        </w:tc>
        <w:tc>
          <w:tcPr>
            <w:tcW w:w="2720" w:type="dxa"/>
          </w:tcPr>
          <w:p w14:paraId="6BD661F3" w14:textId="77777777" w:rsidR="00AB0492" w:rsidRDefault="00AB0492"/>
        </w:tc>
      </w:tr>
    </w:tbl>
    <w:p w14:paraId="224AC505" w14:textId="77777777" w:rsidR="00AB0492" w:rsidRDefault="00B554AB">
      <w:pPr>
        <w:pStyle w:val="Heading2"/>
      </w:pPr>
      <w:bookmarkStart w:id="16" w:name="_vw94eru3skbl" w:colFirst="0" w:colLast="0"/>
      <w:bookmarkStart w:id="17" w:name="_7bif36dz0v9f" w:colFirst="0" w:colLast="0"/>
      <w:bookmarkEnd w:id="16"/>
      <w:bookmarkEnd w:id="17"/>
      <w:r>
        <w:lastRenderedPageBreak/>
        <w:t>Table name: observation_period</w:t>
      </w:r>
    </w:p>
    <w:p w14:paraId="29752018" w14:textId="77777777" w:rsidR="00AB0492" w:rsidRDefault="00B554AB">
      <w:pPr>
        <w:pStyle w:val="Heading3"/>
      </w:pPr>
      <w:bookmarkStart w:id="18" w:name="_vo5yyfkq981l" w:colFirst="0" w:colLast="0"/>
      <w:bookmarkEnd w:id="18"/>
      <w:r>
        <w:t>Reading from patient</w:t>
      </w:r>
    </w:p>
    <w:p w14:paraId="0D5CF2F1" w14:textId="77777777" w:rsidR="00AB0492" w:rsidRDefault="00B554AB">
      <w:r>
        <w:rPr>
          <w:noProof/>
        </w:rPr>
        <w:drawing>
          <wp:inline distT="0" distB="0" distL="0" distR="0" wp14:anchorId="6CA1009B" wp14:editId="77A119C4">
            <wp:extent cx="5715000" cy="1457325"/>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715000" cy="1457325"/>
                    </a:xfrm>
                    <a:prstGeom prst="rect">
                      <a:avLst/>
                    </a:prstGeom>
                    <a:ln/>
                  </pic:spPr>
                </pic:pic>
              </a:graphicData>
            </a:graphic>
          </wp:inline>
        </w:drawing>
      </w:r>
    </w:p>
    <w:tbl>
      <w:tblPr>
        <w:tblStyle w:val="a4"/>
        <w:tblW w:w="9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20"/>
        <w:gridCol w:w="1720"/>
        <w:gridCol w:w="1900"/>
        <w:gridCol w:w="2940"/>
      </w:tblGrid>
      <w:tr w:rsidR="00AB0492" w14:paraId="29C6DCE0" w14:textId="77777777">
        <w:tc>
          <w:tcPr>
            <w:tcW w:w="2820" w:type="dxa"/>
            <w:shd w:val="clear" w:color="auto" w:fill="AAAAFF"/>
          </w:tcPr>
          <w:p w14:paraId="41E0C032" w14:textId="77777777" w:rsidR="00AB0492" w:rsidRDefault="00B554AB">
            <w:r>
              <w:t>Destination Field</w:t>
            </w:r>
          </w:p>
        </w:tc>
        <w:tc>
          <w:tcPr>
            <w:tcW w:w="1720" w:type="dxa"/>
            <w:shd w:val="clear" w:color="auto" w:fill="AAAAFF"/>
          </w:tcPr>
          <w:p w14:paraId="663A244A" w14:textId="77777777" w:rsidR="00AB0492" w:rsidRDefault="00B554AB">
            <w:r>
              <w:t>Source Field</w:t>
            </w:r>
          </w:p>
        </w:tc>
        <w:tc>
          <w:tcPr>
            <w:tcW w:w="1900" w:type="dxa"/>
            <w:shd w:val="clear" w:color="auto" w:fill="AAAAFF"/>
          </w:tcPr>
          <w:p w14:paraId="5F8F1AD3" w14:textId="77777777" w:rsidR="00AB0492" w:rsidRDefault="00B554AB">
            <w:r>
              <w:t>Logic</w:t>
            </w:r>
          </w:p>
        </w:tc>
        <w:tc>
          <w:tcPr>
            <w:tcW w:w="2940" w:type="dxa"/>
            <w:shd w:val="clear" w:color="auto" w:fill="AAAAFF"/>
          </w:tcPr>
          <w:p w14:paraId="1004F8BB" w14:textId="77777777" w:rsidR="00AB0492" w:rsidRDefault="00B554AB">
            <w:r>
              <w:t>Comment</w:t>
            </w:r>
          </w:p>
        </w:tc>
      </w:tr>
      <w:tr w:rsidR="00AB0492" w14:paraId="4FB0EBE5" w14:textId="77777777">
        <w:tc>
          <w:tcPr>
            <w:tcW w:w="2820" w:type="dxa"/>
          </w:tcPr>
          <w:p w14:paraId="4D144707" w14:textId="77777777" w:rsidR="00AB0492" w:rsidRDefault="00B554AB">
            <w:r>
              <w:rPr>
                <w:sz w:val="18"/>
                <w:szCs w:val="18"/>
              </w:rPr>
              <w:t>observation_period_id</w:t>
            </w:r>
          </w:p>
        </w:tc>
        <w:tc>
          <w:tcPr>
            <w:tcW w:w="1720" w:type="dxa"/>
          </w:tcPr>
          <w:p w14:paraId="1DF5C697" w14:textId="77777777" w:rsidR="00AB0492" w:rsidRDefault="00AB0492"/>
        </w:tc>
        <w:tc>
          <w:tcPr>
            <w:tcW w:w="1900" w:type="dxa"/>
          </w:tcPr>
          <w:p w14:paraId="78D049AC" w14:textId="77777777" w:rsidR="00AB0492" w:rsidRDefault="00AB0492"/>
        </w:tc>
        <w:tc>
          <w:tcPr>
            <w:tcW w:w="2940" w:type="dxa"/>
          </w:tcPr>
          <w:p w14:paraId="69A73BE0" w14:textId="77777777" w:rsidR="00AB0492" w:rsidRDefault="00AB0492"/>
        </w:tc>
      </w:tr>
      <w:tr w:rsidR="00AB0492" w14:paraId="0AFE0BD9" w14:textId="77777777">
        <w:tc>
          <w:tcPr>
            <w:tcW w:w="2820" w:type="dxa"/>
          </w:tcPr>
          <w:p w14:paraId="5156A321" w14:textId="77777777" w:rsidR="00AB0492" w:rsidRDefault="00B554AB">
            <w:r>
              <w:rPr>
                <w:sz w:val="18"/>
                <w:szCs w:val="18"/>
              </w:rPr>
              <w:t>person_id</w:t>
            </w:r>
          </w:p>
        </w:tc>
        <w:tc>
          <w:tcPr>
            <w:tcW w:w="1720" w:type="dxa"/>
          </w:tcPr>
          <w:p w14:paraId="03BD1B42" w14:textId="77777777" w:rsidR="00AB0492" w:rsidRDefault="00B554AB">
            <w:r>
              <w:rPr>
                <w:sz w:val="18"/>
                <w:szCs w:val="18"/>
              </w:rPr>
              <w:t>ptid</w:t>
            </w:r>
          </w:p>
        </w:tc>
        <w:tc>
          <w:tcPr>
            <w:tcW w:w="1900" w:type="dxa"/>
          </w:tcPr>
          <w:p w14:paraId="08CB6688" w14:textId="77777777" w:rsidR="00AB0492" w:rsidRDefault="00AB0492"/>
        </w:tc>
        <w:tc>
          <w:tcPr>
            <w:tcW w:w="2940" w:type="dxa"/>
          </w:tcPr>
          <w:p w14:paraId="7E2921AE" w14:textId="77777777" w:rsidR="00AB0492" w:rsidRDefault="00AB0492"/>
        </w:tc>
      </w:tr>
      <w:tr w:rsidR="00AB0492" w14:paraId="7D8EBC94" w14:textId="77777777">
        <w:tc>
          <w:tcPr>
            <w:tcW w:w="2820" w:type="dxa"/>
          </w:tcPr>
          <w:p w14:paraId="4F192C38" w14:textId="77777777" w:rsidR="00AB0492" w:rsidRDefault="00B554AB">
            <w:r>
              <w:rPr>
                <w:sz w:val="18"/>
                <w:szCs w:val="18"/>
              </w:rPr>
              <w:t>observation_period_start_date</w:t>
            </w:r>
          </w:p>
        </w:tc>
        <w:tc>
          <w:tcPr>
            <w:tcW w:w="1720" w:type="dxa"/>
          </w:tcPr>
          <w:p w14:paraId="13C23684" w14:textId="77777777" w:rsidR="00AB0492" w:rsidRDefault="00B554AB">
            <w:r>
              <w:rPr>
                <w:sz w:val="18"/>
                <w:szCs w:val="18"/>
              </w:rPr>
              <w:t>first_month_active</w:t>
            </w:r>
          </w:p>
        </w:tc>
        <w:tc>
          <w:tcPr>
            <w:tcW w:w="1900" w:type="dxa"/>
          </w:tcPr>
          <w:p w14:paraId="1CB21516" w14:textId="77777777" w:rsidR="00AB0492" w:rsidRDefault="00B554AB">
            <w:r>
              <w:rPr>
                <w:sz w:val="18"/>
                <w:szCs w:val="18"/>
              </w:rPr>
              <w:t>First day of first_month_active</w:t>
            </w:r>
          </w:p>
        </w:tc>
        <w:tc>
          <w:tcPr>
            <w:tcW w:w="2940" w:type="dxa"/>
          </w:tcPr>
          <w:p w14:paraId="76DFAA21" w14:textId="77777777" w:rsidR="00AB0492" w:rsidRDefault="00AB0492"/>
        </w:tc>
      </w:tr>
      <w:tr w:rsidR="00AB0492" w14:paraId="32BD7C7A" w14:textId="77777777">
        <w:tc>
          <w:tcPr>
            <w:tcW w:w="2820" w:type="dxa"/>
          </w:tcPr>
          <w:p w14:paraId="67E57F10" w14:textId="77777777" w:rsidR="00AB0492" w:rsidRDefault="00B554AB">
            <w:r>
              <w:rPr>
                <w:sz w:val="18"/>
                <w:szCs w:val="18"/>
              </w:rPr>
              <w:t>observation_period_end_date</w:t>
            </w:r>
          </w:p>
        </w:tc>
        <w:tc>
          <w:tcPr>
            <w:tcW w:w="1720" w:type="dxa"/>
          </w:tcPr>
          <w:p w14:paraId="6A48680B" w14:textId="77777777" w:rsidR="00AB0492" w:rsidRDefault="00B554AB">
            <w:r>
              <w:rPr>
                <w:sz w:val="18"/>
                <w:szCs w:val="18"/>
              </w:rPr>
              <w:t>last_month_active</w:t>
            </w:r>
          </w:p>
        </w:tc>
        <w:tc>
          <w:tcPr>
            <w:tcW w:w="1900" w:type="dxa"/>
          </w:tcPr>
          <w:p w14:paraId="76CC6906" w14:textId="77777777" w:rsidR="00AB0492" w:rsidRDefault="00B554AB">
            <w:r>
              <w:rPr>
                <w:sz w:val="18"/>
                <w:szCs w:val="18"/>
              </w:rPr>
              <w:t>Last day of last_month_active</w:t>
            </w:r>
          </w:p>
          <w:p w14:paraId="1AE61520" w14:textId="77777777" w:rsidR="00AB0492" w:rsidRDefault="00B554AB">
            <w:r>
              <w:rPr>
                <w:sz w:val="18"/>
                <w:szCs w:val="18"/>
              </w:rPr>
              <w:t>Add 1 month to last month active</w:t>
            </w:r>
          </w:p>
        </w:tc>
        <w:tc>
          <w:tcPr>
            <w:tcW w:w="2940" w:type="dxa"/>
          </w:tcPr>
          <w:p w14:paraId="07C52F8A" w14:textId="77777777" w:rsidR="00AB0492" w:rsidRDefault="00AB0492"/>
        </w:tc>
      </w:tr>
      <w:tr w:rsidR="00AB0492" w14:paraId="085CEA9B" w14:textId="77777777">
        <w:tc>
          <w:tcPr>
            <w:tcW w:w="2820" w:type="dxa"/>
          </w:tcPr>
          <w:p w14:paraId="2A5D28C4" w14:textId="77777777" w:rsidR="00AB0492" w:rsidRDefault="00B554AB">
            <w:r>
              <w:rPr>
                <w:sz w:val="18"/>
                <w:szCs w:val="18"/>
              </w:rPr>
              <w:t>period_type_concept_id</w:t>
            </w:r>
          </w:p>
        </w:tc>
        <w:tc>
          <w:tcPr>
            <w:tcW w:w="1720" w:type="dxa"/>
          </w:tcPr>
          <w:p w14:paraId="52F1B5E1" w14:textId="77777777" w:rsidR="00AB0492" w:rsidRDefault="00B554AB">
            <w:r>
              <w:rPr>
                <w:sz w:val="18"/>
                <w:szCs w:val="18"/>
              </w:rPr>
              <w:t>38000280</w:t>
            </w:r>
          </w:p>
        </w:tc>
        <w:tc>
          <w:tcPr>
            <w:tcW w:w="1900" w:type="dxa"/>
          </w:tcPr>
          <w:p w14:paraId="1DDB47F1" w14:textId="77777777" w:rsidR="00AB0492" w:rsidRDefault="00AB0492"/>
        </w:tc>
        <w:tc>
          <w:tcPr>
            <w:tcW w:w="2940" w:type="dxa"/>
          </w:tcPr>
          <w:p w14:paraId="00639BCE" w14:textId="77777777" w:rsidR="00AB0492" w:rsidRDefault="00B554AB">
            <w:r>
              <w:rPr>
                <w:sz w:val="18"/>
                <w:szCs w:val="18"/>
              </w:rPr>
              <w:t>Observation recorded from EHR</w:t>
            </w:r>
          </w:p>
        </w:tc>
      </w:tr>
    </w:tbl>
    <w:p w14:paraId="6FA0FBB2" w14:textId="77777777" w:rsidR="00CA76C7" w:rsidRDefault="00CA76C7" w:rsidP="00CA76C7">
      <w:pPr>
        <w:pStyle w:val="NoSpacing"/>
      </w:pPr>
      <w:bookmarkStart w:id="19" w:name="_ivvg0zcrp0sx" w:colFirst="0" w:colLast="0"/>
      <w:bookmarkStart w:id="20" w:name="_dlr1nrjiutsg" w:colFirst="0" w:colLast="0"/>
      <w:bookmarkEnd w:id="19"/>
      <w:bookmarkEnd w:id="20"/>
    </w:p>
    <w:p w14:paraId="0DE4DD82" w14:textId="77777777" w:rsidR="00AB0492" w:rsidRDefault="00B554AB">
      <w:pPr>
        <w:pStyle w:val="Heading2"/>
      </w:pPr>
      <w:r>
        <w:t>Table name: death</w:t>
      </w:r>
    </w:p>
    <w:p w14:paraId="2012868A" w14:textId="77777777" w:rsidR="00AB0492" w:rsidRDefault="00B554AB">
      <w:r>
        <w:rPr>
          <w:sz w:val="28"/>
          <w:szCs w:val="28"/>
        </w:rPr>
        <w:t>Reading from patient</w:t>
      </w:r>
    </w:p>
    <w:p w14:paraId="01C02C76" w14:textId="77777777" w:rsidR="00AB0492" w:rsidRDefault="00B554AB">
      <w:r>
        <w:rPr>
          <w:noProof/>
        </w:rPr>
        <w:drawing>
          <wp:inline distT="0" distB="0" distL="0" distR="0" wp14:anchorId="7A665DEC" wp14:editId="442E3253">
            <wp:extent cx="5715000" cy="6000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15000" cy="600075"/>
                    </a:xfrm>
                    <a:prstGeom prst="rect">
                      <a:avLst/>
                    </a:prstGeom>
                    <a:ln/>
                  </pic:spPr>
                </pic:pic>
              </a:graphicData>
            </a:graphic>
          </wp:inline>
        </w:drawing>
      </w:r>
    </w:p>
    <w:p w14:paraId="4476538E" w14:textId="77777777" w:rsidR="00AB0492" w:rsidRDefault="00B554AB">
      <w:r>
        <w:rPr>
          <w:b/>
        </w:rPr>
        <w:t>A person’s death should be removed if any data available &gt; 30 days after date_of_death</w:t>
      </w:r>
    </w:p>
    <w:tbl>
      <w:tblPr>
        <w:tblStyle w:val="a5"/>
        <w:tblW w:w="9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38"/>
        <w:gridCol w:w="1347"/>
        <w:gridCol w:w="3045"/>
        <w:gridCol w:w="2475"/>
      </w:tblGrid>
      <w:tr w:rsidR="00AB0492" w14:paraId="5F087832" w14:textId="77777777">
        <w:tc>
          <w:tcPr>
            <w:tcW w:w="2338" w:type="dxa"/>
            <w:shd w:val="clear" w:color="auto" w:fill="AAAAFF"/>
          </w:tcPr>
          <w:p w14:paraId="0A703A45" w14:textId="77777777" w:rsidR="00AB0492" w:rsidRDefault="00B554AB">
            <w:r>
              <w:t>Destination Field</w:t>
            </w:r>
          </w:p>
        </w:tc>
        <w:tc>
          <w:tcPr>
            <w:tcW w:w="1347" w:type="dxa"/>
            <w:shd w:val="clear" w:color="auto" w:fill="AAAAFF"/>
          </w:tcPr>
          <w:p w14:paraId="0E781EB8" w14:textId="77777777" w:rsidR="00AB0492" w:rsidRDefault="00B554AB">
            <w:r>
              <w:t>Source Field</w:t>
            </w:r>
          </w:p>
        </w:tc>
        <w:tc>
          <w:tcPr>
            <w:tcW w:w="3045" w:type="dxa"/>
            <w:shd w:val="clear" w:color="auto" w:fill="AAAAFF"/>
          </w:tcPr>
          <w:p w14:paraId="313F2E6B" w14:textId="77777777" w:rsidR="00AB0492" w:rsidRDefault="00B554AB">
            <w:r>
              <w:t>Logic</w:t>
            </w:r>
          </w:p>
        </w:tc>
        <w:tc>
          <w:tcPr>
            <w:tcW w:w="2475" w:type="dxa"/>
            <w:shd w:val="clear" w:color="auto" w:fill="AAAAFF"/>
          </w:tcPr>
          <w:p w14:paraId="5FE493D7" w14:textId="77777777" w:rsidR="00AB0492" w:rsidRDefault="00B554AB">
            <w:r>
              <w:t>Comment</w:t>
            </w:r>
          </w:p>
        </w:tc>
      </w:tr>
      <w:tr w:rsidR="00AB0492" w14:paraId="638307FA" w14:textId="77777777">
        <w:tc>
          <w:tcPr>
            <w:tcW w:w="2338" w:type="dxa"/>
          </w:tcPr>
          <w:p w14:paraId="62F7EEE1" w14:textId="77777777" w:rsidR="00AB0492" w:rsidRDefault="00B554AB">
            <w:r>
              <w:rPr>
                <w:sz w:val="18"/>
                <w:szCs w:val="18"/>
              </w:rPr>
              <w:t>person_id</w:t>
            </w:r>
          </w:p>
        </w:tc>
        <w:tc>
          <w:tcPr>
            <w:tcW w:w="1347" w:type="dxa"/>
          </w:tcPr>
          <w:p w14:paraId="5C9409F9" w14:textId="77777777" w:rsidR="00AB0492" w:rsidRDefault="00AB0492"/>
        </w:tc>
        <w:tc>
          <w:tcPr>
            <w:tcW w:w="3045" w:type="dxa"/>
          </w:tcPr>
          <w:p w14:paraId="364F864D" w14:textId="77777777" w:rsidR="00AB0492" w:rsidRDefault="00AB0492"/>
        </w:tc>
        <w:tc>
          <w:tcPr>
            <w:tcW w:w="2475" w:type="dxa"/>
          </w:tcPr>
          <w:p w14:paraId="23E00095" w14:textId="77777777" w:rsidR="00AB0492" w:rsidRDefault="00AB0492"/>
        </w:tc>
      </w:tr>
      <w:tr w:rsidR="00AB0492" w14:paraId="38BB7728" w14:textId="77777777">
        <w:tc>
          <w:tcPr>
            <w:tcW w:w="2338" w:type="dxa"/>
          </w:tcPr>
          <w:p w14:paraId="34D5F656" w14:textId="77777777" w:rsidR="00AB0492" w:rsidRDefault="00B554AB">
            <w:r>
              <w:rPr>
                <w:sz w:val="18"/>
                <w:szCs w:val="18"/>
              </w:rPr>
              <w:t>death_date</w:t>
            </w:r>
          </w:p>
        </w:tc>
        <w:tc>
          <w:tcPr>
            <w:tcW w:w="1347" w:type="dxa"/>
          </w:tcPr>
          <w:p w14:paraId="0F580608" w14:textId="77777777" w:rsidR="00AB0492" w:rsidRDefault="00B554AB">
            <w:r>
              <w:rPr>
                <w:sz w:val="18"/>
                <w:szCs w:val="18"/>
              </w:rPr>
              <w:t>date_of_death</w:t>
            </w:r>
          </w:p>
        </w:tc>
        <w:tc>
          <w:tcPr>
            <w:tcW w:w="3045" w:type="dxa"/>
          </w:tcPr>
          <w:p w14:paraId="3EEC0AA4" w14:textId="77777777" w:rsidR="00AB0492" w:rsidRDefault="00B554AB">
            <w:r>
              <w:rPr>
                <w:sz w:val="18"/>
                <w:szCs w:val="18"/>
              </w:rPr>
              <w:t xml:space="preserve">if </w:t>
            </w:r>
            <w:proofErr w:type="gramStart"/>
            <w:r>
              <w:rPr>
                <w:sz w:val="18"/>
                <w:szCs w:val="18"/>
              </w:rPr>
              <w:t>patient.date</w:t>
            </w:r>
            <w:proofErr w:type="gramEnd"/>
            <w:r>
              <w:rPr>
                <w:sz w:val="18"/>
                <w:szCs w:val="18"/>
              </w:rPr>
              <w:t xml:space="preserve">_of_death is not null, then use the last day of the month of death: </w:t>
            </w:r>
            <w:r>
              <w:rPr>
                <w:sz w:val="18"/>
                <w:szCs w:val="18"/>
              </w:rPr>
              <w:lastRenderedPageBreak/>
              <w:t xml:space="preserve">Same logic as observation_period_end_date:  </w:t>
            </w:r>
          </w:p>
          <w:p w14:paraId="00611617" w14:textId="77777777" w:rsidR="00AB0492" w:rsidRDefault="00B554AB">
            <w:r>
              <w:rPr>
                <w:sz w:val="18"/>
                <w:szCs w:val="18"/>
              </w:rPr>
              <w:t>Add 1 to month of death and subtract 1 day.  Example: month of death of 200402 becomes Feb + 1 month = March 1st - 1 day = Feb 29th, 2004.</w:t>
            </w:r>
          </w:p>
        </w:tc>
        <w:tc>
          <w:tcPr>
            <w:tcW w:w="2475" w:type="dxa"/>
          </w:tcPr>
          <w:p w14:paraId="27992209" w14:textId="77777777" w:rsidR="00AB0492" w:rsidRDefault="00AB0492"/>
        </w:tc>
      </w:tr>
      <w:tr w:rsidR="00FD1581" w14:paraId="1FB351D2" w14:textId="77777777">
        <w:trPr>
          <w:ins w:id="21" w:author="Sena, Anthony [JRDUS]" w:date="2018-06-20T16:13:00Z"/>
        </w:trPr>
        <w:tc>
          <w:tcPr>
            <w:tcW w:w="2338" w:type="dxa"/>
          </w:tcPr>
          <w:p w14:paraId="0E2367D7" w14:textId="45FEADD8" w:rsidR="00FD1581" w:rsidRDefault="00FD1581">
            <w:pPr>
              <w:rPr>
                <w:ins w:id="22" w:author="Sena, Anthony [JRDUS]" w:date="2018-06-20T16:13:00Z"/>
                <w:sz w:val="18"/>
                <w:szCs w:val="18"/>
              </w:rPr>
            </w:pPr>
            <w:ins w:id="23" w:author="Sena, Anthony [JRDUS]" w:date="2018-06-20T16:13:00Z">
              <w:r>
                <w:rPr>
                  <w:sz w:val="18"/>
                  <w:szCs w:val="18"/>
                </w:rPr>
                <w:t>Death_datetime</w:t>
              </w:r>
            </w:ins>
          </w:p>
        </w:tc>
        <w:tc>
          <w:tcPr>
            <w:tcW w:w="1347" w:type="dxa"/>
          </w:tcPr>
          <w:p w14:paraId="7F5355AE" w14:textId="77777777" w:rsidR="00FD1581" w:rsidRDefault="00FD1581">
            <w:pPr>
              <w:rPr>
                <w:ins w:id="24" w:author="Sena, Anthony [JRDUS]" w:date="2018-06-20T16:13:00Z"/>
              </w:rPr>
            </w:pPr>
          </w:p>
        </w:tc>
        <w:tc>
          <w:tcPr>
            <w:tcW w:w="3045" w:type="dxa"/>
          </w:tcPr>
          <w:p w14:paraId="3B0AE55A" w14:textId="77777777" w:rsidR="00FD1581" w:rsidRDefault="00FD1581">
            <w:pPr>
              <w:rPr>
                <w:ins w:id="25" w:author="Sena, Anthony [JRDUS]" w:date="2018-06-20T16:13:00Z"/>
              </w:rPr>
            </w:pPr>
          </w:p>
        </w:tc>
        <w:tc>
          <w:tcPr>
            <w:tcW w:w="2475" w:type="dxa"/>
          </w:tcPr>
          <w:p w14:paraId="2C0D9253" w14:textId="77777777" w:rsidR="00FD1581" w:rsidRDefault="00FD1581">
            <w:pPr>
              <w:rPr>
                <w:ins w:id="26" w:author="Sena, Anthony [JRDUS]" w:date="2018-06-20T16:13:00Z"/>
              </w:rPr>
            </w:pPr>
          </w:p>
        </w:tc>
      </w:tr>
      <w:tr w:rsidR="00AB0492" w14:paraId="3F3FFB0F" w14:textId="77777777">
        <w:tc>
          <w:tcPr>
            <w:tcW w:w="2338" w:type="dxa"/>
          </w:tcPr>
          <w:p w14:paraId="0AD71120" w14:textId="77777777" w:rsidR="00AB0492" w:rsidRDefault="00B554AB">
            <w:r>
              <w:rPr>
                <w:sz w:val="18"/>
                <w:szCs w:val="18"/>
              </w:rPr>
              <w:t>death_type_concept_id</w:t>
            </w:r>
          </w:p>
        </w:tc>
        <w:tc>
          <w:tcPr>
            <w:tcW w:w="1347" w:type="dxa"/>
          </w:tcPr>
          <w:p w14:paraId="77B8B90F" w14:textId="77777777" w:rsidR="00AB0492" w:rsidRDefault="00AB0492"/>
        </w:tc>
        <w:tc>
          <w:tcPr>
            <w:tcW w:w="3045" w:type="dxa"/>
          </w:tcPr>
          <w:p w14:paraId="04A07CBF" w14:textId="77777777" w:rsidR="00AB0492" w:rsidRDefault="00AB0492"/>
        </w:tc>
        <w:tc>
          <w:tcPr>
            <w:tcW w:w="2475" w:type="dxa"/>
          </w:tcPr>
          <w:p w14:paraId="1BDE6E73" w14:textId="77777777" w:rsidR="00AB0492" w:rsidRDefault="00AB0492"/>
        </w:tc>
      </w:tr>
      <w:tr w:rsidR="00AB0492" w14:paraId="774AFBF4" w14:textId="77777777">
        <w:tc>
          <w:tcPr>
            <w:tcW w:w="2338" w:type="dxa"/>
          </w:tcPr>
          <w:p w14:paraId="148F3AA7" w14:textId="77777777" w:rsidR="00AB0492" w:rsidRDefault="00B554AB">
            <w:r>
              <w:rPr>
                <w:sz w:val="18"/>
                <w:szCs w:val="18"/>
              </w:rPr>
              <w:t>cause_concept_id</w:t>
            </w:r>
          </w:p>
        </w:tc>
        <w:tc>
          <w:tcPr>
            <w:tcW w:w="1347" w:type="dxa"/>
          </w:tcPr>
          <w:p w14:paraId="55C9E817" w14:textId="77777777" w:rsidR="00AB0492" w:rsidRDefault="00AB0492"/>
        </w:tc>
        <w:tc>
          <w:tcPr>
            <w:tcW w:w="3045" w:type="dxa"/>
          </w:tcPr>
          <w:p w14:paraId="3DD9A8E0" w14:textId="77777777" w:rsidR="00AB0492" w:rsidRDefault="00AB0492"/>
        </w:tc>
        <w:tc>
          <w:tcPr>
            <w:tcW w:w="2475" w:type="dxa"/>
          </w:tcPr>
          <w:p w14:paraId="62307024" w14:textId="77777777" w:rsidR="00AB0492" w:rsidRDefault="00AB0492"/>
        </w:tc>
      </w:tr>
      <w:tr w:rsidR="00AB0492" w14:paraId="196B3249" w14:textId="77777777">
        <w:tc>
          <w:tcPr>
            <w:tcW w:w="2338" w:type="dxa"/>
          </w:tcPr>
          <w:p w14:paraId="12B0A88B" w14:textId="77777777" w:rsidR="00AB0492" w:rsidRDefault="00B554AB">
            <w:r>
              <w:rPr>
                <w:sz w:val="18"/>
                <w:szCs w:val="18"/>
              </w:rPr>
              <w:t>cause_source_value</w:t>
            </w:r>
          </w:p>
        </w:tc>
        <w:tc>
          <w:tcPr>
            <w:tcW w:w="1347" w:type="dxa"/>
          </w:tcPr>
          <w:p w14:paraId="1E3E9B5D" w14:textId="77777777" w:rsidR="00AB0492" w:rsidRDefault="00AB0492"/>
        </w:tc>
        <w:tc>
          <w:tcPr>
            <w:tcW w:w="3045" w:type="dxa"/>
          </w:tcPr>
          <w:p w14:paraId="62DB0178" w14:textId="77777777" w:rsidR="00AB0492" w:rsidRDefault="00AB0492"/>
        </w:tc>
        <w:tc>
          <w:tcPr>
            <w:tcW w:w="2475" w:type="dxa"/>
          </w:tcPr>
          <w:p w14:paraId="06D44BC3" w14:textId="77777777" w:rsidR="00AB0492" w:rsidRDefault="00AB0492"/>
        </w:tc>
      </w:tr>
      <w:tr w:rsidR="00AB0492" w14:paraId="6896D94A" w14:textId="77777777">
        <w:tc>
          <w:tcPr>
            <w:tcW w:w="2338" w:type="dxa"/>
          </w:tcPr>
          <w:p w14:paraId="4074E812" w14:textId="77777777" w:rsidR="00AB0492" w:rsidRDefault="00B554AB">
            <w:r>
              <w:rPr>
                <w:sz w:val="18"/>
                <w:szCs w:val="18"/>
              </w:rPr>
              <w:t>cause_source_concept_id</w:t>
            </w:r>
          </w:p>
        </w:tc>
        <w:tc>
          <w:tcPr>
            <w:tcW w:w="1347" w:type="dxa"/>
          </w:tcPr>
          <w:p w14:paraId="5FF7D44D" w14:textId="77777777" w:rsidR="00AB0492" w:rsidRDefault="00AB0492"/>
        </w:tc>
        <w:tc>
          <w:tcPr>
            <w:tcW w:w="3045" w:type="dxa"/>
          </w:tcPr>
          <w:p w14:paraId="41987F0A" w14:textId="77777777" w:rsidR="00AB0492" w:rsidRDefault="00AB0492"/>
        </w:tc>
        <w:tc>
          <w:tcPr>
            <w:tcW w:w="2475" w:type="dxa"/>
          </w:tcPr>
          <w:p w14:paraId="124E8025" w14:textId="77777777" w:rsidR="00AB0492" w:rsidRDefault="00AB0492"/>
        </w:tc>
      </w:tr>
    </w:tbl>
    <w:p w14:paraId="7E1AE184" w14:textId="77777777" w:rsidR="00AB0492" w:rsidRDefault="00AB0492"/>
    <w:p w14:paraId="684A8BE6" w14:textId="77777777" w:rsidR="00AB0492" w:rsidRDefault="00AB0492"/>
    <w:p w14:paraId="0EE5D5A4" w14:textId="77777777" w:rsidR="00AB0492" w:rsidRDefault="00B554AB">
      <w:r>
        <w:br w:type="page"/>
      </w:r>
    </w:p>
    <w:p w14:paraId="2241BB50" w14:textId="42717802" w:rsidR="00AB0492" w:rsidRDefault="00B554AB">
      <w:pPr>
        <w:pStyle w:val="Heading2"/>
      </w:pPr>
      <w:bookmarkStart w:id="27" w:name="_b947ccq2as7v" w:colFirst="0" w:colLast="0"/>
      <w:bookmarkEnd w:id="27"/>
      <w:r>
        <w:lastRenderedPageBreak/>
        <w:t>Table name: visit_occurrence</w:t>
      </w:r>
    </w:p>
    <w:p w14:paraId="4EBBB185" w14:textId="51015E1F" w:rsidR="00AB0492" w:rsidRDefault="00B554AB">
      <w:r>
        <w:t xml:space="preserve">When creating visits, create a temporary mapping table named </w:t>
      </w:r>
      <w:r>
        <w:rPr>
          <w:b/>
        </w:rPr>
        <w:t>TEMP_VISIT</w:t>
      </w:r>
      <w:r>
        <w:t xml:space="preserve"> to associate encids from the native to VISIT_OCCURRENCE in cdm. This lookup will be needed when ETLing the CONDITION_OCCURRENCE, DRUG_EXPOSRE, PROCEDURE_OCCURRENCE, and any native table which references an encounter_id that maps into a CDM table with a visit</w:t>
      </w:r>
      <w:ins w:id="28" w:author="Sena, Anthony [JRDUS]" w:date="2018-08-06T15:53:00Z">
        <w:r w:rsidR="0027280F">
          <w:t>_occurrence</w:t>
        </w:r>
      </w:ins>
      <w:r>
        <w:t>_id.</w:t>
      </w:r>
    </w:p>
    <w:p w14:paraId="119623C5" w14:textId="77777777" w:rsidR="00AB0492" w:rsidRDefault="00B554AB">
      <w:r>
        <w:rPr>
          <w:b/>
        </w:rPr>
        <w:t>TEMP_VISIT table query</w:t>
      </w:r>
    </w:p>
    <w:p w14:paraId="47E6F7FC" w14:textId="30F0A17B" w:rsidR="00AB0492" w:rsidRDefault="00B554AB">
      <w:pPr>
        <w:spacing w:after="0" w:line="240" w:lineRule="auto"/>
      </w:pPr>
      <w:r>
        <w:rPr>
          <w:rFonts w:ascii="Courier New" w:eastAsia="Courier New" w:hAnsi="Courier New" w:cs="Courier New"/>
        </w:rPr>
        <w:t xml:space="preserve">select </w:t>
      </w:r>
      <w:proofErr w:type="gramStart"/>
      <w:r>
        <w:rPr>
          <w:rFonts w:ascii="Courier New" w:eastAsia="Courier New" w:hAnsi="Courier New" w:cs="Courier New"/>
        </w:rPr>
        <w:t>Q.visitid</w:t>
      </w:r>
      <w:proofErr w:type="gramEnd"/>
      <w:r>
        <w:rPr>
          <w:rFonts w:ascii="Courier New" w:eastAsia="Courier New" w:hAnsi="Courier New" w:cs="Courier New"/>
        </w:rPr>
        <w:t xml:space="preserve"> source_visit_id, Q.encid cdm_visit_id, e.encid as source_encounterid</w:t>
      </w:r>
      <w:ins w:id="29" w:author="Sena, Anthony [JRDUS]" w:date="2018-08-06T16:38:00Z">
        <w:r w:rsidR="00B4595D">
          <w:rPr>
            <w:rFonts w:ascii="Courier New" w:eastAsia="Courier New" w:hAnsi="Courier New" w:cs="Courier New"/>
          </w:rPr>
          <w:t xml:space="preserve">, </w:t>
        </w:r>
        <w:commentRangeStart w:id="30"/>
        <w:r w:rsidR="00B4595D">
          <w:rPr>
            <w:rFonts w:ascii="Courier New" w:eastAsia="Courier New" w:hAnsi="Courier New" w:cs="Courier New"/>
          </w:rPr>
          <w:t xml:space="preserve">e.interaction_date, e.interaction_time, row_number() over (partition by Q.visitid ORDER BY </w:t>
        </w:r>
      </w:ins>
      <w:ins w:id="31" w:author="Sena, Anthony [JRDUS]" w:date="2018-08-06T16:39:00Z">
        <w:r w:rsidR="00B4595D">
          <w:rPr>
            <w:rFonts w:ascii="Courier New" w:eastAsia="Courier New" w:hAnsi="Courier New" w:cs="Courier New"/>
          </w:rPr>
          <w:t>e.</w:t>
        </w:r>
      </w:ins>
      <w:ins w:id="32" w:author="Sena, Anthony [JRDUS]" w:date="2018-08-06T16:38:00Z">
        <w:r w:rsidR="00B4595D">
          <w:rPr>
            <w:rFonts w:ascii="Courier New" w:eastAsia="Courier New" w:hAnsi="Courier New" w:cs="Courier New"/>
          </w:rPr>
          <w:t xml:space="preserve">interaction_date, </w:t>
        </w:r>
      </w:ins>
      <w:ins w:id="33" w:author="Sena, Anthony [JRDUS]" w:date="2018-08-06T16:39:00Z">
        <w:r w:rsidR="00B4595D">
          <w:rPr>
            <w:rFonts w:ascii="Courier New" w:eastAsia="Courier New" w:hAnsi="Courier New" w:cs="Courier New"/>
          </w:rPr>
          <w:t>e.interaction_time)</w:t>
        </w:r>
      </w:ins>
      <w:ins w:id="34" w:author="Sena, Anthony [JRDUS]" w:date="2018-08-06T16:40:00Z">
        <w:r w:rsidR="009F25F8">
          <w:rPr>
            <w:rFonts w:ascii="Courier New" w:eastAsia="Courier New" w:hAnsi="Courier New" w:cs="Courier New"/>
          </w:rPr>
          <w:t>rn</w:t>
        </w:r>
        <w:commentRangeEnd w:id="30"/>
        <w:r w:rsidR="009F25F8">
          <w:rPr>
            <w:rStyle w:val="CommentReference"/>
          </w:rPr>
          <w:commentReference w:id="30"/>
        </w:r>
      </w:ins>
    </w:p>
    <w:p w14:paraId="02C459F7" w14:textId="77777777" w:rsidR="00AB0492" w:rsidRDefault="00B554AB">
      <w:pPr>
        <w:spacing w:after="0" w:line="240" w:lineRule="auto"/>
      </w:pPr>
      <w:r>
        <w:rPr>
          <w:rFonts w:ascii="Courier New" w:eastAsia="Courier New" w:hAnsi="Courier New" w:cs="Courier New"/>
        </w:rPr>
        <w:t>from</w:t>
      </w:r>
    </w:p>
    <w:p w14:paraId="41BBFCEC" w14:textId="77777777" w:rsidR="00AB0492" w:rsidRDefault="00B554AB">
      <w:pPr>
        <w:spacing w:after="0" w:line="240" w:lineRule="auto"/>
      </w:pPr>
      <w:r>
        <w:rPr>
          <w:rFonts w:ascii="Courier New" w:eastAsia="Courier New" w:hAnsi="Courier New" w:cs="Courier New"/>
        </w:rPr>
        <w:t>(</w:t>
      </w:r>
    </w:p>
    <w:p w14:paraId="63E2B94F" w14:textId="04DC8061" w:rsidR="00AB0492" w:rsidRDefault="00B554AB">
      <w:pPr>
        <w:spacing w:after="0" w:line="240" w:lineRule="auto"/>
      </w:pPr>
      <w:r>
        <w:rPr>
          <w:rFonts w:ascii="Courier New" w:eastAsia="Courier New" w:hAnsi="Courier New" w:cs="Courier New"/>
        </w:rPr>
        <w:t xml:space="preserve">  select </w:t>
      </w:r>
      <w:proofErr w:type="gramStart"/>
      <w:r>
        <w:rPr>
          <w:rFonts w:ascii="Courier New" w:eastAsia="Courier New" w:hAnsi="Courier New" w:cs="Courier New"/>
        </w:rPr>
        <w:t>v.visitid</w:t>
      </w:r>
      <w:proofErr w:type="gramEnd"/>
      <w:r>
        <w:rPr>
          <w:rFonts w:ascii="Courier New" w:eastAsia="Courier New" w:hAnsi="Courier New" w:cs="Courier New"/>
        </w:rPr>
        <w:t>,  e.encid, row_number() over (partition by v.visitid order by e.interaction_date</w:t>
      </w:r>
      <w:ins w:id="35" w:author="Sena, Anthony [JRDUS]" w:date="2018-08-06T16:39:00Z">
        <w:r w:rsidR="00B4595D">
          <w:rPr>
            <w:rFonts w:ascii="Courier New" w:eastAsia="Courier New" w:hAnsi="Courier New" w:cs="Courier New"/>
          </w:rPr>
          <w:t xml:space="preserve">, </w:t>
        </w:r>
        <w:commentRangeStart w:id="36"/>
        <w:r w:rsidR="00B4595D">
          <w:rPr>
            <w:rFonts w:ascii="Courier New" w:eastAsia="Courier New" w:hAnsi="Courier New" w:cs="Courier New"/>
          </w:rPr>
          <w:t>e.interaction_time</w:t>
        </w:r>
      </w:ins>
      <w:commentRangeEnd w:id="36"/>
      <w:ins w:id="37" w:author="Sena, Anthony [JRDUS]" w:date="2018-08-06T16:41:00Z">
        <w:r w:rsidR="009F25F8">
          <w:rPr>
            <w:rStyle w:val="CommentReference"/>
          </w:rPr>
          <w:commentReference w:id="36"/>
        </w:r>
      </w:ins>
      <w:r>
        <w:rPr>
          <w:rFonts w:ascii="Courier New" w:eastAsia="Courier New" w:hAnsi="Courier New" w:cs="Courier New"/>
        </w:rPr>
        <w:t>) as ordinal</w:t>
      </w:r>
    </w:p>
    <w:p w14:paraId="0BEBF8CC" w14:textId="77777777" w:rsidR="00AB0492" w:rsidRDefault="00B554AB">
      <w:pPr>
        <w:spacing w:after="0" w:line="240" w:lineRule="auto"/>
      </w:pPr>
      <w:r>
        <w:rPr>
          <w:rFonts w:ascii="Courier New" w:eastAsia="Courier New" w:hAnsi="Courier New" w:cs="Courier New"/>
        </w:rPr>
        <w:t xml:space="preserve">  from </w:t>
      </w:r>
      <w:proofErr w:type="gramStart"/>
      <w:r>
        <w:rPr>
          <w:rFonts w:ascii="Courier New" w:eastAsia="Courier New" w:hAnsi="Courier New" w:cs="Courier New"/>
        </w:rPr>
        <w:t>native.visit</w:t>
      </w:r>
      <w:proofErr w:type="gramEnd"/>
      <w:r>
        <w:rPr>
          <w:rFonts w:ascii="Courier New" w:eastAsia="Courier New" w:hAnsi="Courier New" w:cs="Courier New"/>
        </w:rPr>
        <w:t xml:space="preserve"> v</w:t>
      </w:r>
    </w:p>
    <w:p w14:paraId="76B46F91" w14:textId="77777777" w:rsidR="00AB0492" w:rsidRDefault="00B554AB">
      <w:pPr>
        <w:spacing w:after="0" w:line="240" w:lineRule="auto"/>
      </w:pPr>
      <w:r>
        <w:rPr>
          <w:rFonts w:ascii="Courier New" w:eastAsia="Courier New" w:hAnsi="Courier New" w:cs="Courier New"/>
        </w:rPr>
        <w:t xml:space="preserve">  join </w:t>
      </w:r>
      <w:proofErr w:type="gramStart"/>
      <w:r>
        <w:rPr>
          <w:rFonts w:ascii="Courier New" w:eastAsia="Courier New" w:hAnsi="Courier New" w:cs="Courier New"/>
        </w:rPr>
        <w:t>native.encounter</w:t>
      </w:r>
      <w:proofErr w:type="gramEnd"/>
      <w:r>
        <w:rPr>
          <w:rFonts w:ascii="Courier New" w:eastAsia="Courier New" w:hAnsi="Courier New" w:cs="Courier New"/>
        </w:rPr>
        <w:t xml:space="preserve"> e on v.visitid = e.visitid</w:t>
      </w:r>
    </w:p>
    <w:p w14:paraId="0328F621" w14:textId="77777777" w:rsidR="00AB0492" w:rsidRDefault="00B554AB">
      <w:pPr>
        <w:spacing w:after="0" w:line="240" w:lineRule="auto"/>
      </w:pPr>
      <w:r>
        <w:rPr>
          <w:rFonts w:ascii="Courier New" w:eastAsia="Courier New" w:hAnsi="Courier New" w:cs="Courier New"/>
        </w:rPr>
        <w:t>) Q</w:t>
      </w:r>
    </w:p>
    <w:p w14:paraId="55770B8E" w14:textId="77777777" w:rsidR="00AB0492" w:rsidRDefault="00B554AB">
      <w:pPr>
        <w:spacing w:after="0" w:line="240" w:lineRule="auto"/>
      </w:pPr>
      <w:r>
        <w:rPr>
          <w:rFonts w:ascii="Courier New" w:eastAsia="Courier New" w:hAnsi="Courier New" w:cs="Courier New"/>
        </w:rPr>
        <w:t xml:space="preserve">JOIN </w:t>
      </w:r>
      <w:proofErr w:type="gramStart"/>
      <w:r>
        <w:rPr>
          <w:rFonts w:ascii="Courier New" w:eastAsia="Courier New" w:hAnsi="Courier New" w:cs="Courier New"/>
        </w:rPr>
        <w:t>native.encounter</w:t>
      </w:r>
      <w:proofErr w:type="gramEnd"/>
      <w:r>
        <w:rPr>
          <w:rFonts w:ascii="Courier New" w:eastAsia="Courier New" w:hAnsi="Courier New" w:cs="Courier New"/>
        </w:rPr>
        <w:t xml:space="preserve"> e on e.visitid = Q.visitid</w:t>
      </w:r>
    </w:p>
    <w:p w14:paraId="53032FF0" w14:textId="77777777" w:rsidR="00AB0492" w:rsidRDefault="00B554AB">
      <w:pPr>
        <w:spacing w:after="0" w:line="240" w:lineRule="auto"/>
      </w:pPr>
      <w:r>
        <w:rPr>
          <w:rFonts w:ascii="Courier New" w:eastAsia="Courier New" w:hAnsi="Courier New" w:cs="Courier New"/>
        </w:rPr>
        <w:t xml:space="preserve">where </w:t>
      </w:r>
      <w:proofErr w:type="gramStart"/>
      <w:r>
        <w:rPr>
          <w:rFonts w:ascii="Courier New" w:eastAsia="Courier New" w:hAnsi="Courier New" w:cs="Courier New"/>
        </w:rPr>
        <w:t>Q.ordinal</w:t>
      </w:r>
      <w:proofErr w:type="gramEnd"/>
      <w:r>
        <w:rPr>
          <w:rFonts w:ascii="Courier New" w:eastAsia="Courier New" w:hAnsi="Courier New" w:cs="Courier New"/>
        </w:rPr>
        <w:t xml:space="preserve"> = 1</w:t>
      </w:r>
    </w:p>
    <w:p w14:paraId="3C52E381" w14:textId="77777777" w:rsidR="00AB0492" w:rsidRDefault="00AB0492"/>
    <w:p w14:paraId="52EE931F" w14:textId="23C63842" w:rsidR="00EC1DE4" w:rsidRDefault="00EC1DE4">
      <w:r>
        <w:t xml:space="preserve">NOTE: As of CDM V5.2, the VISIT_OCCURRENCE table supports providing an admitting/discharge reason and a preceding visit ID which </w:t>
      </w:r>
      <w:r w:rsidR="00716FB7">
        <w:t xml:space="preserve">should be considered with the logic used above. The OPTUM Pan-ther </w:t>
      </w:r>
      <w:del w:id="38" w:author="Sena, Anthony [JRDUS]" w:date="2018-08-06T15:29:00Z">
        <w:r w:rsidR="00716FB7" w:rsidDel="007378C2">
          <w:delText xml:space="preserve">encounter </w:delText>
        </w:r>
      </w:del>
      <w:ins w:id="39" w:author="Sena, Anthony [JRDUS]" w:date="2018-08-06T15:29:00Z">
        <w:r w:rsidR="007378C2">
          <w:t xml:space="preserve">visit </w:t>
        </w:r>
      </w:ins>
      <w:r w:rsidR="00716FB7">
        <w:t>source table contains fields: admission_source and discharge_disposition that we should map.</w:t>
      </w:r>
    </w:p>
    <w:p w14:paraId="258EDC23" w14:textId="77777777" w:rsidR="00AB0492" w:rsidRDefault="00B554AB">
      <w:pPr>
        <w:pStyle w:val="Heading3"/>
      </w:pPr>
      <w:bookmarkStart w:id="40" w:name="_si8wx1dr205c" w:colFirst="0" w:colLast="0"/>
      <w:bookmarkEnd w:id="40"/>
      <w:r>
        <w:t>Reading from encounter</w:t>
      </w:r>
    </w:p>
    <w:p w14:paraId="749FF651" w14:textId="77777777" w:rsidR="00AB0492" w:rsidRDefault="00B554AB">
      <w:r>
        <w:rPr>
          <w:b/>
        </w:rPr>
        <w:t xml:space="preserve">Note: when pulling in encounters, only pull in encounters not associated with a visit: </w:t>
      </w:r>
    </w:p>
    <w:p w14:paraId="37B965D5" w14:textId="77777777" w:rsidR="00AB0492" w:rsidRDefault="00B554AB">
      <w:r>
        <w:rPr>
          <w:rFonts w:ascii="Consolas" w:eastAsia="Consolas" w:hAnsi="Consolas" w:cs="Consolas"/>
        </w:rPr>
        <w:t xml:space="preserve">LEFT JOIN visit v on </w:t>
      </w:r>
      <w:proofErr w:type="gramStart"/>
      <w:r>
        <w:rPr>
          <w:rFonts w:ascii="Consolas" w:eastAsia="Consolas" w:hAnsi="Consolas" w:cs="Consolas"/>
        </w:rPr>
        <w:t>e.visitid</w:t>
      </w:r>
      <w:proofErr w:type="gramEnd"/>
      <w:r>
        <w:rPr>
          <w:rFonts w:ascii="Consolas" w:eastAsia="Consolas" w:hAnsi="Consolas" w:cs="Consolas"/>
        </w:rPr>
        <w:t xml:space="preserve"> = v.visitid where v.visitid is null</w:t>
      </w:r>
    </w:p>
    <w:p w14:paraId="5E845F23" w14:textId="77777777" w:rsidR="00AB0492" w:rsidRDefault="00B554AB">
      <w:r>
        <w:rPr>
          <w:noProof/>
        </w:rPr>
        <w:drawing>
          <wp:inline distT="114300" distB="114300" distL="114300" distR="114300" wp14:anchorId="3B4D8347" wp14:editId="27B20E91">
            <wp:extent cx="5715000" cy="231457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715000" cy="2314575"/>
                    </a:xfrm>
                    <a:prstGeom prst="rect">
                      <a:avLst/>
                    </a:prstGeom>
                    <a:ln/>
                  </pic:spPr>
                </pic:pic>
              </a:graphicData>
            </a:graphic>
          </wp:inline>
        </w:drawing>
      </w:r>
    </w:p>
    <w:tbl>
      <w:tblPr>
        <w:tblStyle w:val="a6"/>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90"/>
        <w:gridCol w:w="1695"/>
        <w:gridCol w:w="2820"/>
        <w:gridCol w:w="2895"/>
      </w:tblGrid>
      <w:tr w:rsidR="00AB0492" w14:paraId="1BD607AB" w14:textId="77777777">
        <w:tc>
          <w:tcPr>
            <w:tcW w:w="2190" w:type="dxa"/>
            <w:shd w:val="clear" w:color="auto" w:fill="AAAAFF"/>
          </w:tcPr>
          <w:p w14:paraId="1742BBDA" w14:textId="77777777" w:rsidR="00AB0492" w:rsidRDefault="00B554AB">
            <w:r>
              <w:lastRenderedPageBreak/>
              <w:t>Destination Field</w:t>
            </w:r>
          </w:p>
        </w:tc>
        <w:tc>
          <w:tcPr>
            <w:tcW w:w="1695" w:type="dxa"/>
            <w:shd w:val="clear" w:color="auto" w:fill="AAAAFF"/>
          </w:tcPr>
          <w:p w14:paraId="762D5084" w14:textId="77777777" w:rsidR="00AB0492" w:rsidRDefault="00B554AB">
            <w:r>
              <w:t>Source Field</w:t>
            </w:r>
          </w:p>
        </w:tc>
        <w:tc>
          <w:tcPr>
            <w:tcW w:w="2820" w:type="dxa"/>
            <w:shd w:val="clear" w:color="auto" w:fill="AAAAFF"/>
          </w:tcPr>
          <w:p w14:paraId="4376CC3E" w14:textId="77777777" w:rsidR="00AB0492" w:rsidRDefault="00B554AB">
            <w:r>
              <w:t>Logic</w:t>
            </w:r>
          </w:p>
        </w:tc>
        <w:tc>
          <w:tcPr>
            <w:tcW w:w="2895" w:type="dxa"/>
            <w:shd w:val="clear" w:color="auto" w:fill="AAAAFF"/>
          </w:tcPr>
          <w:p w14:paraId="3F863CC4" w14:textId="77777777" w:rsidR="00AB0492" w:rsidRDefault="00B554AB">
            <w:r>
              <w:t>Comment</w:t>
            </w:r>
          </w:p>
        </w:tc>
      </w:tr>
      <w:tr w:rsidR="00AB0492" w14:paraId="6CA7D9E9" w14:textId="77777777">
        <w:tc>
          <w:tcPr>
            <w:tcW w:w="2190" w:type="dxa"/>
          </w:tcPr>
          <w:p w14:paraId="7CF0E423" w14:textId="77777777" w:rsidR="00AB0492" w:rsidRDefault="00B554AB">
            <w:r>
              <w:rPr>
                <w:sz w:val="18"/>
                <w:szCs w:val="18"/>
              </w:rPr>
              <w:t>visit_occurrence_id</w:t>
            </w:r>
          </w:p>
        </w:tc>
        <w:tc>
          <w:tcPr>
            <w:tcW w:w="1695" w:type="dxa"/>
          </w:tcPr>
          <w:p w14:paraId="406D1BAF" w14:textId="77777777" w:rsidR="00AB0492" w:rsidRDefault="00B554AB">
            <w:r>
              <w:rPr>
                <w:sz w:val="18"/>
                <w:szCs w:val="18"/>
              </w:rPr>
              <w:t>encid</w:t>
            </w:r>
          </w:p>
        </w:tc>
        <w:tc>
          <w:tcPr>
            <w:tcW w:w="2820" w:type="dxa"/>
          </w:tcPr>
          <w:p w14:paraId="34CBE3EA" w14:textId="77777777" w:rsidR="00AB0492" w:rsidRDefault="00AB0492"/>
        </w:tc>
        <w:tc>
          <w:tcPr>
            <w:tcW w:w="2895" w:type="dxa"/>
          </w:tcPr>
          <w:p w14:paraId="0CF34B99" w14:textId="77777777" w:rsidR="00AB0492" w:rsidRDefault="00AB0492"/>
        </w:tc>
      </w:tr>
      <w:tr w:rsidR="00AB0492" w14:paraId="1408629B" w14:textId="77777777">
        <w:tc>
          <w:tcPr>
            <w:tcW w:w="2190" w:type="dxa"/>
          </w:tcPr>
          <w:p w14:paraId="7E5FBBB9" w14:textId="77777777" w:rsidR="00AB0492" w:rsidRDefault="00B554AB">
            <w:r>
              <w:rPr>
                <w:sz w:val="18"/>
                <w:szCs w:val="18"/>
              </w:rPr>
              <w:t>person_id</w:t>
            </w:r>
          </w:p>
        </w:tc>
        <w:tc>
          <w:tcPr>
            <w:tcW w:w="1695" w:type="dxa"/>
          </w:tcPr>
          <w:p w14:paraId="39B1A09E" w14:textId="77777777" w:rsidR="00AB0492" w:rsidRDefault="00B554AB">
            <w:r>
              <w:rPr>
                <w:sz w:val="18"/>
                <w:szCs w:val="18"/>
              </w:rPr>
              <w:t>ptid</w:t>
            </w:r>
          </w:p>
        </w:tc>
        <w:tc>
          <w:tcPr>
            <w:tcW w:w="2820" w:type="dxa"/>
          </w:tcPr>
          <w:p w14:paraId="6E6BA357" w14:textId="77777777" w:rsidR="00AB0492" w:rsidRDefault="00AB0492"/>
        </w:tc>
        <w:tc>
          <w:tcPr>
            <w:tcW w:w="2895" w:type="dxa"/>
          </w:tcPr>
          <w:p w14:paraId="3266278F" w14:textId="77777777" w:rsidR="00AB0492" w:rsidRDefault="00AB0492"/>
        </w:tc>
      </w:tr>
      <w:tr w:rsidR="00AB0492" w14:paraId="567E1E38" w14:textId="77777777">
        <w:tc>
          <w:tcPr>
            <w:tcW w:w="2190" w:type="dxa"/>
          </w:tcPr>
          <w:p w14:paraId="20BB9CFE" w14:textId="77777777" w:rsidR="00AB0492" w:rsidRDefault="00B554AB">
            <w:r>
              <w:rPr>
                <w:sz w:val="18"/>
                <w:szCs w:val="18"/>
              </w:rPr>
              <w:t>visit_concept_id</w:t>
            </w:r>
          </w:p>
        </w:tc>
        <w:tc>
          <w:tcPr>
            <w:tcW w:w="1695" w:type="dxa"/>
          </w:tcPr>
          <w:p w14:paraId="58827717" w14:textId="77777777" w:rsidR="00AB0492" w:rsidRDefault="00B554AB">
            <w:r>
              <w:rPr>
                <w:sz w:val="18"/>
                <w:szCs w:val="18"/>
              </w:rPr>
              <w:t>interaction_type</w:t>
            </w:r>
          </w:p>
        </w:tc>
        <w:tc>
          <w:tcPr>
            <w:tcW w:w="2820" w:type="dxa"/>
          </w:tcPr>
          <w:p w14:paraId="201F9DC0" w14:textId="77777777" w:rsidR="00AB0492" w:rsidRDefault="00B554AB">
            <w:r>
              <w:rPr>
                <w:sz w:val="18"/>
                <w:szCs w:val="18"/>
              </w:rPr>
              <w:t xml:space="preserve">STCM Lookup </w:t>
            </w:r>
            <w:r>
              <w:rPr>
                <w:color w:val="FF9900"/>
                <w:sz w:val="18"/>
                <w:szCs w:val="18"/>
              </w:rPr>
              <w:t>JNJ_OPTUM_EHR_VISIT.csv</w:t>
            </w:r>
          </w:p>
        </w:tc>
        <w:tc>
          <w:tcPr>
            <w:tcW w:w="2895" w:type="dxa"/>
          </w:tcPr>
          <w:p w14:paraId="77F393E8" w14:textId="77777777" w:rsidR="00AB0492" w:rsidRDefault="00AB0492"/>
        </w:tc>
      </w:tr>
      <w:tr w:rsidR="00AB0492" w14:paraId="20EEB31A" w14:textId="77777777">
        <w:tc>
          <w:tcPr>
            <w:tcW w:w="2190" w:type="dxa"/>
          </w:tcPr>
          <w:p w14:paraId="3F5A3CC2" w14:textId="77777777" w:rsidR="00AB0492" w:rsidRDefault="00B554AB">
            <w:r>
              <w:rPr>
                <w:sz w:val="18"/>
                <w:szCs w:val="18"/>
              </w:rPr>
              <w:t>visit_start_date</w:t>
            </w:r>
          </w:p>
        </w:tc>
        <w:tc>
          <w:tcPr>
            <w:tcW w:w="1695" w:type="dxa"/>
          </w:tcPr>
          <w:p w14:paraId="03D9C655" w14:textId="77777777" w:rsidR="00AB0492" w:rsidRDefault="00B554AB">
            <w:r>
              <w:rPr>
                <w:sz w:val="18"/>
                <w:szCs w:val="18"/>
              </w:rPr>
              <w:t>interaction_date</w:t>
            </w:r>
          </w:p>
        </w:tc>
        <w:tc>
          <w:tcPr>
            <w:tcW w:w="2820" w:type="dxa"/>
          </w:tcPr>
          <w:p w14:paraId="549A54EA" w14:textId="77777777" w:rsidR="00AB0492" w:rsidRDefault="00AB0492"/>
        </w:tc>
        <w:tc>
          <w:tcPr>
            <w:tcW w:w="2895" w:type="dxa"/>
          </w:tcPr>
          <w:p w14:paraId="3FB86B07" w14:textId="77777777" w:rsidR="00AB0492" w:rsidRDefault="00AB0492"/>
        </w:tc>
      </w:tr>
      <w:tr w:rsidR="00AB0492" w14:paraId="3EA86EC1" w14:textId="77777777">
        <w:tc>
          <w:tcPr>
            <w:tcW w:w="2190" w:type="dxa"/>
          </w:tcPr>
          <w:p w14:paraId="0059B1D5" w14:textId="5671CFD5" w:rsidR="00AB0492" w:rsidRDefault="00B554AB">
            <w:r>
              <w:rPr>
                <w:sz w:val="18"/>
                <w:szCs w:val="18"/>
              </w:rPr>
              <w:t>visit_start_</w:t>
            </w:r>
            <w:ins w:id="41" w:author="Sena, Anthony [JRDUS]" w:date="2018-06-20T16:14:00Z">
              <w:r w:rsidR="00E73823">
                <w:rPr>
                  <w:sz w:val="18"/>
                  <w:szCs w:val="18"/>
                </w:rPr>
                <w:t>date</w:t>
              </w:r>
            </w:ins>
            <w:r>
              <w:rPr>
                <w:sz w:val="18"/>
                <w:szCs w:val="18"/>
              </w:rPr>
              <w:t>time</w:t>
            </w:r>
          </w:p>
        </w:tc>
        <w:tc>
          <w:tcPr>
            <w:tcW w:w="1695" w:type="dxa"/>
          </w:tcPr>
          <w:p w14:paraId="0C07F380" w14:textId="77777777" w:rsidR="00AB0492" w:rsidRDefault="00B554AB">
            <w:r>
              <w:rPr>
                <w:sz w:val="18"/>
                <w:szCs w:val="18"/>
              </w:rPr>
              <w:t>interaction_time</w:t>
            </w:r>
          </w:p>
        </w:tc>
        <w:tc>
          <w:tcPr>
            <w:tcW w:w="2820" w:type="dxa"/>
          </w:tcPr>
          <w:p w14:paraId="2815350B" w14:textId="77777777" w:rsidR="00AB0492" w:rsidRDefault="00AB0492"/>
        </w:tc>
        <w:tc>
          <w:tcPr>
            <w:tcW w:w="2895" w:type="dxa"/>
          </w:tcPr>
          <w:p w14:paraId="50A0AA0C" w14:textId="77777777" w:rsidR="00AB0492" w:rsidRDefault="00AB0492"/>
        </w:tc>
      </w:tr>
      <w:tr w:rsidR="00AB0492" w14:paraId="13B82A4C" w14:textId="77777777">
        <w:tc>
          <w:tcPr>
            <w:tcW w:w="2190" w:type="dxa"/>
          </w:tcPr>
          <w:p w14:paraId="5EADC2EB" w14:textId="77777777" w:rsidR="00AB0492" w:rsidRDefault="00B554AB">
            <w:r>
              <w:rPr>
                <w:sz w:val="18"/>
                <w:szCs w:val="18"/>
              </w:rPr>
              <w:t>visit_end_date</w:t>
            </w:r>
          </w:p>
        </w:tc>
        <w:tc>
          <w:tcPr>
            <w:tcW w:w="1695" w:type="dxa"/>
          </w:tcPr>
          <w:p w14:paraId="4B1BA549" w14:textId="77777777" w:rsidR="00AB0492" w:rsidRDefault="00B554AB">
            <w:r>
              <w:rPr>
                <w:sz w:val="18"/>
                <w:szCs w:val="18"/>
              </w:rPr>
              <w:t>interaction_date</w:t>
            </w:r>
          </w:p>
        </w:tc>
        <w:tc>
          <w:tcPr>
            <w:tcW w:w="2820" w:type="dxa"/>
          </w:tcPr>
          <w:p w14:paraId="7EA0BB48" w14:textId="77777777" w:rsidR="00AB0492" w:rsidRDefault="00AB0492"/>
        </w:tc>
        <w:tc>
          <w:tcPr>
            <w:tcW w:w="2895" w:type="dxa"/>
          </w:tcPr>
          <w:p w14:paraId="773DAA38" w14:textId="77777777" w:rsidR="00AB0492" w:rsidRDefault="00AB0492"/>
        </w:tc>
      </w:tr>
      <w:tr w:rsidR="00AB0492" w14:paraId="44E85D74" w14:textId="77777777">
        <w:tc>
          <w:tcPr>
            <w:tcW w:w="2190" w:type="dxa"/>
          </w:tcPr>
          <w:p w14:paraId="1B3B5424" w14:textId="6F10F89B" w:rsidR="00AB0492" w:rsidRDefault="00B554AB">
            <w:r>
              <w:rPr>
                <w:sz w:val="18"/>
                <w:szCs w:val="18"/>
              </w:rPr>
              <w:t>visit_end_</w:t>
            </w:r>
            <w:ins w:id="42" w:author="Sena, Anthony [JRDUS]" w:date="2018-06-20T16:14:00Z">
              <w:r w:rsidR="00E73823">
                <w:rPr>
                  <w:sz w:val="18"/>
                  <w:szCs w:val="18"/>
                </w:rPr>
                <w:t>date</w:t>
              </w:r>
            </w:ins>
            <w:r>
              <w:rPr>
                <w:sz w:val="18"/>
                <w:szCs w:val="18"/>
              </w:rPr>
              <w:t>time</w:t>
            </w:r>
          </w:p>
        </w:tc>
        <w:tc>
          <w:tcPr>
            <w:tcW w:w="1695" w:type="dxa"/>
          </w:tcPr>
          <w:p w14:paraId="4E17BB33" w14:textId="77777777" w:rsidR="00AB0492" w:rsidRDefault="00AB0492"/>
        </w:tc>
        <w:tc>
          <w:tcPr>
            <w:tcW w:w="2820" w:type="dxa"/>
          </w:tcPr>
          <w:p w14:paraId="7F75705C" w14:textId="77777777" w:rsidR="00AB0492" w:rsidRDefault="00AB0492"/>
        </w:tc>
        <w:tc>
          <w:tcPr>
            <w:tcW w:w="2895" w:type="dxa"/>
          </w:tcPr>
          <w:p w14:paraId="57647BA5" w14:textId="77777777" w:rsidR="00AB0492" w:rsidRDefault="00AB0492"/>
        </w:tc>
      </w:tr>
      <w:tr w:rsidR="00AB0492" w14:paraId="1391B2DB" w14:textId="77777777">
        <w:tc>
          <w:tcPr>
            <w:tcW w:w="2190" w:type="dxa"/>
          </w:tcPr>
          <w:p w14:paraId="2156164A" w14:textId="77777777" w:rsidR="00AB0492" w:rsidRDefault="00B554AB">
            <w:r>
              <w:rPr>
                <w:sz w:val="18"/>
                <w:szCs w:val="18"/>
              </w:rPr>
              <w:t>visit_type_concept_id</w:t>
            </w:r>
          </w:p>
        </w:tc>
        <w:tc>
          <w:tcPr>
            <w:tcW w:w="1695" w:type="dxa"/>
          </w:tcPr>
          <w:p w14:paraId="7EA1E4FA" w14:textId="77777777" w:rsidR="00AB0492" w:rsidRDefault="00AB0492"/>
        </w:tc>
        <w:tc>
          <w:tcPr>
            <w:tcW w:w="2820" w:type="dxa"/>
          </w:tcPr>
          <w:p w14:paraId="23DA51B1" w14:textId="77777777" w:rsidR="00AB0492" w:rsidRDefault="00B554AB">
            <w:r>
              <w:rPr>
                <w:sz w:val="18"/>
                <w:szCs w:val="18"/>
              </w:rPr>
              <w:t>44818518</w:t>
            </w:r>
          </w:p>
        </w:tc>
        <w:tc>
          <w:tcPr>
            <w:tcW w:w="2895" w:type="dxa"/>
          </w:tcPr>
          <w:p w14:paraId="097CCB58" w14:textId="77777777" w:rsidR="00AB0492" w:rsidRDefault="00B554AB">
            <w:r>
              <w:rPr>
                <w:sz w:val="18"/>
                <w:szCs w:val="18"/>
              </w:rPr>
              <w:t>Visit derived from EHR record</w:t>
            </w:r>
          </w:p>
        </w:tc>
      </w:tr>
      <w:tr w:rsidR="00AB0492" w14:paraId="436D8B37" w14:textId="77777777">
        <w:tc>
          <w:tcPr>
            <w:tcW w:w="2190" w:type="dxa"/>
          </w:tcPr>
          <w:p w14:paraId="578744C3" w14:textId="77777777" w:rsidR="00AB0492" w:rsidRDefault="00B554AB">
            <w:r>
              <w:rPr>
                <w:sz w:val="18"/>
                <w:szCs w:val="18"/>
              </w:rPr>
              <w:t>provider_id</w:t>
            </w:r>
          </w:p>
        </w:tc>
        <w:tc>
          <w:tcPr>
            <w:tcW w:w="1695" w:type="dxa"/>
          </w:tcPr>
          <w:p w14:paraId="7B65D86F" w14:textId="77777777" w:rsidR="00AB0492" w:rsidRDefault="00B554AB">
            <w:r>
              <w:rPr>
                <w:sz w:val="18"/>
                <w:szCs w:val="18"/>
              </w:rPr>
              <w:t>encid</w:t>
            </w:r>
          </w:p>
        </w:tc>
        <w:tc>
          <w:tcPr>
            <w:tcW w:w="2820" w:type="dxa"/>
          </w:tcPr>
          <w:p w14:paraId="0D2D143C" w14:textId="77777777" w:rsidR="00AB0492" w:rsidRDefault="00B554AB">
            <w:r>
              <w:rPr>
                <w:sz w:val="18"/>
                <w:szCs w:val="18"/>
              </w:rPr>
              <w:t>Look up in Provider table using encounter_</w:t>
            </w:r>
            <w:proofErr w:type="gramStart"/>
            <w:r>
              <w:rPr>
                <w:sz w:val="18"/>
                <w:szCs w:val="18"/>
              </w:rPr>
              <w:t>provider.provid</w:t>
            </w:r>
            <w:proofErr w:type="gramEnd"/>
          </w:p>
        </w:tc>
        <w:tc>
          <w:tcPr>
            <w:tcW w:w="2895" w:type="dxa"/>
          </w:tcPr>
          <w:p w14:paraId="156E09A8" w14:textId="77777777" w:rsidR="00AB0492" w:rsidRDefault="009D47AE">
            <w:pPr>
              <w:rPr>
                <w:sz w:val="18"/>
                <w:szCs w:val="18"/>
              </w:rPr>
            </w:pPr>
            <w:r>
              <w:rPr>
                <w:sz w:val="18"/>
                <w:szCs w:val="18"/>
              </w:rPr>
              <w:t>When joining to the provider table, employ the following logic to ensure only 1 provider is associated with the visit:</w:t>
            </w:r>
          </w:p>
          <w:p w14:paraId="39752CED" w14:textId="77777777" w:rsidR="009D47AE" w:rsidRDefault="009D47AE" w:rsidP="009D47AE">
            <w:pPr>
              <w:pStyle w:val="ListParagraph"/>
              <w:numPr>
                <w:ilvl w:val="0"/>
                <w:numId w:val="1"/>
              </w:numPr>
              <w:rPr>
                <w:sz w:val="18"/>
                <w:szCs w:val="18"/>
              </w:rPr>
            </w:pPr>
            <w:r>
              <w:rPr>
                <w:sz w:val="18"/>
                <w:szCs w:val="18"/>
              </w:rPr>
              <w:t xml:space="preserve">If there is &gt; 1 provider, prioritize the provider where provider_role == ‘ATTENDING’. </w:t>
            </w:r>
          </w:p>
          <w:p w14:paraId="5F495118" w14:textId="77777777" w:rsidR="009D47AE" w:rsidRDefault="009D47AE" w:rsidP="009D47AE">
            <w:pPr>
              <w:pStyle w:val="ListParagraph"/>
              <w:numPr>
                <w:ilvl w:val="1"/>
                <w:numId w:val="1"/>
              </w:numPr>
              <w:rPr>
                <w:sz w:val="18"/>
                <w:szCs w:val="18"/>
              </w:rPr>
            </w:pPr>
            <w:r>
              <w:rPr>
                <w:sz w:val="18"/>
                <w:szCs w:val="18"/>
              </w:rPr>
              <w:t>If there is &gt; 1 record after applying this filter, sort by the specialty and pick the first.</w:t>
            </w:r>
          </w:p>
          <w:p w14:paraId="1AB8ED1F" w14:textId="77777777" w:rsidR="009D47AE" w:rsidRPr="009D47AE" w:rsidRDefault="009D47AE" w:rsidP="009D47AE">
            <w:pPr>
              <w:pStyle w:val="ListParagraph"/>
              <w:numPr>
                <w:ilvl w:val="0"/>
                <w:numId w:val="1"/>
              </w:numPr>
              <w:rPr>
                <w:sz w:val="18"/>
                <w:szCs w:val="18"/>
              </w:rPr>
            </w:pPr>
            <w:r>
              <w:rPr>
                <w:sz w:val="18"/>
                <w:szCs w:val="18"/>
              </w:rPr>
              <w:t xml:space="preserve">If there is &gt; 1 provider and 0 meet the criteria of provider_role == ‘ATTENDING’, sort by the </w:t>
            </w:r>
            <w:r w:rsidR="00795C70">
              <w:rPr>
                <w:sz w:val="18"/>
                <w:szCs w:val="18"/>
              </w:rPr>
              <w:t xml:space="preserve">role &amp; </w:t>
            </w:r>
            <w:r>
              <w:rPr>
                <w:sz w:val="18"/>
                <w:szCs w:val="18"/>
              </w:rPr>
              <w:t>specialty and pick the first.</w:t>
            </w:r>
          </w:p>
        </w:tc>
      </w:tr>
      <w:tr w:rsidR="00AB0492" w14:paraId="1C7BE92B" w14:textId="77777777">
        <w:tc>
          <w:tcPr>
            <w:tcW w:w="2190" w:type="dxa"/>
          </w:tcPr>
          <w:p w14:paraId="5C82855C" w14:textId="77777777" w:rsidR="00AB0492" w:rsidRDefault="00B554AB">
            <w:r>
              <w:rPr>
                <w:sz w:val="18"/>
                <w:szCs w:val="18"/>
              </w:rPr>
              <w:t>care_site_id</w:t>
            </w:r>
          </w:p>
        </w:tc>
        <w:tc>
          <w:tcPr>
            <w:tcW w:w="1695" w:type="dxa"/>
          </w:tcPr>
          <w:p w14:paraId="16430619" w14:textId="77777777" w:rsidR="00AB0492" w:rsidRDefault="00AB0492"/>
        </w:tc>
        <w:tc>
          <w:tcPr>
            <w:tcW w:w="2820" w:type="dxa"/>
          </w:tcPr>
          <w:p w14:paraId="244DA13C" w14:textId="77777777" w:rsidR="00AB0492" w:rsidRDefault="00AB0492"/>
        </w:tc>
        <w:tc>
          <w:tcPr>
            <w:tcW w:w="2895" w:type="dxa"/>
          </w:tcPr>
          <w:p w14:paraId="512F3E75" w14:textId="77777777" w:rsidR="00AB0492" w:rsidRDefault="00AB0492"/>
        </w:tc>
      </w:tr>
      <w:tr w:rsidR="00AB0492" w14:paraId="1AEA6E64" w14:textId="77777777">
        <w:tc>
          <w:tcPr>
            <w:tcW w:w="2190" w:type="dxa"/>
          </w:tcPr>
          <w:p w14:paraId="58ACE838" w14:textId="77777777" w:rsidR="00AB0492" w:rsidRDefault="00B554AB">
            <w:r>
              <w:rPr>
                <w:sz w:val="18"/>
                <w:szCs w:val="18"/>
              </w:rPr>
              <w:t>visit_source_value</w:t>
            </w:r>
          </w:p>
        </w:tc>
        <w:tc>
          <w:tcPr>
            <w:tcW w:w="1695" w:type="dxa"/>
          </w:tcPr>
          <w:p w14:paraId="7C557EC3" w14:textId="77777777" w:rsidR="00AB0492" w:rsidRDefault="00B554AB">
            <w:r>
              <w:rPr>
                <w:sz w:val="18"/>
                <w:szCs w:val="18"/>
              </w:rPr>
              <w:t>encid</w:t>
            </w:r>
          </w:p>
        </w:tc>
        <w:tc>
          <w:tcPr>
            <w:tcW w:w="2820" w:type="dxa"/>
          </w:tcPr>
          <w:p w14:paraId="76ECF78C" w14:textId="77777777" w:rsidR="00AB0492" w:rsidRDefault="00AB0492"/>
        </w:tc>
        <w:tc>
          <w:tcPr>
            <w:tcW w:w="2895" w:type="dxa"/>
          </w:tcPr>
          <w:p w14:paraId="7BE1A7AC" w14:textId="77777777" w:rsidR="00AB0492" w:rsidRDefault="00AB0492"/>
        </w:tc>
      </w:tr>
      <w:tr w:rsidR="00AB0492" w14:paraId="7E91CC6D" w14:textId="77777777">
        <w:tc>
          <w:tcPr>
            <w:tcW w:w="2190" w:type="dxa"/>
          </w:tcPr>
          <w:p w14:paraId="2E99C460" w14:textId="77777777" w:rsidR="00AB0492" w:rsidRDefault="00B554AB">
            <w:r>
              <w:rPr>
                <w:sz w:val="18"/>
                <w:szCs w:val="18"/>
              </w:rPr>
              <w:t>visit_source_concept_id</w:t>
            </w:r>
          </w:p>
        </w:tc>
        <w:tc>
          <w:tcPr>
            <w:tcW w:w="1695" w:type="dxa"/>
          </w:tcPr>
          <w:p w14:paraId="5C0F6CBE" w14:textId="77777777" w:rsidR="00AB0492" w:rsidRDefault="00B554AB">
            <w:r>
              <w:rPr>
                <w:sz w:val="18"/>
                <w:szCs w:val="18"/>
              </w:rPr>
              <w:t>interaction_type</w:t>
            </w:r>
          </w:p>
        </w:tc>
        <w:tc>
          <w:tcPr>
            <w:tcW w:w="2820" w:type="dxa"/>
          </w:tcPr>
          <w:p w14:paraId="56CB9501" w14:textId="77777777" w:rsidR="00AB0492" w:rsidRDefault="00B554AB">
            <w:r>
              <w:rPr>
                <w:sz w:val="18"/>
                <w:szCs w:val="18"/>
              </w:rPr>
              <w:t xml:space="preserve">STCM Lookup </w:t>
            </w:r>
            <w:r>
              <w:rPr>
                <w:color w:val="FF9900"/>
                <w:sz w:val="18"/>
                <w:szCs w:val="18"/>
              </w:rPr>
              <w:t>JNJ_OPTUM_EHR_VISIT.csv</w:t>
            </w:r>
          </w:p>
        </w:tc>
        <w:tc>
          <w:tcPr>
            <w:tcW w:w="2895" w:type="dxa"/>
          </w:tcPr>
          <w:p w14:paraId="5B203B5A" w14:textId="77777777" w:rsidR="00AB0492" w:rsidRDefault="00AB0492"/>
        </w:tc>
      </w:tr>
      <w:tr w:rsidR="00FC4494" w14:paraId="2ED71CA3" w14:textId="77777777">
        <w:tc>
          <w:tcPr>
            <w:tcW w:w="2190" w:type="dxa"/>
          </w:tcPr>
          <w:p w14:paraId="3A5C5E8B" w14:textId="77777777" w:rsidR="00FC4494" w:rsidRDefault="00FC4494" w:rsidP="00FC4494">
            <w:pPr>
              <w:rPr>
                <w:sz w:val="18"/>
                <w:szCs w:val="18"/>
              </w:rPr>
            </w:pPr>
            <w:r>
              <w:rPr>
                <w:sz w:val="20"/>
              </w:rPr>
              <w:lastRenderedPageBreak/>
              <w:t>ADMITTING_SOURCE_CONCEPT_ID</w:t>
            </w:r>
          </w:p>
        </w:tc>
        <w:tc>
          <w:tcPr>
            <w:tcW w:w="1695" w:type="dxa"/>
          </w:tcPr>
          <w:p w14:paraId="04A3D889" w14:textId="711170FC" w:rsidR="00FC4494" w:rsidRDefault="00FC4494" w:rsidP="00FC4494">
            <w:pPr>
              <w:rPr>
                <w:sz w:val="18"/>
                <w:szCs w:val="18"/>
              </w:rPr>
            </w:pPr>
            <w:r>
              <w:rPr>
                <w:sz w:val="18"/>
                <w:szCs w:val="18"/>
              </w:rPr>
              <w:t>Admission_source</w:t>
            </w:r>
          </w:p>
        </w:tc>
        <w:tc>
          <w:tcPr>
            <w:tcW w:w="2820" w:type="dxa"/>
          </w:tcPr>
          <w:p w14:paraId="1CB6B1AD" w14:textId="77777777" w:rsidR="00FC4494" w:rsidRDefault="00FC4494" w:rsidP="00FC4494">
            <w:pPr>
              <w:rPr>
                <w:sz w:val="18"/>
                <w:szCs w:val="18"/>
              </w:rPr>
            </w:pPr>
          </w:p>
        </w:tc>
        <w:tc>
          <w:tcPr>
            <w:tcW w:w="2895" w:type="dxa"/>
          </w:tcPr>
          <w:p w14:paraId="27CAEC47" w14:textId="77777777" w:rsidR="00FC4494" w:rsidRDefault="00FC4494" w:rsidP="00FC4494"/>
        </w:tc>
      </w:tr>
      <w:tr w:rsidR="00FC4494" w14:paraId="24770310" w14:textId="77777777">
        <w:tc>
          <w:tcPr>
            <w:tcW w:w="2190" w:type="dxa"/>
          </w:tcPr>
          <w:p w14:paraId="0D725F93" w14:textId="77777777" w:rsidR="00FC4494" w:rsidRDefault="00FC4494" w:rsidP="00FC4494">
            <w:pPr>
              <w:rPr>
                <w:sz w:val="18"/>
                <w:szCs w:val="18"/>
              </w:rPr>
            </w:pPr>
            <w:r>
              <w:rPr>
                <w:sz w:val="20"/>
              </w:rPr>
              <w:t>ADMITTING_SOURCE_VALUE</w:t>
            </w:r>
          </w:p>
        </w:tc>
        <w:tc>
          <w:tcPr>
            <w:tcW w:w="1695" w:type="dxa"/>
          </w:tcPr>
          <w:p w14:paraId="77C95361" w14:textId="37F3CC47" w:rsidR="00FC4494" w:rsidRDefault="00FC4494" w:rsidP="00FC4494">
            <w:pPr>
              <w:rPr>
                <w:sz w:val="18"/>
                <w:szCs w:val="18"/>
              </w:rPr>
            </w:pPr>
            <w:r>
              <w:rPr>
                <w:sz w:val="18"/>
                <w:szCs w:val="18"/>
              </w:rPr>
              <w:t>Admission_source</w:t>
            </w:r>
          </w:p>
        </w:tc>
        <w:tc>
          <w:tcPr>
            <w:tcW w:w="2820" w:type="dxa"/>
          </w:tcPr>
          <w:p w14:paraId="1EF0A134" w14:textId="77777777" w:rsidR="00FC4494" w:rsidRDefault="00FC4494" w:rsidP="00FC4494">
            <w:pPr>
              <w:rPr>
                <w:sz w:val="18"/>
                <w:szCs w:val="18"/>
              </w:rPr>
            </w:pPr>
            <w:r>
              <w:rPr>
                <w:sz w:val="18"/>
                <w:szCs w:val="18"/>
              </w:rPr>
              <w:t>STCM Lookup:</w:t>
            </w:r>
          </w:p>
          <w:p w14:paraId="0190AD4C" w14:textId="10650077" w:rsidR="00FC4494" w:rsidRDefault="00FC4494" w:rsidP="00FC4494">
            <w:pPr>
              <w:rPr>
                <w:sz w:val="18"/>
                <w:szCs w:val="18"/>
              </w:rPr>
            </w:pPr>
            <w:r>
              <w:rPr>
                <w:sz w:val="18"/>
                <w:szCs w:val="18"/>
              </w:rPr>
              <w:t>JNJ_OPTUM_VISIT_ADM.csv</w:t>
            </w:r>
          </w:p>
        </w:tc>
        <w:tc>
          <w:tcPr>
            <w:tcW w:w="2895" w:type="dxa"/>
          </w:tcPr>
          <w:p w14:paraId="2654F63B" w14:textId="77777777" w:rsidR="00FC4494" w:rsidRDefault="00FC4494" w:rsidP="00FC4494"/>
        </w:tc>
      </w:tr>
      <w:tr w:rsidR="00FC4494" w14:paraId="16B95A16" w14:textId="77777777">
        <w:tc>
          <w:tcPr>
            <w:tcW w:w="2190" w:type="dxa"/>
          </w:tcPr>
          <w:p w14:paraId="04BD42B0" w14:textId="77777777" w:rsidR="00FC4494" w:rsidRDefault="00FC4494" w:rsidP="00FC4494">
            <w:pPr>
              <w:rPr>
                <w:sz w:val="18"/>
                <w:szCs w:val="18"/>
              </w:rPr>
            </w:pPr>
            <w:r>
              <w:rPr>
                <w:sz w:val="20"/>
              </w:rPr>
              <w:t>DISCHARGE_TO_CONCEPT_ID</w:t>
            </w:r>
          </w:p>
        </w:tc>
        <w:tc>
          <w:tcPr>
            <w:tcW w:w="1695" w:type="dxa"/>
          </w:tcPr>
          <w:p w14:paraId="6BB408CE" w14:textId="6E88703E" w:rsidR="00FC4494" w:rsidRDefault="00FC4494" w:rsidP="00FC4494">
            <w:pPr>
              <w:rPr>
                <w:sz w:val="18"/>
                <w:szCs w:val="18"/>
              </w:rPr>
            </w:pPr>
            <w:r w:rsidRPr="00662164">
              <w:rPr>
                <w:sz w:val="18"/>
                <w:szCs w:val="18"/>
              </w:rPr>
              <w:t>discharge_disposition</w:t>
            </w:r>
          </w:p>
        </w:tc>
        <w:tc>
          <w:tcPr>
            <w:tcW w:w="2820" w:type="dxa"/>
          </w:tcPr>
          <w:p w14:paraId="74C2A521" w14:textId="51618D88" w:rsidR="00FC4494" w:rsidRDefault="00FC4494" w:rsidP="00FC4494">
            <w:pPr>
              <w:rPr>
                <w:sz w:val="18"/>
                <w:szCs w:val="18"/>
              </w:rPr>
            </w:pPr>
          </w:p>
        </w:tc>
        <w:tc>
          <w:tcPr>
            <w:tcW w:w="2895" w:type="dxa"/>
          </w:tcPr>
          <w:p w14:paraId="6A45E6EF" w14:textId="77777777" w:rsidR="00FC4494" w:rsidRDefault="00FC4494" w:rsidP="00FC4494"/>
        </w:tc>
      </w:tr>
      <w:tr w:rsidR="00FC4494" w14:paraId="3C26D2A9" w14:textId="77777777">
        <w:tc>
          <w:tcPr>
            <w:tcW w:w="2190" w:type="dxa"/>
          </w:tcPr>
          <w:p w14:paraId="5FC1A9C0" w14:textId="77777777" w:rsidR="00FC4494" w:rsidRDefault="00FC4494" w:rsidP="00FC4494">
            <w:pPr>
              <w:rPr>
                <w:sz w:val="18"/>
                <w:szCs w:val="18"/>
              </w:rPr>
            </w:pPr>
            <w:r>
              <w:rPr>
                <w:sz w:val="20"/>
              </w:rPr>
              <w:t>DISCHARGE_TO_SOURCE_VALUE</w:t>
            </w:r>
          </w:p>
        </w:tc>
        <w:tc>
          <w:tcPr>
            <w:tcW w:w="1695" w:type="dxa"/>
          </w:tcPr>
          <w:p w14:paraId="239A0797" w14:textId="034515EF" w:rsidR="00FC4494" w:rsidRDefault="00FC4494" w:rsidP="00FC4494">
            <w:pPr>
              <w:rPr>
                <w:sz w:val="18"/>
                <w:szCs w:val="18"/>
              </w:rPr>
            </w:pPr>
            <w:r w:rsidRPr="00662164">
              <w:rPr>
                <w:sz w:val="18"/>
                <w:szCs w:val="18"/>
              </w:rPr>
              <w:t>discharge_disposition</w:t>
            </w:r>
          </w:p>
        </w:tc>
        <w:tc>
          <w:tcPr>
            <w:tcW w:w="2820" w:type="dxa"/>
          </w:tcPr>
          <w:p w14:paraId="0C673530" w14:textId="77777777" w:rsidR="00FC4494" w:rsidRDefault="00FC4494" w:rsidP="00FC4494">
            <w:pPr>
              <w:rPr>
                <w:sz w:val="18"/>
                <w:szCs w:val="18"/>
              </w:rPr>
            </w:pPr>
            <w:r>
              <w:rPr>
                <w:sz w:val="18"/>
                <w:szCs w:val="18"/>
              </w:rPr>
              <w:t>STCM Lookup:</w:t>
            </w:r>
          </w:p>
          <w:p w14:paraId="6721E15A" w14:textId="6E70313A" w:rsidR="00FC4494" w:rsidRDefault="00FC4494" w:rsidP="00FC4494">
            <w:pPr>
              <w:rPr>
                <w:sz w:val="18"/>
                <w:szCs w:val="18"/>
              </w:rPr>
            </w:pPr>
            <w:r w:rsidRPr="00645AEC">
              <w:rPr>
                <w:sz w:val="18"/>
                <w:szCs w:val="18"/>
              </w:rPr>
              <w:t>JNJ_OPTUM_VISIT_DIS</w:t>
            </w:r>
            <w:r>
              <w:rPr>
                <w:sz w:val="18"/>
                <w:szCs w:val="18"/>
              </w:rPr>
              <w:t>.csv</w:t>
            </w:r>
          </w:p>
        </w:tc>
        <w:tc>
          <w:tcPr>
            <w:tcW w:w="2895" w:type="dxa"/>
          </w:tcPr>
          <w:p w14:paraId="19CF2E10" w14:textId="77777777" w:rsidR="00FC4494" w:rsidRDefault="00FC4494" w:rsidP="00FC4494"/>
        </w:tc>
      </w:tr>
      <w:tr w:rsidR="00FC4494" w14:paraId="75C9F74D" w14:textId="77777777">
        <w:tc>
          <w:tcPr>
            <w:tcW w:w="2190" w:type="dxa"/>
          </w:tcPr>
          <w:p w14:paraId="386C75BC" w14:textId="77777777" w:rsidR="00FC4494" w:rsidRDefault="00FC4494" w:rsidP="00FC4494">
            <w:pPr>
              <w:rPr>
                <w:sz w:val="18"/>
                <w:szCs w:val="18"/>
              </w:rPr>
            </w:pPr>
            <w:r>
              <w:rPr>
                <w:sz w:val="20"/>
              </w:rPr>
              <w:t>PRECEDING_VISIT_OCCURRENCE_ID</w:t>
            </w:r>
          </w:p>
        </w:tc>
        <w:tc>
          <w:tcPr>
            <w:tcW w:w="1695" w:type="dxa"/>
          </w:tcPr>
          <w:p w14:paraId="33ED8D0E" w14:textId="166D1906" w:rsidR="00FC4494" w:rsidRDefault="00FC4494" w:rsidP="00FC4494">
            <w:pPr>
              <w:rPr>
                <w:sz w:val="18"/>
                <w:szCs w:val="18"/>
              </w:rPr>
            </w:pPr>
            <w:r>
              <w:rPr>
                <w:sz w:val="18"/>
                <w:szCs w:val="18"/>
              </w:rPr>
              <w:t>NULL</w:t>
            </w:r>
          </w:p>
        </w:tc>
        <w:tc>
          <w:tcPr>
            <w:tcW w:w="2820" w:type="dxa"/>
          </w:tcPr>
          <w:p w14:paraId="3B49312C" w14:textId="62003A3D" w:rsidR="00FC4494" w:rsidRDefault="00FC4494" w:rsidP="00FC4494">
            <w:pPr>
              <w:rPr>
                <w:sz w:val="18"/>
                <w:szCs w:val="18"/>
              </w:rPr>
            </w:pPr>
          </w:p>
        </w:tc>
        <w:tc>
          <w:tcPr>
            <w:tcW w:w="2895" w:type="dxa"/>
          </w:tcPr>
          <w:p w14:paraId="01F02BB9" w14:textId="77777777" w:rsidR="00FC4494" w:rsidRDefault="00FC4494" w:rsidP="00FC4494"/>
        </w:tc>
      </w:tr>
    </w:tbl>
    <w:p w14:paraId="60212D6C" w14:textId="77777777" w:rsidR="00AB0492" w:rsidRDefault="00AB0492"/>
    <w:p w14:paraId="73D88117" w14:textId="77777777" w:rsidR="00AB0492" w:rsidRDefault="00B554AB">
      <w:pPr>
        <w:pStyle w:val="Heading3"/>
      </w:pPr>
      <w:bookmarkStart w:id="43" w:name="_1hlnev44bp7z" w:colFirst="0" w:colLast="0"/>
      <w:bookmarkEnd w:id="43"/>
      <w:r>
        <w:t>Reading from visit</w:t>
      </w:r>
    </w:p>
    <w:p w14:paraId="53DD4F08" w14:textId="77777777" w:rsidR="00AB0492" w:rsidRDefault="00B554AB">
      <w:r>
        <w:rPr>
          <w:noProof/>
        </w:rPr>
        <w:drawing>
          <wp:inline distT="0" distB="0" distL="0" distR="0" wp14:anchorId="74E586FF" wp14:editId="2478D8ED">
            <wp:extent cx="5715000" cy="3171825"/>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7"/>
                    <a:srcRect/>
                    <a:stretch>
                      <a:fillRect/>
                    </a:stretch>
                  </pic:blipFill>
                  <pic:spPr>
                    <a:xfrm>
                      <a:off x="0" y="0"/>
                      <a:ext cx="5715000" cy="3171825"/>
                    </a:xfrm>
                    <a:prstGeom prst="rect">
                      <a:avLst/>
                    </a:prstGeom>
                    <a:ln/>
                  </pic:spPr>
                </pic:pic>
              </a:graphicData>
            </a:graphic>
          </wp:inline>
        </w:drawing>
      </w:r>
    </w:p>
    <w:tbl>
      <w:tblPr>
        <w:tblStyle w:val="a7"/>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90"/>
        <w:gridCol w:w="1635"/>
        <w:gridCol w:w="3090"/>
        <w:gridCol w:w="2805"/>
      </w:tblGrid>
      <w:tr w:rsidR="00AB0492" w14:paraId="4B9E9FD4" w14:textId="77777777">
        <w:tc>
          <w:tcPr>
            <w:tcW w:w="2190" w:type="dxa"/>
            <w:shd w:val="clear" w:color="auto" w:fill="AAAAFF"/>
          </w:tcPr>
          <w:p w14:paraId="6C2DD386" w14:textId="77777777" w:rsidR="00AB0492" w:rsidRDefault="00B554AB">
            <w:r>
              <w:t>Destination Field</w:t>
            </w:r>
          </w:p>
        </w:tc>
        <w:tc>
          <w:tcPr>
            <w:tcW w:w="1635" w:type="dxa"/>
            <w:shd w:val="clear" w:color="auto" w:fill="AAAAFF"/>
          </w:tcPr>
          <w:p w14:paraId="3518B1EB" w14:textId="77777777" w:rsidR="00AB0492" w:rsidRDefault="00B554AB">
            <w:r>
              <w:t>Source Field</w:t>
            </w:r>
          </w:p>
        </w:tc>
        <w:tc>
          <w:tcPr>
            <w:tcW w:w="3090" w:type="dxa"/>
            <w:shd w:val="clear" w:color="auto" w:fill="AAAAFF"/>
          </w:tcPr>
          <w:p w14:paraId="0F6E5020" w14:textId="77777777" w:rsidR="00AB0492" w:rsidRDefault="00B554AB">
            <w:r>
              <w:t>Logic</w:t>
            </w:r>
          </w:p>
        </w:tc>
        <w:tc>
          <w:tcPr>
            <w:tcW w:w="2805" w:type="dxa"/>
            <w:shd w:val="clear" w:color="auto" w:fill="AAAAFF"/>
          </w:tcPr>
          <w:p w14:paraId="1604A79B" w14:textId="77777777" w:rsidR="00AB0492" w:rsidRDefault="00B554AB">
            <w:r>
              <w:t>Comment</w:t>
            </w:r>
          </w:p>
        </w:tc>
      </w:tr>
      <w:tr w:rsidR="00AB0492" w14:paraId="4E8D944B" w14:textId="77777777">
        <w:tc>
          <w:tcPr>
            <w:tcW w:w="2190" w:type="dxa"/>
          </w:tcPr>
          <w:p w14:paraId="1F665C89" w14:textId="77777777" w:rsidR="00AB0492" w:rsidRDefault="00B554AB">
            <w:r>
              <w:rPr>
                <w:sz w:val="18"/>
                <w:szCs w:val="18"/>
              </w:rPr>
              <w:t>visit_occurrence_id</w:t>
            </w:r>
          </w:p>
        </w:tc>
        <w:tc>
          <w:tcPr>
            <w:tcW w:w="1635" w:type="dxa"/>
          </w:tcPr>
          <w:p w14:paraId="34F8C96A" w14:textId="77777777" w:rsidR="00AB0492" w:rsidRDefault="00B554AB">
            <w:r>
              <w:rPr>
                <w:sz w:val="18"/>
                <w:szCs w:val="18"/>
              </w:rPr>
              <w:t>visitid</w:t>
            </w:r>
          </w:p>
        </w:tc>
        <w:tc>
          <w:tcPr>
            <w:tcW w:w="3090" w:type="dxa"/>
          </w:tcPr>
          <w:p w14:paraId="4753B296" w14:textId="77777777" w:rsidR="00AB0492" w:rsidRDefault="00B554AB">
            <w:r>
              <w:rPr>
                <w:sz w:val="18"/>
                <w:szCs w:val="18"/>
              </w:rPr>
              <w:t>Lookup visitid in TEMP_VISIT and use cdm_visit_id</w:t>
            </w:r>
          </w:p>
        </w:tc>
        <w:tc>
          <w:tcPr>
            <w:tcW w:w="2805" w:type="dxa"/>
          </w:tcPr>
          <w:p w14:paraId="70F6FE7A" w14:textId="77777777" w:rsidR="00AB0492" w:rsidRDefault="00AB0492"/>
        </w:tc>
      </w:tr>
      <w:tr w:rsidR="00AB0492" w14:paraId="36E96EDB" w14:textId="77777777">
        <w:tc>
          <w:tcPr>
            <w:tcW w:w="2190" w:type="dxa"/>
          </w:tcPr>
          <w:p w14:paraId="287ED265" w14:textId="77777777" w:rsidR="00AB0492" w:rsidRDefault="00B554AB">
            <w:r>
              <w:rPr>
                <w:sz w:val="18"/>
                <w:szCs w:val="18"/>
              </w:rPr>
              <w:t>person_id</w:t>
            </w:r>
          </w:p>
        </w:tc>
        <w:tc>
          <w:tcPr>
            <w:tcW w:w="1635" w:type="dxa"/>
          </w:tcPr>
          <w:p w14:paraId="245A3BAB" w14:textId="77777777" w:rsidR="00AB0492" w:rsidRDefault="00B554AB">
            <w:r>
              <w:rPr>
                <w:sz w:val="18"/>
                <w:szCs w:val="18"/>
              </w:rPr>
              <w:t>ptid</w:t>
            </w:r>
          </w:p>
        </w:tc>
        <w:tc>
          <w:tcPr>
            <w:tcW w:w="3090" w:type="dxa"/>
          </w:tcPr>
          <w:p w14:paraId="34AFD3D5" w14:textId="77777777" w:rsidR="00AB0492" w:rsidRDefault="00AB0492"/>
        </w:tc>
        <w:tc>
          <w:tcPr>
            <w:tcW w:w="2805" w:type="dxa"/>
          </w:tcPr>
          <w:p w14:paraId="585E5B82" w14:textId="77777777" w:rsidR="00AB0492" w:rsidRDefault="00AB0492"/>
        </w:tc>
      </w:tr>
      <w:tr w:rsidR="00CC2124" w14:paraId="6E6CB425" w14:textId="77777777">
        <w:tc>
          <w:tcPr>
            <w:tcW w:w="2190" w:type="dxa"/>
          </w:tcPr>
          <w:p w14:paraId="344E9F3A" w14:textId="77777777" w:rsidR="00CC2124" w:rsidRDefault="00CC2124" w:rsidP="00CC2124">
            <w:bookmarkStart w:id="44" w:name="_GoBack" w:colFirst="2" w:colLast="2"/>
            <w:r>
              <w:rPr>
                <w:sz w:val="18"/>
                <w:szCs w:val="18"/>
              </w:rPr>
              <w:t>visit_concept_id</w:t>
            </w:r>
          </w:p>
        </w:tc>
        <w:tc>
          <w:tcPr>
            <w:tcW w:w="1635" w:type="dxa"/>
          </w:tcPr>
          <w:p w14:paraId="473F3B7A" w14:textId="77777777" w:rsidR="00CC2124" w:rsidRDefault="00CC2124" w:rsidP="00CC2124">
            <w:r>
              <w:rPr>
                <w:sz w:val="18"/>
                <w:szCs w:val="18"/>
              </w:rPr>
              <w:t>visit_type</w:t>
            </w:r>
          </w:p>
        </w:tc>
        <w:tc>
          <w:tcPr>
            <w:tcW w:w="3090" w:type="dxa"/>
          </w:tcPr>
          <w:p w14:paraId="5FD99521" w14:textId="06559285" w:rsidR="00CC2124" w:rsidDel="00D94FF2" w:rsidRDefault="00CC2124" w:rsidP="00CC2124">
            <w:pPr>
              <w:rPr>
                <w:del w:id="45" w:author="Sena, Anthony [JRDUS]" w:date="2018-11-20T09:49:00Z"/>
              </w:rPr>
            </w:pPr>
            <w:ins w:id="46" w:author="Sena, Anthony [JRDUS]" w:date="2018-11-20T09:49:00Z">
              <w:r>
                <w:rPr>
                  <w:sz w:val="18"/>
                  <w:szCs w:val="18"/>
                </w:rPr>
                <w:t xml:space="preserve">STCM Lookup </w:t>
              </w:r>
              <w:r>
                <w:rPr>
                  <w:color w:val="FF9900"/>
                  <w:sz w:val="18"/>
                  <w:szCs w:val="18"/>
                </w:rPr>
                <w:t>JNJ_OPTUM_EHR_VISIT.csv</w:t>
              </w:r>
            </w:ins>
            <w:del w:id="47" w:author="Sena, Anthony [JRDUS]" w:date="2018-11-20T09:49:00Z">
              <w:r w:rsidDel="00D94FF2">
                <w:rPr>
                  <w:sz w:val="18"/>
                  <w:szCs w:val="18"/>
                </w:rPr>
                <w:delText>Case ‘Inpatient’ : 9201</w:delText>
              </w:r>
              <w:r w:rsidDel="00D94FF2">
                <w:rPr>
                  <w:sz w:val="18"/>
                  <w:szCs w:val="18"/>
                </w:rPr>
                <w:br/>
              </w:r>
              <w:r w:rsidDel="00D94FF2">
                <w:rPr>
                  <w:sz w:val="18"/>
                  <w:szCs w:val="18"/>
                </w:rPr>
                <w:lastRenderedPageBreak/>
                <w:delText>Case ‘Emergency Patient’: 9203</w:delText>
              </w:r>
              <w:r w:rsidDel="00D94FF2">
                <w:rPr>
                  <w:sz w:val="18"/>
                  <w:szCs w:val="18"/>
                </w:rPr>
                <w:br/>
                <w:delText>Case ‘Observation Patient’: 9201</w:delText>
              </w:r>
            </w:del>
          </w:p>
          <w:p w14:paraId="393AFCB6" w14:textId="75D4F8B1" w:rsidR="00CC2124" w:rsidRDefault="00CC2124" w:rsidP="00CC2124">
            <w:del w:id="48" w:author="Sena, Anthony [JRDUS]" w:date="2018-11-20T09:49:00Z">
              <w:r w:rsidDel="00D94FF2">
                <w:rPr>
                  <w:sz w:val="18"/>
                  <w:szCs w:val="18"/>
                </w:rPr>
                <w:delText>ELSE: 0</w:delText>
              </w:r>
            </w:del>
          </w:p>
        </w:tc>
        <w:tc>
          <w:tcPr>
            <w:tcW w:w="2805" w:type="dxa"/>
          </w:tcPr>
          <w:p w14:paraId="26FDB746" w14:textId="77777777" w:rsidR="00CC2124" w:rsidRDefault="00CC2124" w:rsidP="00CC2124"/>
        </w:tc>
      </w:tr>
      <w:bookmarkEnd w:id="44"/>
      <w:tr w:rsidR="00CC2124" w14:paraId="41DBFA3C" w14:textId="77777777">
        <w:tc>
          <w:tcPr>
            <w:tcW w:w="2190" w:type="dxa"/>
          </w:tcPr>
          <w:p w14:paraId="5B47E6BA" w14:textId="77777777" w:rsidR="00CC2124" w:rsidRDefault="00CC2124" w:rsidP="00CC2124">
            <w:r>
              <w:rPr>
                <w:sz w:val="18"/>
                <w:szCs w:val="18"/>
              </w:rPr>
              <w:t>visit_start_date</w:t>
            </w:r>
          </w:p>
        </w:tc>
        <w:tc>
          <w:tcPr>
            <w:tcW w:w="1635" w:type="dxa"/>
          </w:tcPr>
          <w:p w14:paraId="706B4E00" w14:textId="77777777" w:rsidR="00CC2124" w:rsidRDefault="00CC2124" w:rsidP="00CC2124">
            <w:r>
              <w:rPr>
                <w:sz w:val="18"/>
                <w:szCs w:val="18"/>
              </w:rPr>
              <w:t>visit_start_date</w:t>
            </w:r>
          </w:p>
        </w:tc>
        <w:tc>
          <w:tcPr>
            <w:tcW w:w="3090" w:type="dxa"/>
          </w:tcPr>
          <w:p w14:paraId="5F9C4D6F" w14:textId="77777777" w:rsidR="00CC2124" w:rsidRDefault="00CC2124" w:rsidP="00CC2124"/>
        </w:tc>
        <w:tc>
          <w:tcPr>
            <w:tcW w:w="2805" w:type="dxa"/>
          </w:tcPr>
          <w:p w14:paraId="0A5389D9" w14:textId="77777777" w:rsidR="00CC2124" w:rsidRDefault="00CC2124" w:rsidP="00CC2124"/>
        </w:tc>
      </w:tr>
      <w:tr w:rsidR="00CC2124" w14:paraId="065CC422" w14:textId="77777777">
        <w:tc>
          <w:tcPr>
            <w:tcW w:w="2190" w:type="dxa"/>
          </w:tcPr>
          <w:p w14:paraId="2F1BB6AD" w14:textId="62706D4E" w:rsidR="00CC2124" w:rsidRDefault="00CC2124" w:rsidP="00CC2124">
            <w:r>
              <w:rPr>
                <w:sz w:val="18"/>
                <w:szCs w:val="18"/>
              </w:rPr>
              <w:t>visit_start_</w:t>
            </w:r>
            <w:ins w:id="49" w:author="Sena, Anthony [JRDUS]" w:date="2018-06-20T16:15:00Z">
              <w:r>
                <w:rPr>
                  <w:sz w:val="18"/>
                  <w:szCs w:val="18"/>
                </w:rPr>
                <w:t>date</w:t>
              </w:r>
            </w:ins>
            <w:r>
              <w:rPr>
                <w:sz w:val="18"/>
                <w:szCs w:val="18"/>
              </w:rPr>
              <w:t>time</w:t>
            </w:r>
          </w:p>
        </w:tc>
        <w:tc>
          <w:tcPr>
            <w:tcW w:w="1635" w:type="dxa"/>
          </w:tcPr>
          <w:p w14:paraId="553BCD62" w14:textId="77777777" w:rsidR="00CC2124" w:rsidRDefault="00CC2124" w:rsidP="00CC2124">
            <w:r>
              <w:rPr>
                <w:sz w:val="18"/>
                <w:szCs w:val="18"/>
              </w:rPr>
              <w:t>visit_start_time</w:t>
            </w:r>
          </w:p>
        </w:tc>
        <w:tc>
          <w:tcPr>
            <w:tcW w:w="3090" w:type="dxa"/>
          </w:tcPr>
          <w:p w14:paraId="72430DD4" w14:textId="77777777" w:rsidR="00CC2124" w:rsidRDefault="00CC2124" w:rsidP="00CC2124">
            <w:r>
              <w:rPr>
                <w:sz w:val="18"/>
                <w:szCs w:val="18"/>
              </w:rPr>
              <w:t>Use the date portion from visit_start_date</w:t>
            </w:r>
          </w:p>
        </w:tc>
        <w:tc>
          <w:tcPr>
            <w:tcW w:w="2805" w:type="dxa"/>
          </w:tcPr>
          <w:p w14:paraId="11766711" w14:textId="77777777" w:rsidR="00CC2124" w:rsidRDefault="00CC2124" w:rsidP="00CC2124"/>
        </w:tc>
      </w:tr>
      <w:tr w:rsidR="00CC2124" w14:paraId="5ACB71CC" w14:textId="77777777">
        <w:tc>
          <w:tcPr>
            <w:tcW w:w="2190" w:type="dxa"/>
          </w:tcPr>
          <w:p w14:paraId="2FDCEE5F" w14:textId="77777777" w:rsidR="00CC2124" w:rsidRDefault="00CC2124" w:rsidP="00CC2124">
            <w:r>
              <w:rPr>
                <w:sz w:val="18"/>
                <w:szCs w:val="18"/>
              </w:rPr>
              <w:t>visit_end_date</w:t>
            </w:r>
          </w:p>
        </w:tc>
        <w:tc>
          <w:tcPr>
            <w:tcW w:w="1635" w:type="dxa"/>
          </w:tcPr>
          <w:p w14:paraId="49B177D2" w14:textId="77777777" w:rsidR="00CC2124" w:rsidRDefault="00CC2124" w:rsidP="00CC2124">
            <w:r>
              <w:rPr>
                <w:sz w:val="18"/>
                <w:szCs w:val="18"/>
              </w:rPr>
              <w:t>visit_end_date</w:t>
            </w:r>
          </w:p>
        </w:tc>
        <w:tc>
          <w:tcPr>
            <w:tcW w:w="3090" w:type="dxa"/>
          </w:tcPr>
          <w:p w14:paraId="384E8DCE" w14:textId="77777777" w:rsidR="00CC2124" w:rsidRDefault="00CC2124" w:rsidP="00CC2124"/>
        </w:tc>
        <w:tc>
          <w:tcPr>
            <w:tcW w:w="2805" w:type="dxa"/>
          </w:tcPr>
          <w:p w14:paraId="38A2DB7F" w14:textId="77777777" w:rsidR="00CC2124" w:rsidRDefault="00CC2124" w:rsidP="00CC2124"/>
        </w:tc>
      </w:tr>
      <w:tr w:rsidR="00CC2124" w14:paraId="32FC046C" w14:textId="77777777">
        <w:tc>
          <w:tcPr>
            <w:tcW w:w="2190" w:type="dxa"/>
          </w:tcPr>
          <w:p w14:paraId="49D99712" w14:textId="6B511BCD" w:rsidR="00CC2124" w:rsidRDefault="00CC2124" w:rsidP="00CC2124">
            <w:r>
              <w:rPr>
                <w:sz w:val="18"/>
                <w:szCs w:val="18"/>
              </w:rPr>
              <w:t>visit_end_</w:t>
            </w:r>
            <w:ins w:id="50" w:author="Sena, Anthony [JRDUS]" w:date="2018-06-20T16:16:00Z">
              <w:r>
                <w:rPr>
                  <w:sz w:val="18"/>
                  <w:szCs w:val="18"/>
                </w:rPr>
                <w:t>date</w:t>
              </w:r>
            </w:ins>
            <w:r>
              <w:rPr>
                <w:sz w:val="18"/>
                <w:szCs w:val="18"/>
              </w:rPr>
              <w:t>time</w:t>
            </w:r>
          </w:p>
        </w:tc>
        <w:tc>
          <w:tcPr>
            <w:tcW w:w="1635" w:type="dxa"/>
          </w:tcPr>
          <w:p w14:paraId="3B855FF6" w14:textId="77777777" w:rsidR="00CC2124" w:rsidRDefault="00CC2124" w:rsidP="00CC2124">
            <w:r>
              <w:rPr>
                <w:sz w:val="18"/>
                <w:szCs w:val="18"/>
              </w:rPr>
              <w:t>visit_end_time</w:t>
            </w:r>
          </w:p>
        </w:tc>
        <w:tc>
          <w:tcPr>
            <w:tcW w:w="3090" w:type="dxa"/>
          </w:tcPr>
          <w:p w14:paraId="06BF32B8" w14:textId="77777777" w:rsidR="00CC2124" w:rsidRDefault="00CC2124" w:rsidP="00CC2124">
            <w:r>
              <w:rPr>
                <w:sz w:val="18"/>
                <w:szCs w:val="18"/>
              </w:rPr>
              <w:t>Use the date portion from visit_end_date</w:t>
            </w:r>
          </w:p>
        </w:tc>
        <w:tc>
          <w:tcPr>
            <w:tcW w:w="2805" w:type="dxa"/>
          </w:tcPr>
          <w:p w14:paraId="700961DB" w14:textId="77777777" w:rsidR="00CC2124" w:rsidRDefault="00CC2124" w:rsidP="00CC2124"/>
        </w:tc>
      </w:tr>
      <w:tr w:rsidR="00CC2124" w14:paraId="369799D0" w14:textId="77777777">
        <w:tc>
          <w:tcPr>
            <w:tcW w:w="2190" w:type="dxa"/>
          </w:tcPr>
          <w:p w14:paraId="09427270" w14:textId="77777777" w:rsidR="00CC2124" w:rsidRDefault="00CC2124" w:rsidP="00CC2124">
            <w:r>
              <w:rPr>
                <w:sz w:val="18"/>
                <w:szCs w:val="18"/>
              </w:rPr>
              <w:t>visit_type_concept_id</w:t>
            </w:r>
          </w:p>
        </w:tc>
        <w:tc>
          <w:tcPr>
            <w:tcW w:w="1635" w:type="dxa"/>
          </w:tcPr>
          <w:p w14:paraId="552CE5F0" w14:textId="77777777" w:rsidR="00CC2124" w:rsidRDefault="00CC2124" w:rsidP="00CC2124"/>
        </w:tc>
        <w:tc>
          <w:tcPr>
            <w:tcW w:w="3090" w:type="dxa"/>
          </w:tcPr>
          <w:p w14:paraId="367E0B52" w14:textId="77777777" w:rsidR="00CC2124" w:rsidRDefault="00CC2124" w:rsidP="00CC2124">
            <w:r>
              <w:rPr>
                <w:sz w:val="18"/>
                <w:szCs w:val="18"/>
              </w:rPr>
              <w:t>44818518</w:t>
            </w:r>
          </w:p>
        </w:tc>
        <w:tc>
          <w:tcPr>
            <w:tcW w:w="2805" w:type="dxa"/>
          </w:tcPr>
          <w:p w14:paraId="1C85082E" w14:textId="77777777" w:rsidR="00CC2124" w:rsidRDefault="00CC2124" w:rsidP="00CC2124">
            <w:r>
              <w:rPr>
                <w:sz w:val="18"/>
                <w:szCs w:val="18"/>
              </w:rPr>
              <w:t>Visit derived from EHR record</w:t>
            </w:r>
          </w:p>
        </w:tc>
      </w:tr>
      <w:tr w:rsidR="00CC2124" w14:paraId="21478D35" w14:textId="77777777">
        <w:tc>
          <w:tcPr>
            <w:tcW w:w="2190" w:type="dxa"/>
          </w:tcPr>
          <w:p w14:paraId="70F496E1" w14:textId="77777777" w:rsidR="00CC2124" w:rsidRDefault="00CC2124" w:rsidP="00CC2124">
            <w:r>
              <w:rPr>
                <w:sz w:val="18"/>
                <w:szCs w:val="18"/>
              </w:rPr>
              <w:t>provider_id</w:t>
            </w:r>
          </w:p>
        </w:tc>
        <w:tc>
          <w:tcPr>
            <w:tcW w:w="1635" w:type="dxa"/>
          </w:tcPr>
          <w:p w14:paraId="724D192A" w14:textId="77777777" w:rsidR="00CC2124" w:rsidRDefault="00CC2124" w:rsidP="00CC2124">
            <w:r>
              <w:rPr>
                <w:sz w:val="18"/>
                <w:szCs w:val="18"/>
              </w:rPr>
              <w:t>visitid</w:t>
            </w:r>
          </w:p>
        </w:tc>
        <w:tc>
          <w:tcPr>
            <w:tcW w:w="3090" w:type="dxa"/>
          </w:tcPr>
          <w:p w14:paraId="12CB61F6" w14:textId="77777777" w:rsidR="00CC2124" w:rsidRDefault="00CC2124" w:rsidP="00CC2124">
            <w:r>
              <w:rPr>
                <w:sz w:val="18"/>
                <w:szCs w:val="18"/>
              </w:rPr>
              <w:t xml:space="preserve">Use visitid to first </w:t>
            </w:r>
            <w:proofErr w:type="gramStart"/>
            <w:r>
              <w:rPr>
                <w:sz w:val="18"/>
                <w:szCs w:val="18"/>
              </w:rPr>
              <w:t>encounter.encid</w:t>
            </w:r>
            <w:proofErr w:type="gramEnd"/>
            <w:r>
              <w:rPr>
                <w:sz w:val="18"/>
                <w:szCs w:val="18"/>
              </w:rPr>
              <w:t xml:space="preserve"> associated, then to encounter_provider.provid</w:t>
            </w:r>
          </w:p>
        </w:tc>
        <w:tc>
          <w:tcPr>
            <w:tcW w:w="2805" w:type="dxa"/>
          </w:tcPr>
          <w:p w14:paraId="1F79DE08" w14:textId="77777777" w:rsidR="00CC2124" w:rsidRDefault="00CC2124" w:rsidP="00CC2124">
            <w:r>
              <w:rPr>
                <w:sz w:val="18"/>
                <w:szCs w:val="18"/>
              </w:rPr>
              <w:t>To avoid duplication, apply the same logic described when transforming the encounter table to visit_occurrence above.</w:t>
            </w:r>
          </w:p>
        </w:tc>
      </w:tr>
      <w:tr w:rsidR="00CC2124" w14:paraId="20B1C3B4" w14:textId="77777777">
        <w:tc>
          <w:tcPr>
            <w:tcW w:w="2190" w:type="dxa"/>
          </w:tcPr>
          <w:p w14:paraId="5100FBDA" w14:textId="77777777" w:rsidR="00CC2124" w:rsidRDefault="00CC2124" w:rsidP="00CC2124">
            <w:r>
              <w:rPr>
                <w:sz w:val="18"/>
                <w:szCs w:val="18"/>
              </w:rPr>
              <w:t>care_site_id</w:t>
            </w:r>
          </w:p>
        </w:tc>
        <w:tc>
          <w:tcPr>
            <w:tcW w:w="1635" w:type="dxa"/>
          </w:tcPr>
          <w:p w14:paraId="2DCAAC9E" w14:textId="77777777" w:rsidR="00CC2124" w:rsidRDefault="00CC2124" w:rsidP="00CC2124"/>
        </w:tc>
        <w:tc>
          <w:tcPr>
            <w:tcW w:w="3090" w:type="dxa"/>
          </w:tcPr>
          <w:p w14:paraId="534CFBBE" w14:textId="77777777" w:rsidR="00CC2124" w:rsidRDefault="00CC2124" w:rsidP="00CC2124"/>
        </w:tc>
        <w:tc>
          <w:tcPr>
            <w:tcW w:w="2805" w:type="dxa"/>
          </w:tcPr>
          <w:p w14:paraId="4B6299C4" w14:textId="77777777" w:rsidR="00CC2124" w:rsidRDefault="00CC2124" w:rsidP="00CC2124"/>
        </w:tc>
      </w:tr>
      <w:tr w:rsidR="00CC2124" w14:paraId="04A1B82E" w14:textId="77777777">
        <w:tc>
          <w:tcPr>
            <w:tcW w:w="2190" w:type="dxa"/>
          </w:tcPr>
          <w:p w14:paraId="5EAD9F83" w14:textId="77777777" w:rsidR="00CC2124" w:rsidRDefault="00CC2124" w:rsidP="00CC2124">
            <w:r>
              <w:rPr>
                <w:sz w:val="18"/>
                <w:szCs w:val="18"/>
              </w:rPr>
              <w:t>visit_source_value</w:t>
            </w:r>
          </w:p>
        </w:tc>
        <w:tc>
          <w:tcPr>
            <w:tcW w:w="1635" w:type="dxa"/>
          </w:tcPr>
          <w:p w14:paraId="67AB0BBA" w14:textId="77777777" w:rsidR="00CC2124" w:rsidRDefault="00CC2124" w:rsidP="00CC2124">
            <w:pPr>
              <w:rPr>
                <w:ins w:id="51" w:author="Sena, Anthony [JRDUS]" w:date="2018-08-06T15:49:00Z"/>
                <w:sz w:val="18"/>
                <w:szCs w:val="18"/>
              </w:rPr>
            </w:pPr>
            <w:r>
              <w:rPr>
                <w:sz w:val="18"/>
                <w:szCs w:val="18"/>
              </w:rPr>
              <w:t>visit</w:t>
            </w:r>
            <w:del w:id="52" w:author="Sena, Anthony [JRDUS]" w:date="2018-08-06T15:49:00Z">
              <w:r w:rsidDel="00C96608">
                <w:rPr>
                  <w:sz w:val="18"/>
                  <w:szCs w:val="18"/>
                </w:rPr>
                <w:delText>_type</w:delText>
              </w:r>
            </w:del>
            <w:ins w:id="53" w:author="Sena, Anthony [JRDUS]" w:date="2018-08-06T15:49:00Z">
              <w:r>
                <w:rPr>
                  <w:sz w:val="18"/>
                  <w:szCs w:val="18"/>
                </w:rPr>
                <w:t>id</w:t>
              </w:r>
            </w:ins>
          </w:p>
          <w:p w14:paraId="45CD5D99" w14:textId="0905053F" w:rsidR="00CC2124" w:rsidRDefault="00CC2124" w:rsidP="00CC2124">
            <w:ins w:id="54" w:author="Sena, Anthony [JRDUS]" w:date="2018-08-06T15:49:00Z">
              <w:r>
                <w:rPr>
                  <w:sz w:val="18"/>
                  <w:szCs w:val="18"/>
                </w:rPr>
                <w:t>encid</w:t>
              </w:r>
            </w:ins>
          </w:p>
        </w:tc>
        <w:tc>
          <w:tcPr>
            <w:tcW w:w="3090" w:type="dxa"/>
          </w:tcPr>
          <w:p w14:paraId="728C9DD5" w14:textId="032208B3" w:rsidR="00CC2124" w:rsidRDefault="00CC2124" w:rsidP="00CC2124">
            <w:ins w:id="55" w:author="Sena, Anthony [JRDUS]" w:date="2018-08-06T15:49:00Z">
              <w:r>
                <w:t>“</w:t>
              </w:r>
              <w:proofErr w:type="gramStart"/>
              <w:r>
                <w:t>visitid:{</w:t>
              </w:r>
              <w:proofErr w:type="gramEnd"/>
              <w:r>
                <w:t>visitid};encid:{encid}”</w:t>
              </w:r>
            </w:ins>
          </w:p>
        </w:tc>
        <w:tc>
          <w:tcPr>
            <w:tcW w:w="2805" w:type="dxa"/>
          </w:tcPr>
          <w:p w14:paraId="178FD9C2" w14:textId="41EBDFF9" w:rsidR="00CC2124" w:rsidRDefault="00CC2124" w:rsidP="00CC2124">
            <w:ins w:id="56" w:author="Sena, Anthony [JRDUS]" w:date="2018-08-06T15:49:00Z">
              <w:r>
                <w:t>Preserve the original visitid and encid for the record.</w:t>
              </w:r>
            </w:ins>
          </w:p>
        </w:tc>
      </w:tr>
      <w:tr w:rsidR="00CC2124" w14:paraId="66658668" w14:textId="77777777">
        <w:tc>
          <w:tcPr>
            <w:tcW w:w="2190" w:type="dxa"/>
          </w:tcPr>
          <w:p w14:paraId="4B2361E0" w14:textId="77777777" w:rsidR="00CC2124" w:rsidRDefault="00CC2124" w:rsidP="00CC2124">
            <w:r>
              <w:rPr>
                <w:sz w:val="18"/>
                <w:szCs w:val="18"/>
              </w:rPr>
              <w:t>visit_source_concept_id</w:t>
            </w:r>
          </w:p>
        </w:tc>
        <w:tc>
          <w:tcPr>
            <w:tcW w:w="1635" w:type="dxa"/>
          </w:tcPr>
          <w:p w14:paraId="276EABD0" w14:textId="77777777" w:rsidR="00CC2124" w:rsidRDefault="00CC2124" w:rsidP="00CC2124"/>
        </w:tc>
        <w:tc>
          <w:tcPr>
            <w:tcW w:w="3090" w:type="dxa"/>
          </w:tcPr>
          <w:p w14:paraId="5BC21171" w14:textId="77777777" w:rsidR="00CC2124" w:rsidRDefault="00CC2124" w:rsidP="00CC2124">
            <w:r>
              <w:rPr>
                <w:sz w:val="18"/>
                <w:szCs w:val="18"/>
              </w:rPr>
              <w:t>Use first encid associated to visit.</w:t>
            </w:r>
          </w:p>
        </w:tc>
        <w:tc>
          <w:tcPr>
            <w:tcW w:w="2805" w:type="dxa"/>
          </w:tcPr>
          <w:p w14:paraId="3F2415CF" w14:textId="77777777" w:rsidR="00CC2124" w:rsidRDefault="00CC2124" w:rsidP="00CC2124"/>
        </w:tc>
      </w:tr>
      <w:tr w:rsidR="00CC2124" w14:paraId="4E1B2450" w14:textId="77777777">
        <w:tc>
          <w:tcPr>
            <w:tcW w:w="2190" w:type="dxa"/>
          </w:tcPr>
          <w:p w14:paraId="5FE2264F" w14:textId="7D802734" w:rsidR="00CC2124" w:rsidRDefault="00CC2124" w:rsidP="00CC2124">
            <w:pPr>
              <w:rPr>
                <w:sz w:val="18"/>
                <w:szCs w:val="18"/>
              </w:rPr>
            </w:pPr>
            <w:ins w:id="57" w:author="Sena, Anthony [JRDUS]" w:date="2018-08-06T16:06:00Z">
              <w:r>
                <w:rPr>
                  <w:sz w:val="20"/>
                </w:rPr>
                <w:t>a</w:t>
              </w:r>
            </w:ins>
            <w:ins w:id="58" w:author="Sena, Anthony [JRDUS]" w:date="2018-08-06T16:05:00Z">
              <w:r>
                <w:rPr>
                  <w:sz w:val="20"/>
                </w:rPr>
                <w:t>dmitting_source_concept_id</w:t>
              </w:r>
            </w:ins>
            <w:r>
              <w:rPr>
                <w:sz w:val="20"/>
              </w:rPr>
              <w:t>A</w:t>
            </w:r>
            <w:del w:id="59" w:author="Sena, Anthony [JRDUS]" w:date="2018-08-06T16:06:00Z">
              <w:r w:rsidDel="00B44C73">
                <w:rPr>
                  <w:sz w:val="20"/>
                </w:rPr>
                <w:delText>DMITTING_SOURCE_VALUE</w:delText>
              </w:r>
            </w:del>
          </w:p>
        </w:tc>
        <w:tc>
          <w:tcPr>
            <w:tcW w:w="1635" w:type="dxa"/>
          </w:tcPr>
          <w:p w14:paraId="01E49F70" w14:textId="30771F4E" w:rsidR="00CC2124" w:rsidRDefault="00CC2124" w:rsidP="00CC2124">
            <w:r>
              <w:rPr>
                <w:sz w:val="18"/>
                <w:szCs w:val="18"/>
              </w:rPr>
              <w:t>Admission_source</w:t>
            </w:r>
          </w:p>
        </w:tc>
        <w:tc>
          <w:tcPr>
            <w:tcW w:w="3090" w:type="dxa"/>
          </w:tcPr>
          <w:p w14:paraId="0F08EDA8" w14:textId="77777777" w:rsidR="00CC2124" w:rsidRDefault="00CC2124" w:rsidP="00CC2124">
            <w:pPr>
              <w:rPr>
                <w:ins w:id="60" w:author="Sena, Anthony [JRDUS]" w:date="2018-08-06T16:06:00Z"/>
                <w:sz w:val="18"/>
                <w:szCs w:val="18"/>
              </w:rPr>
            </w:pPr>
            <w:ins w:id="61" w:author="Sena, Anthony [JRDUS]" w:date="2018-08-06T16:06:00Z">
              <w:r>
                <w:rPr>
                  <w:sz w:val="18"/>
                  <w:szCs w:val="18"/>
                </w:rPr>
                <w:t>STCM Lookup:</w:t>
              </w:r>
            </w:ins>
          </w:p>
          <w:p w14:paraId="3AC52D08" w14:textId="6491F010" w:rsidR="00CC2124" w:rsidRDefault="00CC2124" w:rsidP="00CC2124">
            <w:pPr>
              <w:rPr>
                <w:sz w:val="18"/>
                <w:szCs w:val="18"/>
              </w:rPr>
            </w:pPr>
            <w:ins w:id="62" w:author="Sena, Anthony [JRDUS]" w:date="2018-08-06T16:06:00Z">
              <w:r>
                <w:rPr>
                  <w:sz w:val="18"/>
                  <w:szCs w:val="18"/>
                </w:rPr>
                <w:t>JNJ_OPTUM_VISIT_ADM.csv</w:t>
              </w:r>
            </w:ins>
          </w:p>
        </w:tc>
        <w:tc>
          <w:tcPr>
            <w:tcW w:w="2805" w:type="dxa"/>
          </w:tcPr>
          <w:p w14:paraId="395D5F3B" w14:textId="77777777" w:rsidR="00CC2124" w:rsidRDefault="00CC2124" w:rsidP="00CC2124"/>
        </w:tc>
      </w:tr>
      <w:tr w:rsidR="00CC2124" w14:paraId="3ADF8F09" w14:textId="77777777">
        <w:tc>
          <w:tcPr>
            <w:tcW w:w="2190" w:type="dxa"/>
          </w:tcPr>
          <w:p w14:paraId="024CEEA7" w14:textId="0BBA51FE" w:rsidR="00CC2124" w:rsidRDefault="00CC2124" w:rsidP="00CC2124">
            <w:pPr>
              <w:rPr>
                <w:sz w:val="18"/>
                <w:szCs w:val="18"/>
              </w:rPr>
            </w:pPr>
            <w:ins w:id="63" w:author="Sena, Anthony [JRDUS]" w:date="2018-08-06T16:06:00Z">
              <w:r>
                <w:rPr>
                  <w:sz w:val="20"/>
                </w:rPr>
                <w:t>admitting_source_value</w:t>
              </w:r>
            </w:ins>
            <w:del w:id="64" w:author="Sena, Anthony [JRDUS]" w:date="2018-08-06T16:05:00Z">
              <w:r w:rsidDel="00B44C73">
                <w:rPr>
                  <w:sz w:val="20"/>
                </w:rPr>
                <w:delText>DISCHARGE_TO_CONCEPT_ID</w:delText>
              </w:r>
            </w:del>
          </w:p>
        </w:tc>
        <w:tc>
          <w:tcPr>
            <w:tcW w:w="1635" w:type="dxa"/>
          </w:tcPr>
          <w:p w14:paraId="5C6C2B1F" w14:textId="24D9B580" w:rsidR="00CC2124" w:rsidRDefault="00CC2124" w:rsidP="00CC2124">
            <w:r>
              <w:rPr>
                <w:sz w:val="18"/>
                <w:szCs w:val="18"/>
              </w:rPr>
              <w:t>Admission_source</w:t>
            </w:r>
          </w:p>
        </w:tc>
        <w:tc>
          <w:tcPr>
            <w:tcW w:w="3090" w:type="dxa"/>
          </w:tcPr>
          <w:p w14:paraId="4F14C43E" w14:textId="1B763874" w:rsidR="00CC2124" w:rsidDel="00B44C73" w:rsidRDefault="00CC2124" w:rsidP="00CC2124">
            <w:pPr>
              <w:rPr>
                <w:del w:id="65" w:author="Sena, Anthony [JRDUS]" w:date="2018-08-06T16:06:00Z"/>
                <w:sz w:val="18"/>
                <w:szCs w:val="18"/>
              </w:rPr>
            </w:pPr>
            <w:del w:id="66" w:author="Sena, Anthony [JRDUS]" w:date="2018-08-06T16:06:00Z">
              <w:r w:rsidDel="00B44C73">
                <w:rPr>
                  <w:sz w:val="18"/>
                  <w:szCs w:val="18"/>
                </w:rPr>
                <w:delText>STCM Lookup:</w:delText>
              </w:r>
            </w:del>
          </w:p>
          <w:p w14:paraId="3CBF35C8" w14:textId="21608632" w:rsidR="00CC2124" w:rsidRDefault="00CC2124" w:rsidP="00CC2124">
            <w:pPr>
              <w:rPr>
                <w:sz w:val="18"/>
                <w:szCs w:val="18"/>
              </w:rPr>
            </w:pPr>
            <w:del w:id="67" w:author="Sena, Anthony [JRDUS]" w:date="2018-08-06T16:06:00Z">
              <w:r w:rsidDel="00B44C73">
                <w:rPr>
                  <w:sz w:val="18"/>
                  <w:szCs w:val="18"/>
                </w:rPr>
                <w:delText>JNJ_OPTUM_VISIT_ADM.csv</w:delText>
              </w:r>
            </w:del>
          </w:p>
        </w:tc>
        <w:tc>
          <w:tcPr>
            <w:tcW w:w="2805" w:type="dxa"/>
          </w:tcPr>
          <w:p w14:paraId="0E7F0B42" w14:textId="77777777" w:rsidR="00CC2124" w:rsidRDefault="00CC2124" w:rsidP="00CC2124"/>
        </w:tc>
      </w:tr>
      <w:tr w:rsidR="00CC2124" w14:paraId="48239A1F" w14:textId="77777777">
        <w:tc>
          <w:tcPr>
            <w:tcW w:w="2190" w:type="dxa"/>
          </w:tcPr>
          <w:p w14:paraId="2D7F1E9E" w14:textId="0B68FF36" w:rsidR="00CC2124" w:rsidRDefault="00CC2124" w:rsidP="00CC2124">
            <w:pPr>
              <w:rPr>
                <w:sz w:val="18"/>
                <w:szCs w:val="18"/>
              </w:rPr>
            </w:pPr>
            <w:ins w:id="68" w:author="Sena, Anthony [JRDUS]" w:date="2018-08-06T16:06:00Z">
              <w:r>
                <w:rPr>
                  <w:sz w:val="20"/>
                </w:rPr>
                <w:t>discharge_to_concept_id</w:t>
              </w:r>
            </w:ins>
            <w:del w:id="69" w:author="Sena, Anthony [JRDUS]" w:date="2018-08-06T16:06:00Z">
              <w:r w:rsidDel="00B44C73">
                <w:rPr>
                  <w:sz w:val="20"/>
                </w:rPr>
                <w:delText>DISCHARGE_TO_SOURCE_VALUE</w:delText>
              </w:r>
            </w:del>
          </w:p>
        </w:tc>
        <w:tc>
          <w:tcPr>
            <w:tcW w:w="1635" w:type="dxa"/>
          </w:tcPr>
          <w:p w14:paraId="00C65EC8" w14:textId="48F57AA2" w:rsidR="00CC2124" w:rsidRDefault="00CC2124" w:rsidP="00CC2124">
            <w:r w:rsidRPr="00662164">
              <w:rPr>
                <w:sz w:val="18"/>
                <w:szCs w:val="18"/>
              </w:rPr>
              <w:t>discharge_disposition</w:t>
            </w:r>
          </w:p>
        </w:tc>
        <w:tc>
          <w:tcPr>
            <w:tcW w:w="3090" w:type="dxa"/>
          </w:tcPr>
          <w:p w14:paraId="75C6EE00" w14:textId="77777777" w:rsidR="00CC2124" w:rsidRDefault="00CC2124" w:rsidP="00CC2124">
            <w:pPr>
              <w:rPr>
                <w:ins w:id="70" w:author="Sena, Anthony [JRDUS]" w:date="2018-08-06T16:07:00Z"/>
                <w:sz w:val="18"/>
                <w:szCs w:val="18"/>
              </w:rPr>
            </w:pPr>
            <w:ins w:id="71" w:author="Sena, Anthony [JRDUS]" w:date="2018-08-06T16:07:00Z">
              <w:r>
                <w:rPr>
                  <w:sz w:val="18"/>
                  <w:szCs w:val="18"/>
                </w:rPr>
                <w:t>STCM Lookup:</w:t>
              </w:r>
            </w:ins>
          </w:p>
          <w:p w14:paraId="552EC7CA" w14:textId="6BA5772D" w:rsidR="00CC2124" w:rsidRDefault="00CC2124" w:rsidP="00CC2124">
            <w:pPr>
              <w:rPr>
                <w:sz w:val="18"/>
                <w:szCs w:val="18"/>
              </w:rPr>
            </w:pPr>
            <w:ins w:id="72" w:author="Sena, Anthony [JRDUS]" w:date="2018-08-06T16:07:00Z">
              <w:r w:rsidRPr="00645AEC">
                <w:rPr>
                  <w:sz w:val="18"/>
                  <w:szCs w:val="18"/>
                </w:rPr>
                <w:t>JNJ_OPTUM_VISIT_DIS</w:t>
              </w:r>
              <w:r>
                <w:rPr>
                  <w:sz w:val="18"/>
                  <w:szCs w:val="18"/>
                </w:rPr>
                <w:t>.csv</w:t>
              </w:r>
            </w:ins>
          </w:p>
        </w:tc>
        <w:tc>
          <w:tcPr>
            <w:tcW w:w="2805" w:type="dxa"/>
          </w:tcPr>
          <w:p w14:paraId="7EB385DE" w14:textId="77777777" w:rsidR="00CC2124" w:rsidRDefault="00CC2124" w:rsidP="00CC2124"/>
        </w:tc>
      </w:tr>
      <w:tr w:rsidR="00CC2124" w14:paraId="1B4AAD7F" w14:textId="77777777">
        <w:tc>
          <w:tcPr>
            <w:tcW w:w="2190" w:type="dxa"/>
          </w:tcPr>
          <w:p w14:paraId="18DC7680" w14:textId="7D2AD50B" w:rsidR="00CC2124" w:rsidRDefault="00CC2124" w:rsidP="00CC2124">
            <w:pPr>
              <w:rPr>
                <w:sz w:val="18"/>
                <w:szCs w:val="18"/>
              </w:rPr>
            </w:pPr>
            <w:ins w:id="73" w:author="Sena, Anthony [JRDUS]" w:date="2018-08-06T16:07:00Z">
              <w:r>
                <w:rPr>
                  <w:sz w:val="20"/>
                </w:rPr>
                <w:t>d</w:t>
              </w:r>
            </w:ins>
            <w:ins w:id="74" w:author="Sena, Anthony [JRDUS]" w:date="2018-08-06T16:06:00Z">
              <w:r>
                <w:rPr>
                  <w:sz w:val="20"/>
                </w:rPr>
                <w:t>ischarge_to_source_value</w:t>
              </w:r>
            </w:ins>
            <w:del w:id="75" w:author="Sena, Anthony [JRDUS]" w:date="2018-08-06T16:06:00Z">
              <w:r w:rsidDel="00B44C73">
                <w:rPr>
                  <w:sz w:val="20"/>
                </w:rPr>
                <w:delText>PRECEDING_VISIT_OCCU</w:delText>
              </w:r>
            </w:del>
            <w:del w:id="76" w:author="Sena, Anthony [JRDUS]" w:date="2018-08-06T16:07:00Z">
              <w:r w:rsidDel="00B44C73">
                <w:rPr>
                  <w:sz w:val="20"/>
                </w:rPr>
                <w:delText>RRENCE_ID</w:delText>
              </w:r>
            </w:del>
          </w:p>
        </w:tc>
        <w:tc>
          <w:tcPr>
            <w:tcW w:w="1635" w:type="dxa"/>
          </w:tcPr>
          <w:p w14:paraId="5CBABACE" w14:textId="6B1C9BC5" w:rsidR="00CC2124" w:rsidRDefault="00CC2124" w:rsidP="00CC2124">
            <w:r w:rsidRPr="00662164">
              <w:rPr>
                <w:sz w:val="18"/>
                <w:szCs w:val="18"/>
              </w:rPr>
              <w:t>discharge_disposition</w:t>
            </w:r>
          </w:p>
        </w:tc>
        <w:tc>
          <w:tcPr>
            <w:tcW w:w="3090" w:type="dxa"/>
          </w:tcPr>
          <w:p w14:paraId="4390C1E3" w14:textId="45D9D8E2" w:rsidR="00CC2124" w:rsidDel="00B44C73" w:rsidRDefault="00CC2124" w:rsidP="00CC2124">
            <w:pPr>
              <w:rPr>
                <w:del w:id="77" w:author="Sena, Anthony [JRDUS]" w:date="2018-08-06T16:07:00Z"/>
                <w:sz w:val="18"/>
                <w:szCs w:val="18"/>
              </w:rPr>
            </w:pPr>
            <w:del w:id="78" w:author="Sena, Anthony [JRDUS]" w:date="2018-08-06T16:07:00Z">
              <w:r w:rsidDel="00B44C73">
                <w:rPr>
                  <w:sz w:val="18"/>
                  <w:szCs w:val="18"/>
                </w:rPr>
                <w:delText>STCM Lookup:</w:delText>
              </w:r>
            </w:del>
          </w:p>
          <w:p w14:paraId="029D546B" w14:textId="3C801D1F" w:rsidR="00CC2124" w:rsidRDefault="00CC2124" w:rsidP="00CC2124">
            <w:pPr>
              <w:rPr>
                <w:sz w:val="18"/>
                <w:szCs w:val="18"/>
              </w:rPr>
            </w:pPr>
            <w:del w:id="79" w:author="Sena, Anthony [JRDUS]" w:date="2018-08-06T16:07:00Z">
              <w:r w:rsidRPr="00645AEC" w:rsidDel="00B44C73">
                <w:rPr>
                  <w:sz w:val="18"/>
                  <w:szCs w:val="18"/>
                </w:rPr>
                <w:delText>JNJ_OPTUM_VISIT_DIS</w:delText>
              </w:r>
              <w:r w:rsidDel="00B44C73">
                <w:rPr>
                  <w:sz w:val="18"/>
                  <w:szCs w:val="18"/>
                </w:rPr>
                <w:delText>.csv</w:delText>
              </w:r>
            </w:del>
          </w:p>
        </w:tc>
        <w:tc>
          <w:tcPr>
            <w:tcW w:w="2805" w:type="dxa"/>
          </w:tcPr>
          <w:p w14:paraId="68BC4FB4" w14:textId="77777777" w:rsidR="00CC2124" w:rsidRDefault="00CC2124" w:rsidP="00CC2124"/>
        </w:tc>
      </w:tr>
      <w:tr w:rsidR="00CC2124" w14:paraId="373AC708" w14:textId="77777777">
        <w:tc>
          <w:tcPr>
            <w:tcW w:w="2190" w:type="dxa"/>
          </w:tcPr>
          <w:p w14:paraId="1AEEAA58" w14:textId="77777777" w:rsidR="00CC2124" w:rsidRDefault="00CC2124" w:rsidP="00CC2124">
            <w:pPr>
              <w:rPr>
                <w:sz w:val="18"/>
                <w:szCs w:val="18"/>
              </w:rPr>
            </w:pPr>
            <w:r>
              <w:rPr>
                <w:sz w:val="20"/>
              </w:rPr>
              <w:t>PRECEDING_VISIT_OCCURRENCE_ID</w:t>
            </w:r>
          </w:p>
        </w:tc>
        <w:tc>
          <w:tcPr>
            <w:tcW w:w="1635" w:type="dxa"/>
          </w:tcPr>
          <w:p w14:paraId="5109B734" w14:textId="156AF736" w:rsidR="00CC2124" w:rsidRDefault="00CC2124" w:rsidP="00CC2124">
            <w:r>
              <w:t>NULL</w:t>
            </w:r>
          </w:p>
        </w:tc>
        <w:tc>
          <w:tcPr>
            <w:tcW w:w="3090" w:type="dxa"/>
          </w:tcPr>
          <w:p w14:paraId="7CC6196F" w14:textId="77777777" w:rsidR="00CC2124" w:rsidRDefault="00CC2124" w:rsidP="00CC2124">
            <w:pPr>
              <w:rPr>
                <w:sz w:val="18"/>
                <w:szCs w:val="18"/>
              </w:rPr>
            </w:pPr>
          </w:p>
        </w:tc>
        <w:tc>
          <w:tcPr>
            <w:tcW w:w="2805" w:type="dxa"/>
          </w:tcPr>
          <w:p w14:paraId="56CAA578" w14:textId="77777777" w:rsidR="00CC2124" w:rsidRDefault="00CC2124" w:rsidP="00CC2124"/>
        </w:tc>
      </w:tr>
    </w:tbl>
    <w:p w14:paraId="64F260F6" w14:textId="77777777" w:rsidR="00AB0492" w:rsidRDefault="00B554AB">
      <w:r>
        <w:br w:type="page"/>
      </w:r>
    </w:p>
    <w:p w14:paraId="5BD09BB9" w14:textId="68DF54B8" w:rsidR="007378C2" w:rsidRDefault="007378C2" w:rsidP="007378C2">
      <w:pPr>
        <w:pStyle w:val="Heading2"/>
        <w:rPr>
          <w:ins w:id="80" w:author="Sena, Anthony [JRDUS]" w:date="2018-08-06T15:44:00Z"/>
        </w:rPr>
      </w:pPr>
      <w:bookmarkStart w:id="81" w:name="_5agnnjhem3cc" w:colFirst="0" w:colLast="0"/>
      <w:bookmarkEnd w:id="81"/>
      <w:ins w:id="82" w:author="Sena, Anthony [JRDUS]" w:date="2018-08-06T15:40:00Z">
        <w:r>
          <w:lastRenderedPageBreak/>
          <w:t xml:space="preserve">Table name: </w:t>
        </w:r>
      </w:ins>
      <w:ins w:id="83" w:author="Sena, Anthony [JRDUS]" w:date="2018-08-06T15:41:00Z">
        <w:r>
          <w:t>visit_detail</w:t>
        </w:r>
      </w:ins>
    </w:p>
    <w:p w14:paraId="590A4BC4" w14:textId="0C0B0FF7" w:rsidR="00C96608" w:rsidRPr="00C96608" w:rsidRDefault="00C96608">
      <w:pPr>
        <w:rPr>
          <w:ins w:id="84" w:author="Sena, Anthony [JRDUS]" w:date="2018-08-06T15:40:00Z"/>
        </w:rPr>
        <w:pPrChange w:id="85" w:author="Sena, Anthony [JRDUS]" w:date="2018-08-06T15:44:00Z">
          <w:pPr>
            <w:pStyle w:val="Heading2"/>
          </w:pPr>
        </w:pPrChange>
      </w:pPr>
      <w:ins w:id="86" w:author="Sena, Anthony [JRDUS]" w:date="2018-08-06T15:44:00Z">
        <w:r>
          <w:t xml:space="preserve">Using </w:t>
        </w:r>
      </w:ins>
      <w:ins w:id="87" w:author="Sena, Anthony [JRDUS]" w:date="2018-08-06T15:45:00Z">
        <w:r>
          <w:t xml:space="preserve">the TEMP_VISIT table created above, </w:t>
        </w:r>
      </w:ins>
      <w:ins w:id="88" w:author="Sena, Anthony [JRDUS]" w:date="2018-08-06T15:50:00Z">
        <w:r>
          <w:t xml:space="preserve">create records </w:t>
        </w:r>
      </w:ins>
      <w:ins w:id="89" w:author="Sena, Anthony [JRDUS]" w:date="2018-08-06T15:51:00Z">
        <w:r w:rsidR="0027280F">
          <w:t xml:space="preserve">to associate encids from the native to </w:t>
        </w:r>
      </w:ins>
      <w:ins w:id="90" w:author="Sena, Anthony [JRDUS]" w:date="2018-08-06T15:52:00Z">
        <w:r w:rsidR="0027280F">
          <w:t xml:space="preserve">the </w:t>
        </w:r>
      </w:ins>
      <w:ins w:id="91" w:author="Sena, Anthony [JRDUS]" w:date="2018-08-06T15:51:00Z">
        <w:r w:rsidR="0027280F">
          <w:t>VISIT_</w:t>
        </w:r>
      </w:ins>
      <w:ins w:id="92" w:author="Sena, Anthony [JRDUS]" w:date="2018-08-06T15:52:00Z">
        <w:r w:rsidR="0027280F">
          <w:t xml:space="preserve">DETAIL </w:t>
        </w:r>
      </w:ins>
      <w:ins w:id="93" w:author="Sena, Anthony [JRDUS]" w:date="2018-08-06T15:51:00Z">
        <w:r w:rsidR="0027280F">
          <w:t>in cdm</w:t>
        </w:r>
        <w:r>
          <w:t xml:space="preserve">. </w:t>
        </w:r>
      </w:ins>
      <w:ins w:id="94" w:author="Sena, Anthony [JRDUS]" w:date="2018-08-06T15:52:00Z">
        <w:r w:rsidR="0027280F">
          <w:t>This lookup will be needed when ETLing the CONDITION_OCCURRENCE, DRUG_EXPOSRE, PROCEDURE_OCCURRENCE, and any native table which references an encounter_id that maps into a CDM table with a visit_</w:t>
        </w:r>
      </w:ins>
      <w:ins w:id="95" w:author="Sena, Anthony [JRDUS]" w:date="2018-08-06T15:53:00Z">
        <w:r w:rsidR="0027280F">
          <w:t>detail_</w:t>
        </w:r>
      </w:ins>
      <w:ins w:id="96" w:author="Sena, Anthony [JRDUS]" w:date="2018-08-06T15:52:00Z">
        <w:r w:rsidR="0027280F">
          <w:t>id.</w:t>
        </w:r>
      </w:ins>
      <w:ins w:id="97" w:author="Sena, Anthony [JRDUS]" w:date="2018-08-06T15:55:00Z">
        <w:r w:rsidR="004748D4">
          <w:t xml:space="preserve"> When constructing this table, we only want to import those encounters that are associated with a visit as is the case with the entries in TEMP_VISIT.</w:t>
        </w:r>
      </w:ins>
    </w:p>
    <w:p w14:paraId="13E84265" w14:textId="46A8AE5A" w:rsidR="00C96608" w:rsidRDefault="00C96608" w:rsidP="00C96608">
      <w:pPr>
        <w:pStyle w:val="Heading3"/>
        <w:rPr>
          <w:ins w:id="98" w:author="Sena, Anthony [JRDUS]" w:date="2018-08-06T15:41:00Z"/>
        </w:rPr>
      </w:pPr>
      <w:ins w:id="99" w:author="Sena, Anthony [JRDUS]" w:date="2018-08-06T15:41:00Z">
        <w:r>
          <w:t xml:space="preserve">Reading from </w:t>
        </w:r>
      </w:ins>
      <w:ins w:id="100" w:author="Sena, Anthony [JRDUS]" w:date="2018-08-06T15:56:00Z">
        <w:r w:rsidR="004748D4">
          <w:t>encounter</w:t>
        </w:r>
      </w:ins>
    </w:p>
    <w:p w14:paraId="5047CC92" w14:textId="2C7982A3" w:rsidR="00C96608" w:rsidRDefault="00C96608" w:rsidP="00C96608">
      <w:pPr>
        <w:rPr>
          <w:ins w:id="101" w:author="Sena, Anthony [JRDUS]" w:date="2018-08-06T15:41:00Z"/>
        </w:rPr>
      </w:pPr>
    </w:p>
    <w:tbl>
      <w:tblPr>
        <w:tblStyle w:val="a7"/>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90"/>
        <w:gridCol w:w="1635"/>
        <w:gridCol w:w="3090"/>
        <w:gridCol w:w="2805"/>
      </w:tblGrid>
      <w:tr w:rsidR="00C96608" w14:paraId="300B1F32" w14:textId="77777777" w:rsidTr="00CC2124">
        <w:trPr>
          <w:ins w:id="102" w:author="Sena, Anthony [JRDUS]" w:date="2018-08-06T15:41:00Z"/>
        </w:trPr>
        <w:tc>
          <w:tcPr>
            <w:tcW w:w="2190" w:type="dxa"/>
            <w:shd w:val="clear" w:color="auto" w:fill="AAAAFF"/>
          </w:tcPr>
          <w:p w14:paraId="6D7FD980" w14:textId="77777777" w:rsidR="00C96608" w:rsidRDefault="00C96608" w:rsidP="00CC2124">
            <w:pPr>
              <w:rPr>
                <w:ins w:id="103" w:author="Sena, Anthony [JRDUS]" w:date="2018-08-06T15:41:00Z"/>
              </w:rPr>
            </w:pPr>
            <w:ins w:id="104" w:author="Sena, Anthony [JRDUS]" w:date="2018-08-06T15:41:00Z">
              <w:r>
                <w:t>Destination Field</w:t>
              </w:r>
            </w:ins>
          </w:p>
        </w:tc>
        <w:tc>
          <w:tcPr>
            <w:tcW w:w="1635" w:type="dxa"/>
            <w:shd w:val="clear" w:color="auto" w:fill="AAAAFF"/>
          </w:tcPr>
          <w:p w14:paraId="5CC7E2E2" w14:textId="77777777" w:rsidR="00C96608" w:rsidRDefault="00C96608" w:rsidP="00CC2124">
            <w:pPr>
              <w:rPr>
                <w:ins w:id="105" w:author="Sena, Anthony [JRDUS]" w:date="2018-08-06T15:41:00Z"/>
              </w:rPr>
            </w:pPr>
            <w:ins w:id="106" w:author="Sena, Anthony [JRDUS]" w:date="2018-08-06T15:41:00Z">
              <w:r>
                <w:t>Source Field</w:t>
              </w:r>
            </w:ins>
          </w:p>
        </w:tc>
        <w:tc>
          <w:tcPr>
            <w:tcW w:w="3090" w:type="dxa"/>
            <w:shd w:val="clear" w:color="auto" w:fill="AAAAFF"/>
          </w:tcPr>
          <w:p w14:paraId="7B57DAC7" w14:textId="77777777" w:rsidR="00C96608" w:rsidRDefault="00C96608" w:rsidP="00CC2124">
            <w:pPr>
              <w:rPr>
                <w:ins w:id="107" w:author="Sena, Anthony [JRDUS]" w:date="2018-08-06T15:41:00Z"/>
              </w:rPr>
            </w:pPr>
            <w:ins w:id="108" w:author="Sena, Anthony [JRDUS]" w:date="2018-08-06T15:41:00Z">
              <w:r>
                <w:t>Logic</w:t>
              </w:r>
            </w:ins>
          </w:p>
        </w:tc>
        <w:tc>
          <w:tcPr>
            <w:tcW w:w="2805" w:type="dxa"/>
            <w:shd w:val="clear" w:color="auto" w:fill="AAAAFF"/>
          </w:tcPr>
          <w:p w14:paraId="74710CF6" w14:textId="77777777" w:rsidR="00C96608" w:rsidRDefault="00C96608" w:rsidP="00CC2124">
            <w:pPr>
              <w:rPr>
                <w:ins w:id="109" w:author="Sena, Anthony [JRDUS]" w:date="2018-08-06T15:41:00Z"/>
              </w:rPr>
            </w:pPr>
            <w:ins w:id="110" w:author="Sena, Anthony [JRDUS]" w:date="2018-08-06T15:41:00Z">
              <w:r>
                <w:t>Comment</w:t>
              </w:r>
            </w:ins>
          </w:p>
        </w:tc>
      </w:tr>
      <w:tr w:rsidR="00C96608" w14:paraId="43485178" w14:textId="77777777" w:rsidTr="00CC2124">
        <w:trPr>
          <w:ins w:id="111" w:author="Sena, Anthony [JRDUS]" w:date="2018-08-06T15:41:00Z"/>
        </w:trPr>
        <w:tc>
          <w:tcPr>
            <w:tcW w:w="2190" w:type="dxa"/>
          </w:tcPr>
          <w:p w14:paraId="35B8954F" w14:textId="796AAA61" w:rsidR="00C96608" w:rsidRDefault="004748D4" w:rsidP="00CC2124">
            <w:pPr>
              <w:rPr>
                <w:ins w:id="112" w:author="Sena, Anthony [JRDUS]" w:date="2018-08-06T15:41:00Z"/>
              </w:rPr>
            </w:pPr>
            <w:ins w:id="113" w:author="Sena, Anthony [JRDUS]" w:date="2018-08-06T15:41:00Z">
              <w:r>
                <w:rPr>
                  <w:sz w:val="18"/>
                  <w:szCs w:val="18"/>
                </w:rPr>
                <w:t>visit_detail</w:t>
              </w:r>
              <w:r w:rsidR="00C96608">
                <w:rPr>
                  <w:sz w:val="18"/>
                  <w:szCs w:val="18"/>
                </w:rPr>
                <w:t>_id</w:t>
              </w:r>
            </w:ins>
          </w:p>
        </w:tc>
        <w:tc>
          <w:tcPr>
            <w:tcW w:w="1635" w:type="dxa"/>
          </w:tcPr>
          <w:p w14:paraId="0544D0DE" w14:textId="62A64B66" w:rsidR="00C96608" w:rsidRDefault="004748D4" w:rsidP="00CC2124">
            <w:pPr>
              <w:rPr>
                <w:ins w:id="114" w:author="Sena, Anthony [JRDUS]" w:date="2018-08-06T15:41:00Z"/>
              </w:rPr>
            </w:pPr>
            <w:ins w:id="115" w:author="Sena, Anthony [JRDUS]" w:date="2018-08-06T15:54:00Z">
              <w:r>
                <w:rPr>
                  <w:sz w:val="18"/>
                  <w:szCs w:val="18"/>
                </w:rPr>
                <w:t>Source_encounterid</w:t>
              </w:r>
            </w:ins>
          </w:p>
        </w:tc>
        <w:tc>
          <w:tcPr>
            <w:tcW w:w="3090" w:type="dxa"/>
          </w:tcPr>
          <w:p w14:paraId="3C0D8DF8" w14:textId="6D0BD9FE" w:rsidR="00C96608" w:rsidRDefault="004748D4" w:rsidP="00CC2124">
            <w:pPr>
              <w:rPr>
                <w:ins w:id="116" w:author="Sena, Anthony [JRDUS]" w:date="2018-08-06T15:41:00Z"/>
              </w:rPr>
            </w:pPr>
            <w:ins w:id="117" w:author="Sena, Anthony [JRDUS]" w:date="2018-08-06T15:54:00Z">
              <w:r>
                <w:rPr>
                  <w:sz w:val="18"/>
                  <w:szCs w:val="18"/>
                </w:rPr>
                <w:t>Remove the preceding ‘E00’ characters</w:t>
              </w:r>
            </w:ins>
          </w:p>
        </w:tc>
        <w:tc>
          <w:tcPr>
            <w:tcW w:w="2805" w:type="dxa"/>
          </w:tcPr>
          <w:p w14:paraId="6F0C3B35" w14:textId="0450D991" w:rsidR="00C96608" w:rsidRDefault="004748D4" w:rsidP="00CC2124">
            <w:pPr>
              <w:rPr>
                <w:ins w:id="118" w:author="Sena, Anthony [JRDUS]" w:date="2018-08-06T15:41:00Z"/>
              </w:rPr>
            </w:pPr>
            <w:ins w:id="119" w:author="Sena, Anthony [JRDUS]" w:date="2018-08-06T15:54:00Z">
              <w:r>
                <w:t>Looking for feedback on this approach or if there are similar approaches from other ETLs we can employ for con</w:t>
              </w:r>
            </w:ins>
            <w:ins w:id="120" w:author="Sena, Anthony [JRDUS]" w:date="2018-08-06T15:55:00Z">
              <w:r>
                <w:t>structing this identifier.</w:t>
              </w:r>
            </w:ins>
          </w:p>
        </w:tc>
      </w:tr>
      <w:tr w:rsidR="00C96608" w14:paraId="0975BF68" w14:textId="77777777" w:rsidTr="00CC2124">
        <w:trPr>
          <w:ins w:id="121" w:author="Sena, Anthony [JRDUS]" w:date="2018-08-06T15:41:00Z"/>
        </w:trPr>
        <w:tc>
          <w:tcPr>
            <w:tcW w:w="2190" w:type="dxa"/>
          </w:tcPr>
          <w:p w14:paraId="486A541E" w14:textId="77777777" w:rsidR="00C96608" w:rsidRDefault="00C96608" w:rsidP="00CC2124">
            <w:pPr>
              <w:rPr>
                <w:ins w:id="122" w:author="Sena, Anthony [JRDUS]" w:date="2018-08-06T15:41:00Z"/>
              </w:rPr>
            </w:pPr>
            <w:ins w:id="123" w:author="Sena, Anthony [JRDUS]" w:date="2018-08-06T15:41:00Z">
              <w:r>
                <w:rPr>
                  <w:sz w:val="18"/>
                  <w:szCs w:val="18"/>
                </w:rPr>
                <w:t>person_id</w:t>
              </w:r>
            </w:ins>
          </w:p>
        </w:tc>
        <w:tc>
          <w:tcPr>
            <w:tcW w:w="1635" w:type="dxa"/>
          </w:tcPr>
          <w:p w14:paraId="3229CF7A" w14:textId="77777777" w:rsidR="00C96608" w:rsidRDefault="00C96608" w:rsidP="00CC2124">
            <w:pPr>
              <w:rPr>
                <w:ins w:id="124" w:author="Sena, Anthony [JRDUS]" w:date="2018-08-06T15:41:00Z"/>
              </w:rPr>
            </w:pPr>
            <w:ins w:id="125" w:author="Sena, Anthony [JRDUS]" w:date="2018-08-06T15:41:00Z">
              <w:r>
                <w:rPr>
                  <w:sz w:val="18"/>
                  <w:szCs w:val="18"/>
                </w:rPr>
                <w:t>ptid</w:t>
              </w:r>
            </w:ins>
          </w:p>
        </w:tc>
        <w:tc>
          <w:tcPr>
            <w:tcW w:w="3090" w:type="dxa"/>
          </w:tcPr>
          <w:p w14:paraId="0909473A" w14:textId="77777777" w:rsidR="00C96608" w:rsidRDefault="00C96608" w:rsidP="00CC2124">
            <w:pPr>
              <w:rPr>
                <w:ins w:id="126" w:author="Sena, Anthony [JRDUS]" w:date="2018-08-06T15:41:00Z"/>
              </w:rPr>
            </w:pPr>
          </w:p>
        </w:tc>
        <w:tc>
          <w:tcPr>
            <w:tcW w:w="2805" w:type="dxa"/>
          </w:tcPr>
          <w:p w14:paraId="43FE2F9F" w14:textId="77777777" w:rsidR="00C96608" w:rsidRDefault="00C96608" w:rsidP="00CC2124">
            <w:pPr>
              <w:rPr>
                <w:ins w:id="127" w:author="Sena, Anthony [JRDUS]" w:date="2018-08-06T15:41:00Z"/>
              </w:rPr>
            </w:pPr>
          </w:p>
        </w:tc>
      </w:tr>
      <w:tr w:rsidR="00594E53" w14:paraId="5EF86D1C" w14:textId="77777777" w:rsidTr="00CC2124">
        <w:trPr>
          <w:ins w:id="128" w:author="Sena, Anthony [JRDUS]" w:date="2018-08-06T15:41:00Z"/>
        </w:trPr>
        <w:tc>
          <w:tcPr>
            <w:tcW w:w="2190" w:type="dxa"/>
          </w:tcPr>
          <w:p w14:paraId="053CA7B1" w14:textId="684653B9" w:rsidR="00594E53" w:rsidRDefault="00594E53" w:rsidP="00594E53">
            <w:pPr>
              <w:rPr>
                <w:ins w:id="129" w:author="Sena, Anthony [JRDUS]" w:date="2018-08-06T15:41:00Z"/>
              </w:rPr>
            </w:pPr>
            <w:ins w:id="130" w:author="Sena, Anthony [JRDUS]" w:date="2018-08-06T15:41:00Z">
              <w:r>
                <w:rPr>
                  <w:sz w:val="18"/>
                  <w:szCs w:val="18"/>
                </w:rPr>
                <w:t>visit_</w:t>
              </w:r>
            </w:ins>
            <w:ins w:id="131" w:author="Sena, Anthony [JRDUS]" w:date="2018-08-06T15:56:00Z">
              <w:r>
                <w:rPr>
                  <w:sz w:val="18"/>
                  <w:szCs w:val="18"/>
                </w:rPr>
                <w:t>detail_</w:t>
              </w:r>
            </w:ins>
            <w:ins w:id="132" w:author="Sena, Anthony [JRDUS]" w:date="2018-08-06T15:41:00Z">
              <w:r>
                <w:rPr>
                  <w:sz w:val="18"/>
                  <w:szCs w:val="18"/>
                </w:rPr>
                <w:t>concept_id</w:t>
              </w:r>
            </w:ins>
          </w:p>
        </w:tc>
        <w:tc>
          <w:tcPr>
            <w:tcW w:w="1635" w:type="dxa"/>
          </w:tcPr>
          <w:p w14:paraId="02F9D98B" w14:textId="565581B1" w:rsidR="00594E53" w:rsidRDefault="00594E53" w:rsidP="00594E53">
            <w:pPr>
              <w:rPr>
                <w:ins w:id="133" w:author="Sena, Anthony [JRDUS]" w:date="2018-08-06T15:41:00Z"/>
              </w:rPr>
            </w:pPr>
            <w:ins w:id="134" w:author="Sena, Anthony [JRDUS]" w:date="2018-11-13T18:01:00Z">
              <w:r>
                <w:rPr>
                  <w:sz w:val="18"/>
                  <w:szCs w:val="18"/>
                </w:rPr>
                <w:t>interaction_type</w:t>
              </w:r>
            </w:ins>
          </w:p>
        </w:tc>
        <w:tc>
          <w:tcPr>
            <w:tcW w:w="3090" w:type="dxa"/>
          </w:tcPr>
          <w:p w14:paraId="20270C86" w14:textId="6E0A3964" w:rsidR="00594E53" w:rsidRDefault="00594E53" w:rsidP="00594E53">
            <w:pPr>
              <w:rPr>
                <w:ins w:id="135" w:author="Sena, Anthony [JRDUS]" w:date="2018-08-06T15:41:00Z"/>
              </w:rPr>
            </w:pPr>
            <w:ins w:id="136" w:author="Sena, Anthony [JRDUS]" w:date="2018-11-13T18:01:00Z">
              <w:r>
                <w:rPr>
                  <w:sz w:val="18"/>
                  <w:szCs w:val="18"/>
                </w:rPr>
                <w:t xml:space="preserve">STCM Lookup </w:t>
              </w:r>
              <w:r>
                <w:rPr>
                  <w:color w:val="FF9900"/>
                  <w:sz w:val="18"/>
                  <w:szCs w:val="18"/>
                </w:rPr>
                <w:t>JNJ_OPTUM_EHR_VISIT.csv</w:t>
              </w:r>
            </w:ins>
          </w:p>
        </w:tc>
        <w:tc>
          <w:tcPr>
            <w:tcW w:w="2805" w:type="dxa"/>
          </w:tcPr>
          <w:p w14:paraId="15184414" w14:textId="19489D9A" w:rsidR="00594E53" w:rsidRDefault="00594E53" w:rsidP="00594E53">
            <w:pPr>
              <w:rPr>
                <w:ins w:id="137" w:author="Sena, Anthony [JRDUS]" w:date="2018-08-06T15:41:00Z"/>
              </w:rPr>
            </w:pPr>
          </w:p>
        </w:tc>
      </w:tr>
      <w:tr w:rsidR="00C96608" w14:paraId="2E6BA5E2" w14:textId="77777777" w:rsidTr="00CC2124">
        <w:trPr>
          <w:ins w:id="138" w:author="Sena, Anthony [JRDUS]" w:date="2018-08-06T15:41:00Z"/>
        </w:trPr>
        <w:tc>
          <w:tcPr>
            <w:tcW w:w="2190" w:type="dxa"/>
          </w:tcPr>
          <w:p w14:paraId="7B7EADB3" w14:textId="336328CC" w:rsidR="00C96608" w:rsidRDefault="00C96608" w:rsidP="00CC2124">
            <w:pPr>
              <w:rPr>
                <w:ins w:id="139" w:author="Sena, Anthony [JRDUS]" w:date="2018-08-06T15:41:00Z"/>
              </w:rPr>
            </w:pPr>
            <w:ins w:id="140" w:author="Sena, Anthony [JRDUS]" w:date="2018-08-06T15:41:00Z">
              <w:r>
                <w:rPr>
                  <w:sz w:val="18"/>
                  <w:szCs w:val="18"/>
                </w:rPr>
                <w:t>visit_</w:t>
              </w:r>
            </w:ins>
            <w:ins w:id="141" w:author="Sena, Anthony [JRDUS]" w:date="2018-08-06T15:57:00Z">
              <w:r w:rsidR="004748D4">
                <w:rPr>
                  <w:sz w:val="18"/>
                  <w:szCs w:val="18"/>
                </w:rPr>
                <w:t>detail_</w:t>
              </w:r>
            </w:ins>
            <w:ins w:id="142" w:author="Sena, Anthony [JRDUS]" w:date="2018-08-06T15:41:00Z">
              <w:r>
                <w:rPr>
                  <w:sz w:val="18"/>
                  <w:szCs w:val="18"/>
                </w:rPr>
                <w:t>start_date</w:t>
              </w:r>
            </w:ins>
          </w:p>
        </w:tc>
        <w:tc>
          <w:tcPr>
            <w:tcW w:w="1635" w:type="dxa"/>
          </w:tcPr>
          <w:p w14:paraId="45DAA6C3" w14:textId="577EF835" w:rsidR="00C96608" w:rsidRDefault="004748D4" w:rsidP="00CC2124">
            <w:pPr>
              <w:rPr>
                <w:ins w:id="143" w:author="Sena, Anthony [JRDUS]" w:date="2018-08-06T15:41:00Z"/>
              </w:rPr>
            </w:pPr>
            <w:ins w:id="144" w:author="Sena, Anthony [JRDUS]" w:date="2018-08-06T15:58:00Z">
              <w:r>
                <w:rPr>
                  <w:sz w:val="18"/>
                  <w:szCs w:val="18"/>
                </w:rPr>
                <w:t>Interaction_date</w:t>
              </w:r>
            </w:ins>
          </w:p>
        </w:tc>
        <w:tc>
          <w:tcPr>
            <w:tcW w:w="3090" w:type="dxa"/>
          </w:tcPr>
          <w:p w14:paraId="703C4EB2" w14:textId="77777777" w:rsidR="00C96608" w:rsidRDefault="00C96608" w:rsidP="00CC2124">
            <w:pPr>
              <w:rPr>
                <w:ins w:id="145" w:author="Sena, Anthony [JRDUS]" w:date="2018-08-06T15:41:00Z"/>
              </w:rPr>
            </w:pPr>
          </w:p>
        </w:tc>
        <w:tc>
          <w:tcPr>
            <w:tcW w:w="2805" w:type="dxa"/>
          </w:tcPr>
          <w:p w14:paraId="54A3E3EC" w14:textId="77777777" w:rsidR="00C96608" w:rsidRDefault="00C96608" w:rsidP="00CC2124">
            <w:pPr>
              <w:rPr>
                <w:ins w:id="146" w:author="Sena, Anthony [JRDUS]" w:date="2018-08-06T15:41:00Z"/>
              </w:rPr>
            </w:pPr>
          </w:p>
        </w:tc>
      </w:tr>
      <w:tr w:rsidR="00C96608" w14:paraId="061D7FB6" w14:textId="77777777" w:rsidTr="00CC2124">
        <w:trPr>
          <w:ins w:id="147" w:author="Sena, Anthony [JRDUS]" w:date="2018-08-06T15:41:00Z"/>
        </w:trPr>
        <w:tc>
          <w:tcPr>
            <w:tcW w:w="2190" w:type="dxa"/>
          </w:tcPr>
          <w:p w14:paraId="72C79E13" w14:textId="2565856A" w:rsidR="00C96608" w:rsidRDefault="00C96608" w:rsidP="00CC2124">
            <w:pPr>
              <w:rPr>
                <w:ins w:id="148" w:author="Sena, Anthony [JRDUS]" w:date="2018-08-06T15:41:00Z"/>
              </w:rPr>
            </w:pPr>
            <w:ins w:id="149" w:author="Sena, Anthony [JRDUS]" w:date="2018-08-06T15:41:00Z">
              <w:r>
                <w:rPr>
                  <w:sz w:val="18"/>
                  <w:szCs w:val="18"/>
                </w:rPr>
                <w:t>visit_</w:t>
              </w:r>
            </w:ins>
            <w:ins w:id="150" w:author="Sena, Anthony [JRDUS]" w:date="2018-08-06T15:58:00Z">
              <w:r w:rsidR="004748D4">
                <w:rPr>
                  <w:sz w:val="18"/>
                  <w:szCs w:val="18"/>
                </w:rPr>
                <w:t>detail_</w:t>
              </w:r>
            </w:ins>
            <w:ins w:id="151" w:author="Sena, Anthony [JRDUS]" w:date="2018-08-06T15:41:00Z">
              <w:r>
                <w:rPr>
                  <w:sz w:val="18"/>
                  <w:szCs w:val="18"/>
                </w:rPr>
                <w:t>start_datetime</w:t>
              </w:r>
            </w:ins>
          </w:p>
        </w:tc>
        <w:tc>
          <w:tcPr>
            <w:tcW w:w="1635" w:type="dxa"/>
          </w:tcPr>
          <w:p w14:paraId="6F0829F9" w14:textId="7258B104" w:rsidR="00C96608" w:rsidRDefault="004748D4" w:rsidP="00CC2124">
            <w:pPr>
              <w:rPr>
                <w:ins w:id="152" w:author="Sena, Anthony [JRDUS]" w:date="2018-08-06T15:41:00Z"/>
              </w:rPr>
            </w:pPr>
            <w:ins w:id="153" w:author="Sena, Anthony [JRDUS]" w:date="2018-08-06T15:58:00Z">
              <w:r>
                <w:rPr>
                  <w:sz w:val="18"/>
                  <w:szCs w:val="18"/>
                </w:rPr>
                <w:t>Interaction_time</w:t>
              </w:r>
            </w:ins>
          </w:p>
        </w:tc>
        <w:tc>
          <w:tcPr>
            <w:tcW w:w="3090" w:type="dxa"/>
          </w:tcPr>
          <w:p w14:paraId="273F2507" w14:textId="2423EBE2" w:rsidR="00C96608" w:rsidRDefault="00C96608" w:rsidP="00CC2124">
            <w:pPr>
              <w:rPr>
                <w:ins w:id="154" w:author="Sena, Anthony [JRDUS]" w:date="2018-08-06T15:41:00Z"/>
              </w:rPr>
            </w:pPr>
          </w:p>
        </w:tc>
        <w:tc>
          <w:tcPr>
            <w:tcW w:w="2805" w:type="dxa"/>
          </w:tcPr>
          <w:p w14:paraId="3C7C42DA" w14:textId="77777777" w:rsidR="00C96608" w:rsidRDefault="00C96608" w:rsidP="00CC2124">
            <w:pPr>
              <w:rPr>
                <w:ins w:id="155" w:author="Sena, Anthony [JRDUS]" w:date="2018-08-06T15:41:00Z"/>
              </w:rPr>
            </w:pPr>
          </w:p>
        </w:tc>
      </w:tr>
      <w:tr w:rsidR="00C96608" w14:paraId="5CAB867E" w14:textId="77777777" w:rsidTr="00CC2124">
        <w:trPr>
          <w:ins w:id="156" w:author="Sena, Anthony [JRDUS]" w:date="2018-08-06T15:41:00Z"/>
        </w:trPr>
        <w:tc>
          <w:tcPr>
            <w:tcW w:w="2190" w:type="dxa"/>
          </w:tcPr>
          <w:p w14:paraId="34B92CC7" w14:textId="4BCCE75D" w:rsidR="00C96608" w:rsidRDefault="00C96608" w:rsidP="00CC2124">
            <w:pPr>
              <w:rPr>
                <w:ins w:id="157" w:author="Sena, Anthony [JRDUS]" w:date="2018-08-06T15:41:00Z"/>
              </w:rPr>
            </w:pPr>
            <w:ins w:id="158" w:author="Sena, Anthony [JRDUS]" w:date="2018-08-06T15:41:00Z">
              <w:r>
                <w:rPr>
                  <w:sz w:val="18"/>
                  <w:szCs w:val="18"/>
                </w:rPr>
                <w:t>visit_</w:t>
              </w:r>
            </w:ins>
            <w:ins w:id="159" w:author="Sena, Anthony [JRDUS]" w:date="2018-08-06T15:58:00Z">
              <w:r w:rsidR="004748D4">
                <w:rPr>
                  <w:sz w:val="18"/>
                  <w:szCs w:val="18"/>
                </w:rPr>
                <w:t>detail_</w:t>
              </w:r>
            </w:ins>
            <w:ins w:id="160" w:author="Sena, Anthony [JRDUS]" w:date="2018-08-06T15:41:00Z">
              <w:r>
                <w:rPr>
                  <w:sz w:val="18"/>
                  <w:szCs w:val="18"/>
                </w:rPr>
                <w:t>end_date</w:t>
              </w:r>
            </w:ins>
          </w:p>
        </w:tc>
        <w:tc>
          <w:tcPr>
            <w:tcW w:w="1635" w:type="dxa"/>
          </w:tcPr>
          <w:p w14:paraId="3EF7A8F5" w14:textId="111CFC58" w:rsidR="00C96608" w:rsidRDefault="00C96608" w:rsidP="00CC2124">
            <w:pPr>
              <w:rPr>
                <w:ins w:id="161" w:author="Sena, Anthony [JRDUS]" w:date="2018-08-06T15:41:00Z"/>
              </w:rPr>
            </w:pPr>
          </w:p>
        </w:tc>
        <w:tc>
          <w:tcPr>
            <w:tcW w:w="3090" w:type="dxa"/>
          </w:tcPr>
          <w:p w14:paraId="3E19909A" w14:textId="77777777" w:rsidR="00C96608" w:rsidRDefault="00C96608" w:rsidP="00CC2124">
            <w:pPr>
              <w:rPr>
                <w:ins w:id="162" w:author="Sena, Anthony [JRDUS]" w:date="2018-08-06T15:41:00Z"/>
              </w:rPr>
            </w:pPr>
          </w:p>
        </w:tc>
        <w:tc>
          <w:tcPr>
            <w:tcW w:w="2805" w:type="dxa"/>
          </w:tcPr>
          <w:p w14:paraId="75CD365D" w14:textId="77777777" w:rsidR="00C96608" w:rsidRDefault="00C96608" w:rsidP="00CC2124">
            <w:pPr>
              <w:rPr>
                <w:ins w:id="163" w:author="Sena, Anthony [JRDUS]" w:date="2018-08-06T15:41:00Z"/>
              </w:rPr>
            </w:pPr>
          </w:p>
        </w:tc>
      </w:tr>
      <w:tr w:rsidR="00C96608" w14:paraId="2218E8F4" w14:textId="77777777" w:rsidTr="00CC2124">
        <w:trPr>
          <w:ins w:id="164" w:author="Sena, Anthony [JRDUS]" w:date="2018-08-06T15:41:00Z"/>
        </w:trPr>
        <w:tc>
          <w:tcPr>
            <w:tcW w:w="2190" w:type="dxa"/>
          </w:tcPr>
          <w:p w14:paraId="3B538197" w14:textId="07E355CA" w:rsidR="00C96608" w:rsidRDefault="00C96608" w:rsidP="00CC2124">
            <w:pPr>
              <w:rPr>
                <w:ins w:id="165" w:author="Sena, Anthony [JRDUS]" w:date="2018-08-06T15:41:00Z"/>
              </w:rPr>
            </w:pPr>
            <w:ins w:id="166" w:author="Sena, Anthony [JRDUS]" w:date="2018-08-06T15:41:00Z">
              <w:r>
                <w:rPr>
                  <w:sz w:val="18"/>
                  <w:szCs w:val="18"/>
                </w:rPr>
                <w:t>visit_</w:t>
              </w:r>
            </w:ins>
            <w:ins w:id="167" w:author="Sena, Anthony [JRDUS]" w:date="2018-08-06T15:58:00Z">
              <w:r w:rsidR="004748D4">
                <w:rPr>
                  <w:sz w:val="18"/>
                  <w:szCs w:val="18"/>
                </w:rPr>
                <w:t>detail</w:t>
              </w:r>
            </w:ins>
            <w:ins w:id="168" w:author="Sena, Anthony [JRDUS]" w:date="2018-08-06T15:59:00Z">
              <w:r w:rsidR="004748D4">
                <w:rPr>
                  <w:sz w:val="18"/>
                  <w:szCs w:val="18"/>
                </w:rPr>
                <w:t>_</w:t>
              </w:r>
            </w:ins>
            <w:ins w:id="169" w:author="Sena, Anthony [JRDUS]" w:date="2018-08-06T15:41:00Z">
              <w:r>
                <w:rPr>
                  <w:sz w:val="18"/>
                  <w:szCs w:val="18"/>
                </w:rPr>
                <w:t>end_datetime</w:t>
              </w:r>
            </w:ins>
          </w:p>
        </w:tc>
        <w:tc>
          <w:tcPr>
            <w:tcW w:w="1635" w:type="dxa"/>
          </w:tcPr>
          <w:p w14:paraId="0D9F5453" w14:textId="26C5A5EA" w:rsidR="00C96608" w:rsidRDefault="00C96608" w:rsidP="00CC2124">
            <w:pPr>
              <w:rPr>
                <w:ins w:id="170" w:author="Sena, Anthony [JRDUS]" w:date="2018-08-06T15:41:00Z"/>
              </w:rPr>
            </w:pPr>
          </w:p>
        </w:tc>
        <w:tc>
          <w:tcPr>
            <w:tcW w:w="3090" w:type="dxa"/>
          </w:tcPr>
          <w:p w14:paraId="3472BF28" w14:textId="20097B23" w:rsidR="00C96608" w:rsidRDefault="00C96608" w:rsidP="00CC2124">
            <w:pPr>
              <w:rPr>
                <w:ins w:id="171" w:author="Sena, Anthony [JRDUS]" w:date="2018-08-06T15:41:00Z"/>
              </w:rPr>
            </w:pPr>
          </w:p>
        </w:tc>
        <w:tc>
          <w:tcPr>
            <w:tcW w:w="2805" w:type="dxa"/>
          </w:tcPr>
          <w:p w14:paraId="311C348E" w14:textId="77777777" w:rsidR="00C96608" w:rsidRDefault="00C96608" w:rsidP="00CC2124">
            <w:pPr>
              <w:rPr>
                <w:ins w:id="172" w:author="Sena, Anthony [JRDUS]" w:date="2018-08-06T15:41:00Z"/>
              </w:rPr>
            </w:pPr>
          </w:p>
        </w:tc>
      </w:tr>
      <w:tr w:rsidR="00C96608" w14:paraId="33CCB678" w14:textId="77777777" w:rsidTr="00CC2124">
        <w:trPr>
          <w:ins w:id="173" w:author="Sena, Anthony [JRDUS]" w:date="2018-08-06T15:41:00Z"/>
        </w:trPr>
        <w:tc>
          <w:tcPr>
            <w:tcW w:w="2190" w:type="dxa"/>
          </w:tcPr>
          <w:p w14:paraId="30ADA96A" w14:textId="1728A868" w:rsidR="00C96608" w:rsidRDefault="00C96608" w:rsidP="00CC2124">
            <w:pPr>
              <w:rPr>
                <w:ins w:id="174" w:author="Sena, Anthony [JRDUS]" w:date="2018-08-06T15:41:00Z"/>
              </w:rPr>
            </w:pPr>
            <w:ins w:id="175" w:author="Sena, Anthony [JRDUS]" w:date="2018-08-06T15:41:00Z">
              <w:r>
                <w:rPr>
                  <w:sz w:val="18"/>
                  <w:szCs w:val="18"/>
                </w:rPr>
                <w:t>visit_</w:t>
              </w:r>
            </w:ins>
            <w:ins w:id="176" w:author="Sena, Anthony [JRDUS]" w:date="2018-08-06T15:59:00Z">
              <w:r w:rsidR="004748D4">
                <w:rPr>
                  <w:sz w:val="18"/>
                  <w:szCs w:val="18"/>
                </w:rPr>
                <w:t>detail_</w:t>
              </w:r>
            </w:ins>
            <w:ins w:id="177" w:author="Sena, Anthony [JRDUS]" w:date="2018-08-06T15:41:00Z">
              <w:r>
                <w:rPr>
                  <w:sz w:val="18"/>
                  <w:szCs w:val="18"/>
                </w:rPr>
                <w:t>type_concept_id</w:t>
              </w:r>
            </w:ins>
          </w:p>
        </w:tc>
        <w:tc>
          <w:tcPr>
            <w:tcW w:w="1635" w:type="dxa"/>
          </w:tcPr>
          <w:p w14:paraId="11491A02" w14:textId="77777777" w:rsidR="00C96608" w:rsidRDefault="00C96608" w:rsidP="00CC2124">
            <w:pPr>
              <w:rPr>
                <w:ins w:id="178" w:author="Sena, Anthony [JRDUS]" w:date="2018-08-06T15:41:00Z"/>
              </w:rPr>
            </w:pPr>
          </w:p>
        </w:tc>
        <w:tc>
          <w:tcPr>
            <w:tcW w:w="3090" w:type="dxa"/>
          </w:tcPr>
          <w:p w14:paraId="3C7771AE" w14:textId="77777777" w:rsidR="00C96608" w:rsidRDefault="00C96608" w:rsidP="00CC2124">
            <w:pPr>
              <w:rPr>
                <w:ins w:id="179" w:author="Sena, Anthony [JRDUS]" w:date="2018-08-06T15:41:00Z"/>
              </w:rPr>
            </w:pPr>
            <w:ins w:id="180" w:author="Sena, Anthony [JRDUS]" w:date="2018-08-06T15:41:00Z">
              <w:r>
                <w:rPr>
                  <w:sz w:val="18"/>
                  <w:szCs w:val="18"/>
                </w:rPr>
                <w:t>44818518</w:t>
              </w:r>
            </w:ins>
          </w:p>
        </w:tc>
        <w:tc>
          <w:tcPr>
            <w:tcW w:w="2805" w:type="dxa"/>
          </w:tcPr>
          <w:p w14:paraId="4D50E778" w14:textId="77777777" w:rsidR="00C96608" w:rsidRDefault="00C96608" w:rsidP="00CC2124">
            <w:pPr>
              <w:rPr>
                <w:ins w:id="181" w:author="Sena, Anthony [JRDUS]" w:date="2018-08-06T15:41:00Z"/>
              </w:rPr>
            </w:pPr>
            <w:ins w:id="182" w:author="Sena, Anthony [JRDUS]" w:date="2018-08-06T15:41:00Z">
              <w:r>
                <w:rPr>
                  <w:sz w:val="18"/>
                  <w:szCs w:val="18"/>
                </w:rPr>
                <w:t>Visit derived from EHR record</w:t>
              </w:r>
            </w:ins>
          </w:p>
        </w:tc>
      </w:tr>
      <w:tr w:rsidR="00C96608" w14:paraId="0C8CDD37" w14:textId="77777777" w:rsidTr="00CC2124">
        <w:trPr>
          <w:ins w:id="183" w:author="Sena, Anthony [JRDUS]" w:date="2018-08-06T15:41:00Z"/>
        </w:trPr>
        <w:tc>
          <w:tcPr>
            <w:tcW w:w="2190" w:type="dxa"/>
          </w:tcPr>
          <w:p w14:paraId="4F80E532" w14:textId="77777777" w:rsidR="00C96608" w:rsidRDefault="00C96608" w:rsidP="00CC2124">
            <w:pPr>
              <w:rPr>
                <w:ins w:id="184" w:author="Sena, Anthony [JRDUS]" w:date="2018-08-06T15:41:00Z"/>
              </w:rPr>
            </w:pPr>
            <w:ins w:id="185" w:author="Sena, Anthony [JRDUS]" w:date="2018-08-06T15:41:00Z">
              <w:r>
                <w:rPr>
                  <w:sz w:val="18"/>
                  <w:szCs w:val="18"/>
                </w:rPr>
                <w:t>provider_id</w:t>
              </w:r>
            </w:ins>
          </w:p>
        </w:tc>
        <w:tc>
          <w:tcPr>
            <w:tcW w:w="1635" w:type="dxa"/>
          </w:tcPr>
          <w:p w14:paraId="1EE59392" w14:textId="77777777" w:rsidR="00C96608" w:rsidRDefault="00C96608" w:rsidP="00CC2124">
            <w:pPr>
              <w:rPr>
                <w:ins w:id="186" w:author="Sena, Anthony [JRDUS]" w:date="2018-08-06T15:41:00Z"/>
              </w:rPr>
            </w:pPr>
            <w:ins w:id="187" w:author="Sena, Anthony [JRDUS]" w:date="2018-08-06T15:41:00Z">
              <w:r>
                <w:rPr>
                  <w:sz w:val="18"/>
                  <w:szCs w:val="18"/>
                </w:rPr>
                <w:t>visitid</w:t>
              </w:r>
            </w:ins>
          </w:p>
        </w:tc>
        <w:tc>
          <w:tcPr>
            <w:tcW w:w="3090" w:type="dxa"/>
          </w:tcPr>
          <w:p w14:paraId="685B0ACC" w14:textId="77777777" w:rsidR="00C96608" w:rsidRDefault="00C96608" w:rsidP="00CC2124">
            <w:pPr>
              <w:rPr>
                <w:ins w:id="188" w:author="Sena, Anthony [JRDUS]" w:date="2018-08-06T15:41:00Z"/>
              </w:rPr>
            </w:pPr>
            <w:ins w:id="189" w:author="Sena, Anthony [JRDUS]" w:date="2018-08-06T15:41:00Z">
              <w:r>
                <w:rPr>
                  <w:sz w:val="18"/>
                  <w:szCs w:val="18"/>
                </w:rPr>
                <w:t xml:space="preserve">Use visitid to first </w:t>
              </w:r>
              <w:proofErr w:type="gramStart"/>
              <w:r>
                <w:rPr>
                  <w:sz w:val="18"/>
                  <w:szCs w:val="18"/>
                </w:rPr>
                <w:t>encounter.encid</w:t>
              </w:r>
              <w:proofErr w:type="gramEnd"/>
              <w:r>
                <w:rPr>
                  <w:sz w:val="18"/>
                  <w:szCs w:val="18"/>
                </w:rPr>
                <w:t xml:space="preserve"> associated, then to encounter_provider.provid</w:t>
              </w:r>
            </w:ins>
          </w:p>
        </w:tc>
        <w:tc>
          <w:tcPr>
            <w:tcW w:w="2805" w:type="dxa"/>
          </w:tcPr>
          <w:p w14:paraId="07BA2E3F" w14:textId="77777777" w:rsidR="00C96608" w:rsidRDefault="00C96608" w:rsidP="00CC2124">
            <w:pPr>
              <w:rPr>
                <w:ins w:id="190" w:author="Sena, Anthony [JRDUS]" w:date="2018-08-06T15:41:00Z"/>
              </w:rPr>
            </w:pPr>
            <w:ins w:id="191" w:author="Sena, Anthony [JRDUS]" w:date="2018-08-06T15:41:00Z">
              <w:r>
                <w:rPr>
                  <w:sz w:val="18"/>
                  <w:szCs w:val="18"/>
                </w:rPr>
                <w:t>To avoid duplication, apply the same logic described when transforming the encounter table to visit_occurrence above.</w:t>
              </w:r>
            </w:ins>
          </w:p>
        </w:tc>
      </w:tr>
      <w:tr w:rsidR="00C96608" w14:paraId="338257A0" w14:textId="77777777" w:rsidTr="00CC2124">
        <w:trPr>
          <w:ins w:id="192" w:author="Sena, Anthony [JRDUS]" w:date="2018-08-06T15:41:00Z"/>
        </w:trPr>
        <w:tc>
          <w:tcPr>
            <w:tcW w:w="2190" w:type="dxa"/>
          </w:tcPr>
          <w:p w14:paraId="130F2E8C" w14:textId="77777777" w:rsidR="00C96608" w:rsidRDefault="00C96608" w:rsidP="00CC2124">
            <w:pPr>
              <w:rPr>
                <w:ins w:id="193" w:author="Sena, Anthony [JRDUS]" w:date="2018-08-06T15:41:00Z"/>
              </w:rPr>
            </w:pPr>
            <w:ins w:id="194" w:author="Sena, Anthony [JRDUS]" w:date="2018-08-06T15:41:00Z">
              <w:r>
                <w:rPr>
                  <w:sz w:val="18"/>
                  <w:szCs w:val="18"/>
                </w:rPr>
                <w:t>care_site_id</w:t>
              </w:r>
            </w:ins>
          </w:p>
        </w:tc>
        <w:tc>
          <w:tcPr>
            <w:tcW w:w="1635" w:type="dxa"/>
          </w:tcPr>
          <w:p w14:paraId="487960BD" w14:textId="77777777" w:rsidR="00C96608" w:rsidRDefault="00C96608" w:rsidP="00CC2124">
            <w:pPr>
              <w:rPr>
                <w:ins w:id="195" w:author="Sena, Anthony [JRDUS]" w:date="2018-08-06T15:41:00Z"/>
              </w:rPr>
            </w:pPr>
          </w:p>
        </w:tc>
        <w:tc>
          <w:tcPr>
            <w:tcW w:w="3090" w:type="dxa"/>
          </w:tcPr>
          <w:p w14:paraId="73810F1E" w14:textId="77777777" w:rsidR="00C96608" w:rsidRDefault="00C96608" w:rsidP="00CC2124">
            <w:pPr>
              <w:rPr>
                <w:ins w:id="196" w:author="Sena, Anthony [JRDUS]" w:date="2018-08-06T15:41:00Z"/>
              </w:rPr>
            </w:pPr>
          </w:p>
        </w:tc>
        <w:tc>
          <w:tcPr>
            <w:tcW w:w="2805" w:type="dxa"/>
          </w:tcPr>
          <w:p w14:paraId="392DF7A5" w14:textId="77777777" w:rsidR="00C96608" w:rsidRDefault="00C96608" w:rsidP="00CC2124">
            <w:pPr>
              <w:rPr>
                <w:ins w:id="197" w:author="Sena, Anthony [JRDUS]" w:date="2018-08-06T15:41:00Z"/>
              </w:rPr>
            </w:pPr>
          </w:p>
        </w:tc>
      </w:tr>
      <w:tr w:rsidR="008D3CE1" w14:paraId="71F25AEF" w14:textId="77777777" w:rsidTr="00CC2124">
        <w:trPr>
          <w:ins w:id="198" w:author="Sena, Anthony [JRDUS]" w:date="2018-08-06T15:41:00Z"/>
        </w:trPr>
        <w:tc>
          <w:tcPr>
            <w:tcW w:w="2190" w:type="dxa"/>
          </w:tcPr>
          <w:p w14:paraId="2A685112" w14:textId="6194B385" w:rsidR="008D3CE1" w:rsidRDefault="008D3CE1" w:rsidP="008D3CE1">
            <w:pPr>
              <w:rPr>
                <w:ins w:id="199" w:author="Sena, Anthony [JRDUS]" w:date="2018-08-06T15:41:00Z"/>
              </w:rPr>
            </w:pPr>
            <w:ins w:id="200" w:author="Sena, Anthony [JRDUS]" w:date="2018-08-06T15:41:00Z">
              <w:r>
                <w:rPr>
                  <w:sz w:val="18"/>
                  <w:szCs w:val="18"/>
                </w:rPr>
                <w:t>visit_</w:t>
              </w:r>
            </w:ins>
            <w:ins w:id="201" w:author="Sena, Anthony [JRDUS]" w:date="2018-08-06T16:01:00Z">
              <w:r>
                <w:rPr>
                  <w:sz w:val="18"/>
                  <w:szCs w:val="18"/>
                </w:rPr>
                <w:t>detail_</w:t>
              </w:r>
            </w:ins>
            <w:ins w:id="202" w:author="Sena, Anthony [JRDUS]" w:date="2018-08-06T15:41:00Z">
              <w:r>
                <w:rPr>
                  <w:sz w:val="18"/>
                  <w:szCs w:val="18"/>
                </w:rPr>
                <w:t>source_value</w:t>
              </w:r>
            </w:ins>
          </w:p>
        </w:tc>
        <w:tc>
          <w:tcPr>
            <w:tcW w:w="1635" w:type="dxa"/>
          </w:tcPr>
          <w:p w14:paraId="7EFADF00" w14:textId="2384B436" w:rsidR="008D3CE1" w:rsidRDefault="008D3CE1" w:rsidP="008D3CE1">
            <w:pPr>
              <w:rPr>
                <w:ins w:id="203" w:author="Sena, Anthony [JRDUS]" w:date="2018-08-06T15:41:00Z"/>
              </w:rPr>
            </w:pPr>
            <w:ins w:id="204" w:author="Sena, Anthony [JRDUS]" w:date="2018-08-06T16:03:00Z">
              <w:r>
                <w:rPr>
                  <w:sz w:val="18"/>
                  <w:szCs w:val="18"/>
                </w:rPr>
                <w:t>encid</w:t>
              </w:r>
            </w:ins>
          </w:p>
        </w:tc>
        <w:tc>
          <w:tcPr>
            <w:tcW w:w="3090" w:type="dxa"/>
          </w:tcPr>
          <w:p w14:paraId="7949FD6E" w14:textId="31E385BA" w:rsidR="008D3CE1" w:rsidRDefault="008D3CE1" w:rsidP="008D3CE1">
            <w:pPr>
              <w:rPr>
                <w:ins w:id="205" w:author="Sena, Anthony [JRDUS]" w:date="2018-08-06T15:41:00Z"/>
              </w:rPr>
            </w:pPr>
          </w:p>
        </w:tc>
        <w:tc>
          <w:tcPr>
            <w:tcW w:w="2805" w:type="dxa"/>
          </w:tcPr>
          <w:p w14:paraId="268C5DAC" w14:textId="77777777" w:rsidR="008D3CE1" w:rsidRDefault="008D3CE1" w:rsidP="008D3CE1">
            <w:pPr>
              <w:rPr>
                <w:ins w:id="206" w:author="Sena, Anthony [JRDUS]" w:date="2018-08-06T15:41:00Z"/>
              </w:rPr>
            </w:pPr>
          </w:p>
        </w:tc>
      </w:tr>
      <w:tr w:rsidR="008D3CE1" w14:paraId="31B7471B" w14:textId="77777777" w:rsidTr="00CC2124">
        <w:trPr>
          <w:ins w:id="207" w:author="Sena, Anthony [JRDUS]" w:date="2018-08-06T15:41:00Z"/>
        </w:trPr>
        <w:tc>
          <w:tcPr>
            <w:tcW w:w="2190" w:type="dxa"/>
          </w:tcPr>
          <w:p w14:paraId="79977FA7" w14:textId="0BE5D4BB" w:rsidR="008D3CE1" w:rsidRDefault="008D3CE1" w:rsidP="008D3CE1">
            <w:pPr>
              <w:rPr>
                <w:ins w:id="208" w:author="Sena, Anthony [JRDUS]" w:date="2018-08-06T15:41:00Z"/>
              </w:rPr>
            </w:pPr>
            <w:ins w:id="209" w:author="Sena, Anthony [JRDUS]" w:date="2018-08-06T15:41:00Z">
              <w:r>
                <w:rPr>
                  <w:sz w:val="18"/>
                  <w:szCs w:val="18"/>
                </w:rPr>
                <w:t>visit_</w:t>
              </w:r>
            </w:ins>
            <w:ins w:id="210" w:author="Sena, Anthony [JRDUS]" w:date="2018-08-06T16:02:00Z">
              <w:r>
                <w:rPr>
                  <w:sz w:val="18"/>
                  <w:szCs w:val="18"/>
                </w:rPr>
                <w:t>detail_</w:t>
              </w:r>
            </w:ins>
            <w:ins w:id="211" w:author="Sena, Anthony [JRDUS]" w:date="2018-08-06T15:41:00Z">
              <w:r>
                <w:rPr>
                  <w:sz w:val="18"/>
                  <w:szCs w:val="18"/>
                </w:rPr>
                <w:t>source_concept_id</w:t>
              </w:r>
            </w:ins>
          </w:p>
        </w:tc>
        <w:tc>
          <w:tcPr>
            <w:tcW w:w="1635" w:type="dxa"/>
          </w:tcPr>
          <w:p w14:paraId="44091B2F" w14:textId="7B748608" w:rsidR="008D3CE1" w:rsidRDefault="008D3CE1" w:rsidP="008D3CE1">
            <w:pPr>
              <w:rPr>
                <w:ins w:id="212" w:author="Sena, Anthony [JRDUS]" w:date="2018-08-06T15:41:00Z"/>
              </w:rPr>
            </w:pPr>
            <w:ins w:id="213" w:author="Sena, Anthony [JRDUS]" w:date="2018-08-06T16:03:00Z">
              <w:r>
                <w:rPr>
                  <w:sz w:val="18"/>
                  <w:szCs w:val="18"/>
                </w:rPr>
                <w:t>interaction_type</w:t>
              </w:r>
            </w:ins>
          </w:p>
        </w:tc>
        <w:tc>
          <w:tcPr>
            <w:tcW w:w="3090" w:type="dxa"/>
          </w:tcPr>
          <w:p w14:paraId="2C64BB1C" w14:textId="197BD30C" w:rsidR="008D3CE1" w:rsidRDefault="008D3CE1" w:rsidP="008D3CE1">
            <w:pPr>
              <w:rPr>
                <w:ins w:id="214" w:author="Sena, Anthony [JRDUS]" w:date="2018-08-06T15:41:00Z"/>
              </w:rPr>
            </w:pPr>
            <w:ins w:id="215" w:author="Sena, Anthony [JRDUS]" w:date="2018-08-06T16:03:00Z">
              <w:r>
                <w:rPr>
                  <w:sz w:val="18"/>
                  <w:szCs w:val="18"/>
                </w:rPr>
                <w:t xml:space="preserve">STCM Lookup </w:t>
              </w:r>
              <w:r>
                <w:rPr>
                  <w:color w:val="FF9900"/>
                  <w:sz w:val="18"/>
                  <w:szCs w:val="18"/>
                </w:rPr>
                <w:t>JNJ_OPTUM_EHR_VISIT.csv</w:t>
              </w:r>
            </w:ins>
          </w:p>
        </w:tc>
        <w:tc>
          <w:tcPr>
            <w:tcW w:w="2805" w:type="dxa"/>
          </w:tcPr>
          <w:p w14:paraId="2F6ADD44" w14:textId="77777777" w:rsidR="008D3CE1" w:rsidRDefault="008D3CE1" w:rsidP="008D3CE1">
            <w:pPr>
              <w:rPr>
                <w:ins w:id="216" w:author="Sena, Anthony [JRDUS]" w:date="2018-08-06T15:41:00Z"/>
              </w:rPr>
            </w:pPr>
          </w:p>
        </w:tc>
      </w:tr>
      <w:tr w:rsidR="00C96608" w14:paraId="2698FE39" w14:textId="77777777" w:rsidTr="00CC2124">
        <w:trPr>
          <w:ins w:id="217" w:author="Sena, Anthony [JRDUS]" w:date="2018-08-06T15:41:00Z"/>
        </w:trPr>
        <w:tc>
          <w:tcPr>
            <w:tcW w:w="2190" w:type="dxa"/>
          </w:tcPr>
          <w:p w14:paraId="5F2FA2A2" w14:textId="73478816" w:rsidR="00C96608" w:rsidRDefault="00BB70EB" w:rsidP="00CC2124">
            <w:pPr>
              <w:rPr>
                <w:ins w:id="218" w:author="Sena, Anthony [JRDUS]" w:date="2018-08-06T15:41:00Z"/>
                <w:sz w:val="18"/>
                <w:szCs w:val="18"/>
              </w:rPr>
            </w:pPr>
            <w:ins w:id="219" w:author="Sena, Anthony [JRDUS]" w:date="2018-08-06T16:07:00Z">
              <w:r>
                <w:rPr>
                  <w:sz w:val="20"/>
                </w:rPr>
                <w:t>Admitting_source_concept_id</w:t>
              </w:r>
            </w:ins>
          </w:p>
        </w:tc>
        <w:tc>
          <w:tcPr>
            <w:tcW w:w="1635" w:type="dxa"/>
          </w:tcPr>
          <w:p w14:paraId="417F1A29" w14:textId="77777777" w:rsidR="00C96608" w:rsidRDefault="00C96608" w:rsidP="00CC2124">
            <w:pPr>
              <w:rPr>
                <w:ins w:id="220" w:author="Sena, Anthony [JRDUS]" w:date="2018-08-06T15:41:00Z"/>
              </w:rPr>
            </w:pPr>
            <w:ins w:id="221" w:author="Sena, Anthony [JRDUS]" w:date="2018-08-06T15:41:00Z">
              <w:r>
                <w:rPr>
                  <w:sz w:val="18"/>
                  <w:szCs w:val="18"/>
                </w:rPr>
                <w:t>Admission_source</w:t>
              </w:r>
            </w:ins>
          </w:p>
        </w:tc>
        <w:tc>
          <w:tcPr>
            <w:tcW w:w="3090" w:type="dxa"/>
          </w:tcPr>
          <w:p w14:paraId="0618C19E" w14:textId="77777777" w:rsidR="00BB70EB" w:rsidRDefault="00BB70EB" w:rsidP="00BB70EB">
            <w:pPr>
              <w:rPr>
                <w:ins w:id="222" w:author="Sena, Anthony [JRDUS]" w:date="2018-08-06T16:07:00Z"/>
                <w:sz w:val="18"/>
                <w:szCs w:val="18"/>
              </w:rPr>
            </w:pPr>
            <w:ins w:id="223" w:author="Sena, Anthony [JRDUS]" w:date="2018-08-06T16:07:00Z">
              <w:r>
                <w:rPr>
                  <w:sz w:val="18"/>
                  <w:szCs w:val="18"/>
                </w:rPr>
                <w:t>STCM Lookup:</w:t>
              </w:r>
            </w:ins>
          </w:p>
          <w:p w14:paraId="441B73A8" w14:textId="7EC87148" w:rsidR="00C96608" w:rsidRDefault="00BB70EB" w:rsidP="00BB70EB">
            <w:pPr>
              <w:rPr>
                <w:ins w:id="224" w:author="Sena, Anthony [JRDUS]" w:date="2018-08-06T15:41:00Z"/>
                <w:sz w:val="18"/>
                <w:szCs w:val="18"/>
              </w:rPr>
            </w:pPr>
            <w:ins w:id="225" w:author="Sena, Anthony [JRDUS]" w:date="2018-08-06T16:07:00Z">
              <w:r>
                <w:rPr>
                  <w:sz w:val="18"/>
                  <w:szCs w:val="18"/>
                </w:rPr>
                <w:t>JNJ_OPTUM_VISIT_ADM.csv</w:t>
              </w:r>
            </w:ins>
          </w:p>
        </w:tc>
        <w:tc>
          <w:tcPr>
            <w:tcW w:w="2805" w:type="dxa"/>
          </w:tcPr>
          <w:p w14:paraId="6C30C8EC" w14:textId="118C321B" w:rsidR="00C96608" w:rsidRDefault="00B44C73" w:rsidP="00CC2124">
            <w:pPr>
              <w:rPr>
                <w:ins w:id="226" w:author="Sena, Anthony [JRDUS]" w:date="2018-08-06T15:41:00Z"/>
              </w:rPr>
            </w:pPr>
            <w:ins w:id="227" w:author="Sena, Anthony [JRDUS]" w:date="2018-08-06T16:03:00Z">
              <w:r>
                <w:t xml:space="preserve">Use the cooresponding visitid from TEMP_VISIT to look up </w:t>
              </w:r>
              <w:r>
                <w:lastRenderedPageBreak/>
                <w:t>this information in the native visit table.</w:t>
              </w:r>
            </w:ins>
          </w:p>
        </w:tc>
      </w:tr>
      <w:tr w:rsidR="00C96608" w14:paraId="15EE4CC7" w14:textId="77777777" w:rsidTr="00CC2124">
        <w:trPr>
          <w:ins w:id="228" w:author="Sena, Anthony [JRDUS]" w:date="2018-08-06T15:41:00Z"/>
        </w:trPr>
        <w:tc>
          <w:tcPr>
            <w:tcW w:w="2190" w:type="dxa"/>
          </w:tcPr>
          <w:p w14:paraId="565D872E" w14:textId="016A77E4" w:rsidR="00C96608" w:rsidRDefault="00BB70EB" w:rsidP="00CC2124">
            <w:pPr>
              <w:rPr>
                <w:ins w:id="229" w:author="Sena, Anthony [JRDUS]" w:date="2018-08-06T15:41:00Z"/>
                <w:sz w:val="18"/>
                <w:szCs w:val="18"/>
              </w:rPr>
            </w:pPr>
            <w:ins w:id="230" w:author="Sena, Anthony [JRDUS]" w:date="2018-08-06T16:07:00Z">
              <w:r>
                <w:rPr>
                  <w:sz w:val="20"/>
                </w:rPr>
                <w:lastRenderedPageBreak/>
                <w:t>Admitting_source_value</w:t>
              </w:r>
            </w:ins>
          </w:p>
        </w:tc>
        <w:tc>
          <w:tcPr>
            <w:tcW w:w="1635" w:type="dxa"/>
          </w:tcPr>
          <w:p w14:paraId="5D17CB92" w14:textId="77777777" w:rsidR="00C96608" w:rsidRDefault="00C96608" w:rsidP="00CC2124">
            <w:pPr>
              <w:rPr>
                <w:ins w:id="231" w:author="Sena, Anthony [JRDUS]" w:date="2018-08-06T15:41:00Z"/>
              </w:rPr>
            </w:pPr>
            <w:ins w:id="232" w:author="Sena, Anthony [JRDUS]" w:date="2018-08-06T15:41:00Z">
              <w:r>
                <w:rPr>
                  <w:sz w:val="18"/>
                  <w:szCs w:val="18"/>
                </w:rPr>
                <w:t>Admission_source</w:t>
              </w:r>
            </w:ins>
          </w:p>
        </w:tc>
        <w:tc>
          <w:tcPr>
            <w:tcW w:w="3090" w:type="dxa"/>
          </w:tcPr>
          <w:p w14:paraId="3FEF10A1" w14:textId="05D6376B" w:rsidR="00C96608" w:rsidRDefault="00C96608" w:rsidP="00CC2124">
            <w:pPr>
              <w:rPr>
                <w:ins w:id="233" w:author="Sena, Anthony [JRDUS]" w:date="2018-08-06T15:41:00Z"/>
                <w:sz w:val="18"/>
                <w:szCs w:val="18"/>
              </w:rPr>
            </w:pPr>
          </w:p>
        </w:tc>
        <w:tc>
          <w:tcPr>
            <w:tcW w:w="2805" w:type="dxa"/>
          </w:tcPr>
          <w:p w14:paraId="515DC8D4" w14:textId="4A6AE576" w:rsidR="00C96608" w:rsidRDefault="00B44C73" w:rsidP="00CC2124">
            <w:pPr>
              <w:rPr>
                <w:ins w:id="234" w:author="Sena, Anthony [JRDUS]" w:date="2018-08-06T15:41:00Z"/>
              </w:rPr>
            </w:pPr>
            <w:ins w:id="235" w:author="Sena, Anthony [JRDUS]" w:date="2018-08-06T16:03:00Z">
              <w:r>
                <w:t>Use the cooresponding visitid from TEMP_VISIT to look up this information in the native visit table.</w:t>
              </w:r>
            </w:ins>
          </w:p>
        </w:tc>
      </w:tr>
      <w:tr w:rsidR="00C96608" w14:paraId="4265075C" w14:textId="77777777" w:rsidTr="00CC2124">
        <w:trPr>
          <w:ins w:id="236" w:author="Sena, Anthony [JRDUS]" w:date="2018-08-06T15:41:00Z"/>
        </w:trPr>
        <w:tc>
          <w:tcPr>
            <w:tcW w:w="2190" w:type="dxa"/>
          </w:tcPr>
          <w:p w14:paraId="72042703" w14:textId="2D1C0D20" w:rsidR="00C96608" w:rsidRDefault="00BB70EB" w:rsidP="00CC2124">
            <w:pPr>
              <w:rPr>
                <w:ins w:id="237" w:author="Sena, Anthony [JRDUS]" w:date="2018-08-06T15:41:00Z"/>
                <w:sz w:val="18"/>
                <w:szCs w:val="18"/>
              </w:rPr>
            </w:pPr>
            <w:ins w:id="238" w:author="Sena, Anthony [JRDUS]" w:date="2018-08-06T16:08:00Z">
              <w:r>
                <w:rPr>
                  <w:sz w:val="20"/>
                </w:rPr>
                <w:t>discharge_to_concept_id</w:t>
              </w:r>
            </w:ins>
          </w:p>
        </w:tc>
        <w:tc>
          <w:tcPr>
            <w:tcW w:w="1635" w:type="dxa"/>
          </w:tcPr>
          <w:p w14:paraId="24598B30" w14:textId="77777777" w:rsidR="00C96608" w:rsidRDefault="00C96608" w:rsidP="00CC2124">
            <w:pPr>
              <w:rPr>
                <w:ins w:id="239" w:author="Sena, Anthony [JRDUS]" w:date="2018-08-06T15:41:00Z"/>
              </w:rPr>
            </w:pPr>
            <w:ins w:id="240" w:author="Sena, Anthony [JRDUS]" w:date="2018-08-06T15:41:00Z">
              <w:r w:rsidRPr="00662164">
                <w:rPr>
                  <w:sz w:val="18"/>
                  <w:szCs w:val="18"/>
                </w:rPr>
                <w:t>discharge_disposition</w:t>
              </w:r>
            </w:ins>
          </w:p>
        </w:tc>
        <w:tc>
          <w:tcPr>
            <w:tcW w:w="3090" w:type="dxa"/>
          </w:tcPr>
          <w:p w14:paraId="7208C2B6" w14:textId="77777777" w:rsidR="00BB70EB" w:rsidRDefault="00BB70EB" w:rsidP="00BB70EB">
            <w:pPr>
              <w:rPr>
                <w:ins w:id="241" w:author="Sena, Anthony [JRDUS]" w:date="2018-08-06T16:08:00Z"/>
                <w:sz w:val="18"/>
                <w:szCs w:val="18"/>
              </w:rPr>
            </w:pPr>
            <w:ins w:id="242" w:author="Sena, Anthony [JRDUS]" w:date="2018-08-06T16:08:00Z">
              <w:r>
                <w:rPr>
                  <w:sz w:val="18"/>
                  <w:szCs w:val="18"/>
                </w:rPr>
                <w:t>STCM Lookup:</w:t>
              </w:r>
            </w:ins>
          </w:p>
          <w:p w14:paraId="1A3D75E6" w14:textId="5522AD49" w:rsidR="00C96608" w:rsidRDefault="00BB70EB" w:rsidP="00BB70EB">
            <w:pPr>
              <w:rPr>
                <w:ins w:id="243" w:author="Sena, Anthony [JRDUS]" w:date="2018-08-06T15:41:00Z"/>
                <w:sz w:val="18"/>
                <w:szCs w:val="18"/>
              </w:rPr>
            </w:pPr>
            <w:ins w:id="244" w:author="Sena, Anthony [JRDUS]" w:date="2018-08-06T16:08:00Z">
              <w:r w:rsidRPr="00645AEC">
                <w:rPr>
                  <w:sz w:val="18"/>
                  <w:szCs w:val="18"/>
                </w:rPr>
                <w:t>JNJ_OPTUM_VISIT_DIS</w:t>
              </w:r>
              <w:r>
                <w:rPr>
                  <w:sz w:val="18"/>
                  <w:szCs w:val="18"/>
                </w:rPr>
                <w:t>.csv</w:t>
              </w:r>
            </w:ins>
          </w:p>
        </w:tc>
        <w:tc>
          <w:tcPr>
            <w:tcW w:w="2805" w:type="dxa"/>
          </w:tcPr>
          <w:p w14:paraId="42E0BAA4" w14:textId="01F1CDCB" w:rsidR="00C96608" w:rsidRDefault="00B44C73" w:rsidP="00CC2124">
            <w:pPr>
              <w:rPr>
                <w:ins w:id="245" w:author="Sena, Anthony [JRDUS]" w:date="2018-08-06T15:41:00Z"/>
              </w:rPr>
            </w:pPr>
            <w:ins w:id="246" w:author="Sena, Anthony [JRDUS]" w:date="2018-08-06T16:03:00Z">
              <w:r>
                <w:t>Use the cooresponding visitid from TEMP_VISIT to look up this information in the native visit table.</w:t>
              </w:r>
            </w:ins>
          </w:p>
        </w:tc>
      </w:tr>
      <w:tr w:rsidR="00C96608" w14:paraId="246859F1" w14:textId="77777777" w:rsidTr="00CC2124">
        <w:trPr>
          <w:ins w:id="247" w:author="Sena, Anthony [JRDUS]" w:date="2018-08-06T15:41:00Z"/>
        </w:trPr>
        <w:tc>
          <w:tcPr>
            <w:tcW w:w="2190" w:type="dxa"/>
          </w:tcPr>
          <w:p w14:paraId="38D82FD6" w14:textId="1342E492" w:rsidR="00C96608" w:rsidRDefault="00BB70EB" w:rsidP="00CC2124">
            <w:pPr>
              <w:rPr>
                <w:ins w:id="248" w:author="Sena, Anthony [JRDUS]" w:date="2018-08-06T15:41:00Z"/>
                <w:sz w:val="18"/>
                <w:szCs w:val="18"/>
              </w:rPr>
            </w:pPr>
            <w:ins w:id="249" w:author="Sena, Anthony [JRDUS]" w:date="2018-08-06T16:08:00Z">
              <w:r>
                <w:rPr>
                  <w:sz w:val="20"/>
                </w:rPr>
                <w:t>discharge_to_source_value</w:t>
              </w:r>
            </w:ins>
          </w:p>
        </w:tc>
        <w:tc>
          <w:tcPr>
            <w:tcW w:w="1635" w:type="dxa"/>
          </w:tcPr>
          <w:p w14:paraId="58AFEF4B" w14:textId="77777777" w:rsidR="00C96608" w:rsidRDefault="00C96608" w:rsidP="00CC2124">
            <w:pPr>
              <w:rPr>
                <w:ins w:id="250" w:author="Sena, Anthony [JRDUS]" w:date="2018-08-06T15:41:00Z"/>
              </w:rPr>
            </w:pPr>
            <w:ins w:id="251" w:author="Sena, Anthony [JRDUS]" w:date="2018-08-06T15:41:00Z">
              <w:r w:rsidRPr="00662164">
                <w:rPr>
                  <w:sz w:val="18"/>
                  <w:szCs w:val="18"/>
                </w:rPr>
                <w:t>discharge_disposition</w:t>
              </w:r>
            </w:ins>
          </w:p>
        </w:tc>
        <w:tc>
          <w:tcPr>
            <w:tcW w:w="3090" w:type="dxa"/>
          </w:tcPr>
          <w:p w14:paraId="61060F2A" w14:textId="193DC705" w:rsidR="00C96608" w:rsidRDefault="00C96608" w:rsidP="00CC2124">
            <w:pPr>
              <w:rPr>
                <w:ins w:id="252" w:author="Sena, Anthony [JRDUS]" w:date="2018-08-06T15:41:00Z"/>
                <w:sz w:val="18"/>
                <w:szCs w:val="18"/>
              </w:rPr>
            </w:pPr>
          </w:p>
        </w:tc>
        <w:tc>
          <w:tcPr>
            <w:tcW w:w="2805" w:type="dxa"/>
          </w:tcPr>
          <w:p w14:paraId="4080B339" w14:textId="347083C4" w:rsidR="00C96608" w:rsidRDefault="00B44C73" w:rsidP="00CC2124">
            <w:pPr>
              <w:rPr>
                <w:ins w:id="253" w:author="Sena, Anthony [JRDUS]" w:date="2018-08-06T15:41:00Z"/>
              </w:rPr>
            </w:pPr>
            <w:ins w:id="254" w:author="Sena, Anthony [JRDUS]" w:date="2018-08-06T16:03:00Z">
              <w:r>
                <w:t>Use the cooresponding visitid from TEMP_VISIT to look up this information in the native visit table.</w:t>
              </w:r>
            </w:ins>
          </w:p>
        </w:tc>
      </w:tr>
      <w:tr w:rsidR="00C96608" w14:paraId="704AEA99" w14:textId="77777777" w:rsidTr="00CC2124">
        <w:trPr>
          <w:ins w:id="255" w:author="Sena, Anthony [JRDUS]" w:date="2018-08-06T15:41:00Z"/>
        </w:trPr>
        <w:tc>
          <w:tcPr>
            <w:tcW w:w="2190" w:type="dxa"/>
          </w:tcPr>
          <w:p w14:paraId="524F29EC" w14:textId="1EF0CFF2" w:rsidR="00C96608" w:rsidRDefault="00BB70EB" w:rsidP="00CC2124">
            <w:pPr>
              <w:rPr>
                <w:ins w:id="256" w:author="Sena, Anthony [JRDUS]" w:date="2018-08-06T15:41:00Z"/>
                <w:sz w:val="18"/>
                <w:szCs w:val="18"/>
              </w:rPr>
            </w:pPr>
            <w:ins w:id="257" w:author="Sena, Anthony [JRDUS]" w:date="2018-08-06T16:09:00Z">
              <w:r>
                <w:rPr>
                  <w:sz w:val="20"/>
                </w:rPr>
                <w:t>preceding_visit_detail_id</w:t>
              </w:r>
            </w:ins>
          </w:p>
        </w:tc>
        <w:tc>
          <w:tcPr>
            <w:tcW w:w="1635" w:type="dxa"/>
          </w:tcPr>
          <w:p w14:paraId="4208257D" w14:textId="75BBD768" w:rsidR="00C96608" w:rsidRDefault="009F25F8" w:rsidP="00CC2124">
            <w:pPr>
              <w:rPr>
                <w:ins w:id="258" w:author="Sena, Anthony [JRDUS]" w:date="2018-08-06T15:41:00Z"/>
              </w:rPr>
            </w:pPr>
            <w:ins w:id="259" w:author="Sena, Anthony [JRDUS]" w:date="2018-08-06T16:39:00Z">
              <w:r>
                <w:t>Visit_detail_id</w:t>
              </w:r>
            </w:ins>
          </w:p>
        </w:tc>
        <w:tc>
          <w:tcPr>
            <w:tcW w:w="3090" w:type="dxa"/>
          </w:tcPr>
          <w:p w14:paraId="4D9315AF" w14:textId="37CA1BFE" w:rsidR="00C96608" w:rsidRDefault="009F25F8" w:rsidP="00CC2124">
            <w:pPr>
              <w:rPr>
                <w:ins w:id="260" w:author="Sena, Anthony [JRDUS]" w:date="2018-08-06T15:41:00Z"/>
                <w:sz w:val="18"/>
                <w:szCs w:val="18"/>
              </w:rPr>
            </w:pPr>
            <w:ins w:id="261" w:author="Sena, Anthony [JRDUS]" w:date="2018-08-06T16:39:00Z">
              <w:r>
                <w:rPr>
                  <w:sz w:val="18"/>
                  <w:szCs w:val="18"/>
                </w:rPr>
                <w:t>If the row_</w:t>
              </w:r>
              <w:proofErr w:type="gramStart"/>
              <w:r>
                <w:rPr>
                  <w:sz w:val="18"/>
                  <w:szCs w:val="18"/>
                </w:rPr>
                <w:t>number(</w:t>
              </w:r>
              <w:proofErr w:type="gramEnd"/>
              <w:r>
                <w:rPr>
                  <w:sz w:val="18"/>
                  <w:szCs w:val="18"/>
                </w:rPr>
                <w:t xml:space="preserve">) for the current row &gt; 1, look up the previous visit_detail_id cooresponding to the </w:t>
              </w:r>
            </w:ins>
            <w:ins w:id="262" w:author="Sena, Anthony [JRDUS]" w:date="2018-08-06T16:40:00Z">
              <w:r>
                <w:rPr>
                  <w:sz w:val="18"/>
                  <w:szCs w:val="18"/>
                </w:rPr>
                <w:t xml:space="preserve">parent </w:t>
              </w:r>
            </w:ins>
            <w:ins w:id="263" w:author="Sena, Anthony [JRDUS]" w:date="2018-08-06T16:39:00Z">
              <w:r>
                <w:rPr>
                  <w:sz w:val="18"/>
                  <w:szCs w:val="18"/>
                </w:rPr>
                <w:t>visitid</w:t>
              </w:r>
            </w:ins>
            <w:ins w:id="264" w:author="Sena, Anthony [JRDUS]" w:date="2018-08-06T16:40:00Z">
              <w:r>
                <w:rPr>
                  <w:sz w:val="18"/>
                  <w:szCs w:val="18"/>
                </w:rPr>
                <w:t>.</w:t>
              </w:r>
            </w:ins>
          </w:p>
        </w:tc>
        <w:tc>
          <w:tcPr>
            <w:tcW w:w="2805" w:type="dxa"/>
          </w:tcPr>
          <w:p w14:paraId="1EB3BC48" w14:textId="77777777" w:rsidR="00C96608" w:rsidRDefault="00C96608" w:rsidP="00CC2124">
            <w:pPr>
              <w:rPr>
                <w:ins w:id="265" w:author="Sena, Anthony [JRDUS]" w:date="2018-08-06T15:41:00Z"/>
              </w:rPr>
            </w:pPr>
          </w:p>
        </w:tc>
      </w:tr>
      <w:tr w:rsidR="00B44C73" w14:paraId="56B8895A" w14:textId="77777777" w:rsidTr="00CC2124">
        <w:trPr>
          <w:ins w:id="266" w:author="Sena, Anthony [JRDUS]" w:date="2018-08-06T16:04:00Z"/>
        </w:trPr>
        <w:tc>
          <w:tcPr>
            <w:tcW w:w="2190" w:type="dxa"/>
          </w:tcPr>
          <w:p w14:paraId="489792A4" w14:textId="07ECD704" w:rsidR="00B44C73" w:rsidRDefault="009F25F8">
            <w:pPr>
              <w:ind w:left="720" w:hanging="720"/>
              <w:rPr>
                <w:ins w:id="267" w:author="Sena, Anthony [JRDUS]" w:date="2018-08-06T16:04:00Z"/>
                <w:sz w:val="20"/>
              </w:rPr>
              <w:pPrChange w:id="268" w:author="Sena, Anthony [JRDUS]" w:date="2018-08-06T16:05:00Z">
                <w:pPr/>
              </w:pPrChange>
            </w:pPr>
            <w:ins w:id="269" w:author="Sena, Anthony [JRDUS]" w:date="2018-08-06T16:41:00Z">
              <w:r>
                <w:rPr>
                  <w:sz w:val="20"/>
                </w:rPr>
                <w:t>visit_detail_parent_id</w:t>
              </w:r>
            </w:ins>
          </w:p>
        </w:tc>
        <w:tc>
          <w:tcPr>
            <w:tcW w:w="1635" w:type="dxa"/>
          </w:tcPr>
          <w:p w14:paraId="79E171CB" w14:textId="59FDC1B6" w:rsidR="00B44C73" w:rsidRDefault="009F25F8">
            <w:pPr>
              <w:ind w:left="720" w:hanging="720"/>
              <w:rPr>
                <w:ins w:id="270" w:author="Sena, Anthony [JRDUS]" w:date="2018-08-06T16:04:00Z"/>
              </w:rPr>
              <w:pPrChange w:id="271" w:author="Sena, Anthony [JRDUS]" w:date="2018-08-06T16:05:00Z">
                <w:pPr/>
              </w:pPrChange>
            </w:pPr>
            <w:ins w:id="272" w:author="Sena, Anthony [JRDUS]" w:date="2018-08-06T16:41:00Z">
              <w:r>
                <w:t>NULL</w:t>
              </w:r>
            </w:ins>
          </w:p>
        </w:tc>
        <w:tc>
          <w:tcPr>
            <w:tcW w:w="3090" w:type="dxa"/>
          </w:tcPr>
          <w:p w14:paraId="58D77F3E" w14:textId="77777777" w:rsidR="00B44C73" w:rsidRDefault="00B44C73">
            <w:pPr>
              <w:ind w:left="720" w:hanging="720"/>
              <w:rPr>
                <w:ins w:id="273" w:author="Sena, Anthony [JRDUS]" w:date="2018-08-06T16:04:00Z"/>
                <w:sz w:val="18"/>
                <w:szCs w:val="18"/>
              </w:rPr>
              <w:pPrChange w:id="274" w:author="Sena, Anthony [JRDUS]" w:date="2018-08-06T16:05:00Z">
                <w:pPr/>
              </w:pPrChange>
            </w:pPr>
          </w:p>
        </w:tc>
        <w:tc>
          <w:tcPr>
            <w:tcW w:w="2805" w:type="dxa"/>
          </w:tcPr>
          <w:p w14:paraId="5E394929" w14:textId="77777777" w:rsidR="00B44C73" w:rsidRDefault="00B44C73">
            <w:pPr>
              <w:ind w:left="720" w:hanging="720"/>
              <w:rPr>
                <w:ins w:id="275" w:author="Sena, Anthony [JRDUS]" w:date="2018-08-06T16:04:00Z"/>
              </w:rPr>
              <w:pPrChange w:id="276" w:author="Sena, Anthony [JRDUS]" w:date="2018-08-06T16:05:00Z">
                <w:pPr/>
              </w:pPrChange>
            </w:pPr>
          </w:p>
        </w:tc>
      </w:tr>
      <w:tr w:rsidR="009F25F8" w14:paraId="224F0D01" w14:textId="77777777" w:rsidTr="00CC2124">
        <w:trPr>
          <w:ins w:id="277" w:author="Sena, Anthony [JRDUS]" w:date="2018-08-06T16:42:00Z"/>
        </w:trPr>
        <w:tc>
          <w:tcPr>
            <w:tcW w:w="2190" w:type="dxa"/>
          </w:tcPr>
          <w:p w14:paraId="3A2D5111" w14:textId="347AE0A7" w:rsidR="009F25F8" w:rsidRDefault="009F25F8" w:rsidP="00B44C73">
            <w:pPr>
              <w:ind w:left="720" w:hanging="720"/>
              <w:rPr>
                <w:ins w:id="278" w:author="Sena, Anthony [JRDUS]" w:date="2018-08-06T16:42:00Z"/>
                <w:sz w:val="20"/>
              </w:rPr>
            </w:pPr>
            <w:ins w:id="279" w:author="Sena, Anthony [JRDUS]" w:date="2018-08-06T16:42:00Z">
              <w:r>
                <w:rPr>
                  <w:sz w:val="20"/>
                </w:rPr>
                <w:t>visit_occurrence_id</w:t>
              </w:r>
            </w:ins>
          </w:p>
        </w:tc>
        <w:tc>
          <w:tcPr>
            <w:tcW w:w="1635" w:type="dxa"/>
          </w:tcPr>
          <w:p w14:paraId="778BC23A" w14:textId="549052D1" w:rsidR="009F25F8" w:rsidRDefault="009F25F8" w:rsidP="00B44C73">
            <w:pPr>
              <w:ind w:left="720" w:hanging="720"/>
              <w:rPr>
                <w:ins w:id="280" w:author="Sena, Anthony [JRDUS]" w:date="2018-08-06T16:42:00Z"/>
              </w:rPr>
            </w:pPr>
            <w:ins w:id="281" w:author="Sena, Anthony [JRDUS]" w:date="2018-08-06T16:42:00Z">
              <w:r>
                <w:t>Visitid</w:t>
              </w:r>
            </w:ins>
          </w:p>
        </w:tc>
        <w:tc>
          <w:tcPr>
            <w:tcW w:w="3090" w:type="dxa"/>
          </w:tcPr>
          <w:p w14:paraId="47A72F18" w14:textId="139C3968" w:rsidR="009F25F8" w:rsidRDefault="009F25F8" w:rsidP="009F25F8">
            <w:pPr>
              <w:ind w:left="720" w:hanging="720"/>
              <w:rPr>
                <w:ins w:id="282" w:author="Sena, Anthony [JRDUS]" w:date="2018-08-06T16:42:00Z"/>
                <w:sz w:val="18"/>
                <w:szCs w:val="18"/>
              </w:rPr>
            </w:pPr>
            <w:ins w:id="283" w:author="Sena, Anthony [JRDUS]" w:date="2018-08-06T16:42:00Z">
              <w:r>
                <w:rPr>
                  <w:sz w:val="18"/>
                  <w:szCs w:val="18"/>
                </w:rPr>
                <w:t>Lookup visitid in TEMP_VISIT and use cdm_visit_id</w:t>
              </w:r>
            </w:ins>
          </w:p>
        </w:tc>
        <w:tc>
          <w:tcPr>
            <w:tcW w:w="2805" w:type="dxa"/>
          </w:tcPr>
          <w:p w14:paraId="73C687A7" w14:textId="77777777" w:rsidR="009F25F8" w:rsidRDefault="009F25F8" w:rsidP="00B44C73">
            <w:pPr>
              <w:ind w:left="720" w:hanging="720"/>
              <w:rPr>
                <w:ins w:id="284" w:author="Sena, Anthony [JRDUS]" w:date="2018-08-06T16:42:00Z"/>
              </w:rPr>
            </w:pPr>
          </w:p>
        </w:tc>
      </w:tr>
    </w:tbl>
    <w:p w14:paraId="417E9C27" w14:textId="77777777" w:rsidR="00AB0492" w:rsidRDefault="00B554AB">
      <w:pPr>
        <w:pStyle w:val="Heading2"/>
      </w:pPr>
      <w:r>
        <w:t>Table name: condition_occurrence</w:t>
      </w:r>
    </w:p>
    <w:p w14:paraId="31395564" w14:textId="77777777" w:rsidR="00AB0492" w:rsidRDefault="00B554AB">
      <w:r>
        <w:t xml:space="preserve">Any </w:t>
      </w:r>
      <w:proofErr w:type="gramStart"/>
      <w:r>
        <w:t>row  mapped</w:t>
      </w:r>
      <w:proofErr w:type="gramEnd"/>
      <w:r>
        <w:t xml:space="preserve"> to a target concept must be in the Condition domain when inserting  into CONDITION_OCCURRENCE.</w:t>
      </w:r>
    </w:p>
    <w:p w14:paraId="7F8DB344" w14:textId="77777777" w:rsidR="00AB0492" w:rsidRDefault="00B554AB">
      <w:r>
        <w:rPr>
          <w:b/>
        </w:rPr>
        <w:t>This is the only table where duplicate records should be collapsed.</w:t>
      </w:r>
    </w:p>
    <w:p w14:paraId="7A234504" w14:textId="77777777" w:rsidR="00AB0492" w:rsidRDefault="00B554AB">
      <w:pPr>
        <w:pStyle w:val="Heading3"/>
      </w:pPr>
      <w:bookmarkStart w:id="285" w:name="_20qx5afjf38k" w:colFirst="0" w:colLast="0"/>
      <w:bookmarkEnd w:id="285"/>
      <w:r>
        <w:lastRenderedPageBreak/>
        <w:t>Reading from diagnosis</w:t>
      </w:r>
    </w:p>
    <w:p w14:paraId="361B9A79" w14:textId="77777777" w:rsidR="00AB0492" w:rsidRDefault="00B554AB">
      <w:r>
        <w:rPr>
          <w:noProof/>
        </w:rPr>
        <w:drawing>
          <wp:inline distT="114300" distB="114300" distL="114300" distR="114300" wp14:anchorId="4B26D257" wp14:editId="2B603012">
            <wp:extent cx="5715000" cy="3600450"/>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715000" cy="3600450"/>
                    </a:xfrm>
                    <a:prstGeom prst="rect">
                      <a:avLst/>
                    </a:prstGeom>
                    <a:ln/>
                  </pic:spPr>
                </pic:pic>
              </a:graphicData>
            </a:graphic>
          </wp:inline>
        </w:drawing>
      </w:r>
    </w:p>
    <w:p w14:paraId="5C01DCB6" w14:textId="77777777" w:rsidR="00AB0492" w:rsidRDefault="00B554AB">
      <w:r>
        <w:rPr>
          <w:b/>
        </w:rPr>
        <w:t>Only use diagnosis records with DIAGNOSIS_STATUS = 'Diagnosis of'</w:t>
      </w:r>
    </w:p>
    <w:tbl>
      <w:tblPr>
        <w:tblStyle w:val="a8"/>
        <w:tblW w:w="9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70"/>
        <w:gridCol w:w="1695"/>
        <w:gridCol w:w="2640"/>
        <w:gridCol w:w="2910"/>
      </w:tblGrid>
      <w:tr w:rsidR="00AB0492" w14:paraId="675B5432" w14:textId="77777777">
        <w:tc>
          <w:tcPr>
            <w:tcW w:w="2670" w:type="dxa"/>
            <w:shd w:val="clear" w:color="auto" w:fill="AAAAFF"/>
          </w:tcPr>
          <w:p w14:paraId="4E7D1A44" w14:textId="77777777" w:rsidR="00AB0492" w:rsidRDefault="00B554AB">
            <w:r>
              <w:t>Destination Field</w:t>
            </w:r>
          </w:p>
        </w:tc>
        <w:tc>
          <w:tcPr>
            <w:tcW w:w="1695" w:type="dxa"/>
            <w:shd w:val="clear" w:color="auto" w:fill="AAAAFF"/>
          </w:tcPr>
          <w:p w14:paraId="30658EFA" w14:textId="77777777" w:rsidR="00AB0492" w:rsidRDefault="00B554AB">
            <w:r>
              <w:t>Source Field</w:t>
            </w:r>
          </w:p>
        </w:tc>
        <w:tc>
          <w:tcPr>
            <w:tcW w:w="2640" w:type="dxa"/>
            <w:shd w:val="clear" w:color="auto" w:fill="AAAAFF"/>
          </w:tcPr>
          <w:p w14:paraId="432AD25B" w14:textId="77777777" w:rsidR="00AB0492" w:rsidRDefault="00B554AB">
            <w:r>
              <w:t>Logic</w:t>
            </w:r>
          </w:p>
        </w:tc>
        <w:tc>
          <w:tcPr>
            <w:tcW w:w="2910" w:type="dxa"/>
            <w:shd w:val="clear" w:color="auto" w:fill="AAAAFF"/>
          </w:tcPr>
          <w:p w14:paraId="5CD4B61D" w14:textId="77777777" w:rsidR="00AB0492" w:rsidRDefault="00B554AB">
            <w:r>
              <w:t>Comment</w:t>
            </w:r>
          </w:p>
        </w:tc>
      </w:tr>
      <w:tr w:rsidR="00AB0492" w14:paraId="098B321D" w14:textId="77777777">
        <w:tc>
          <w:tcPr>
            <w:tcW w:w="2670" w:type="dxa"/>
          </w:tcPr>
          <w:p w14:paraId="35B9DDF4" w14:textId="77777777" w:rsidR="00AB0492" w:rsidRDefault="00B554AB">
            <w:r>
              <w:rPr>
                <w:sz w:val="18"/>
                <w:szCs w:val="18"/>
              </w:rPr>
              <w:t>condition_occurrence_id</w:t>
            </w:r>
          </w:p>
        </w:tc>
        <w:tc>
          <w:tcPr>
            <w:tcW w:w="1695" w:type="dxa"/>
          </w:tcPr>
          <w:p w14:paraId="3684A0AC" w14:textId="77777777" w:rsidR="00AB0492" w:rsidRDefault="00AB0492"/>
        </w:tc>
        <w:tc>
          <w:tcPr>
            <w:tcW w:w="2640" w:type="dxa"/>
          </w:tcPr>
          <w:p w14:paraId="1914C7D2" w14:textId="77777777" w:rsidR="00AB0492" w:rsidRDefault="00B554AB">
            <w:r>
              <w:rPr>
                <w:sz w:val="18"/>
                <w:szCs w:val="18"/>
              </w:rPr>
              <w:t>autogen</w:t>
            </w:r>
          </w:p>
        </w:tc>
        <w:tc>
          <w:tcPr>
            <w:tcW w:w="2910" w:type="dxa"/>
          </w:tcPr>
          <w:p w14:paraId="4D4274E4" w14:textId="77777777" w:rsidR="00AB0492" w:rsidRDefault="00AB0492"/>
        </w:tc>
      </w:tr>
      <w:tr w:rsidR="00AB0492" w14:paraId="169D1D87" w14:textId="77777777">
        <w:tc>
          <w:tcPr>
            <w:tcW w:w="2670" w:type="dxa"/>
          </w:tcPr>
          <w:p w14:paraId="3C0E2980" w14:textId="77777777" w:rsidR="00AB0492" w:rsidRDefault="00B554AB">
            <w:r>
              <w:rPr>
                <w:sz w:val="18"/>
                <w:szCs w:val="18"/>
              </w:rPr>
              <w:t>person_id</w:t>
            </w:r>
          </w:p>
        </w:tc>
        <w:tc>
          <w:tcPr>
            <w:tcW w:w="1695" w:type="dxa"/>
          </w:tcPr>
          <w:p w14:paraId="065AD85D" w14:textId="77777777" w:rsidR="00AB0492" w:rsidRDefault="00B554AB">
            <w:r>
              <w:rPr>
                <w:sz w:val="18"/>
                <w:szCs w:val="18"/>
              </w:rPr>
              <w:t>ptid</w:t>
            </w:r>
          </w:p>
        </w:tc>
        <w:tc>
          <w:tcPr>
            <w:tcW w:w="2640" w:type="dxa"/>
          </w:tcPr>
          <w:p w14:paraId="662B187D" w14:textId="77777777" w:rsidR="00AB0492" w:rsidRDefault="00AB0492"/>
        </w:tc>
        <w:tc>
          <w:tcPr>
            <w:tcW w:w="2910" w:type="dxa"/>
          </w:tcPr>
          <w:p w14:paraId="1E574FCD" w14:textId="77777777" w:rsidR="00AB0492" w:rsidRDefault="00AB0492"/>
        </w:tc>
      </w:tr>
      <w:tr w:rsidR="00AB0492" w14:paraId="33189F2F" w14:textId="77777777">
        <w:tc>
          <w:tcPr>
            <w:tcW w:w="2670" w:type="dxa"/>
          </w:tcPr>
          <w:p w14:paraId="24828469" w14:textId="77777777" w:rsidR="00AB0492" w:rsidRDefault="00B554AB">
            <w:r>
              <w:rPr>
                <w:sz w:val="18"/>
                <w:szCs w:val="18"/>
              </w:rPr>
              <w:t>condition_concept_id</w:t>
            </w:r>
          </w:p>
        </w:tc>
        <w:tc>
          <w:tcPr>
            <w:tcW w:w="1695" w:type="dxa"/>
          </w:tcPr>
          <w:p w14:paraId="3E1E64BF" w14:textId="77777777" w:rsidR="00AB0492" w:rsidRDefault="00B554AB">
            <w:r>
              <w:rPr>
                <w:sz w:val="18"/>
                <w:szCs w:val="18"/>
              </w:rPr>
              <w:t>diagnosis_cd_type</w:t>
            </w:r>
          </w:p>
          <w:p w14:paraId="2F0BBA7F" w14:textId="77777777" w:rsidR="00AB0492" w:rsidRDefault="00B554AB">
            <w:r>
              <w:rPr>
                <w:sz w:val="18"/>
                <w:szCs w:val="18"/>
              </w:rPr>
              <w:t>Diagnosis_cd</w:t>
            </w:r>
          </w:p>
          <w:p w14:paraId="6FFE5C12" w14:textId="77777777" w:rsidR="00AB0492" w:rsidRDefault="00B554AB">
            <w:r>
              <w:rPr>
                <w:sz w:val="18"/>
                <w:szCs w:val="18"/>
              </w:rPr>
              <w:t>diagnosis_status</w:t>
            </w:r>
          </w:p>
        </w:tc>
        <w:tc>
          <w:tcPr>
            <w:tcW w:w="2640" w:type="dxa"/>
          </w:tcPr>
          <w:p w14:paraId="0C1F18C0" w14:textId="77777777" w:rsidR="00AB0492" w:rsidRDefault="00B554AB">
            <w:r>
              <w:rPr>
                <w:sz w:val="18"/>
                <w:szCs w:val="18"/>
              </w:rPr>
              <w:t>Use Appendix 1.1.2.</w:t>
            </w:r>
          </w:p>
          <w:p w14:paraId="20053B1E" w14:textId="77777777" w:rsidR="00AB0492" w:rsidRDefault="00B554AB">
            <w:r>
              <w:rPr>
                <w:sz w:val="18"/>
                <w:szCs w:val="18"/>
              </w:rPr>
              <w:t>If diagnosis_status = ‘Diagnosis of’</w:t>
            </w:r>
          </w:p>
          <w:p w14:paraId="03B9BEAD" w14:textId="77777777" w:rsidR="00AB0492" w:rsidRDefault="00B554AB">
            <w:r>
              <w:rPr>
                <w:sz w:val="18"/>
                <w:szCs w:val="18"/>
              </w:rPr>
              <w:t>Then</w:t>
            </w:r>
          </w:p>
          <w:p w14:paraId="2762E35C" w14:textId="77777777" w:rsidR="004230ED" w:rsidRDefault="00B554AB">
            <w:pPr>
              <w:rPr>
                <w:ins w:id="286" w:author="Sena, Anthony [JRDUS]" w:date="2018-11-14T08:26:00Z"/>
                <w:sz w:val="18"/>
                <w:szCs w:val="18"/>
              </w:rPr>
            </w:pPr>
            <w:r>
              <w:rPr>
                <w:sz w:val="18"/>
                <w:szCs w:val="18"/>
              </w:rPr>
              <w:t>{</w:t>
            </w:r>
            <w:r>
              <w:rPr>
                <w:sz w:val="18"/>
                <w:szCs w:val="18"/>
              </w:rPr>
              <w:br/>
              <w:t>Case diagnosis_cd_type = ‘ICD9’:</w:t>
            </w:r>
            <w:r>
              <w:rPr>
                <w:sz w:val="18"/>
                <w:szCs w:val="18"/>
              </w:rPr>
              <w:br/>
              <w:t xml:space="preserve">  Use lookup for ICD9CM</w:t>
            </w:r>
            <w:r>
              <w:rPr>
                <w:sz w:val="18"/>
                <w:szCs w:val="18"/>
              </w:rPr>
              <w:br/>
              <w:t>Case diagnosis_cd_type = ‘ICD10’:</w:t>
            </w:r>
            <w:r>
              <w:rPr>
                <w:sz w:val="18"/>
                <w:szCs w:val="18"/>
              </w:rPr>
              <w:br/>
              <w:t xml:space="preserve">  Use lookup for ICD10CM</w:t>
            </w:r>
            <w:r>
              <w:rPr>
                <w:sz w:val="18"/>
                <w:szCs w:val="18"/>
              </w:rPr>
              <w:br/>
              <w:t>Case diagnosis_cd_type = ‘SNOMED’:</w:t>
            </w:r>
            <w:r>
              <w:rPr>
                <w:sz w:val="18"/>
                <w:szCs w:val="18"/>
              </w:rPr>
              <w:br/>
              <w:t xml:space="preserve">  Use lookup for SNOMED</w:t>
            </w:r>
          </w:p>
          <w:p w14:paraId="7C7AE6B4" w14:textId="77777777" w:rsidR="004230ED" w:rsidRDefault="004230ED">
            <w:pPr>
              <w:rPr>
                <w:ins w:id="287" w:author="Sena, Anthony [JRDUS]" w:date="2018-11-14T08:26:00Z"/>
                <w:sz w:val="18"/>
                <w:szCs w:val="18"/>
              </w:rPr>
            </w:pPr>
            <w:ins w:id="288" w:author="Sena, Anthony [JRDUS]" w:date="2018-11-14T08:26:00Z">
              <w:r>
                <w:rPr>
                  <w:sz w:val="18"/>
                  <w:szCs w:val="18"/>
                </w:rPr>
                <w:t>Case: diagnosis_cd_type = ‘UNKNOWN’:</w:t>
              </w:r>
            </w:ins>
          </w:p>
          <w:p w14:paraId="449C6E0B" w14:textId="15CA6E8F" w:rsidR="004230ED" w:rsidRPr="004230ED" w:rsidRDefault="004230ED">
            <w:pPr>
              <w:rPr>
                <w:ins w:id="289" w:author="Sena, Anthony [JRDUS]" w:date="2018-11-14T08:26:00Z"/>
                <w:sz w:val="18"/>
                <w:szCs w:val="18"/>
                <w:rPrChange w:id="290" w:author="Sena, Anthony [JRDUS]" w:date="2018-11-14T08:27:00Z">
                  <w:rPr>
                    <w:ins w:id="291" w:author="Sena, Anthony [JRDUS]" w:date="2018-11-14T08:26:00Z"/>
                    <w:rFonts w:ascii="Arial" w:hAnsi="Arial" w:cs="Arial"/>
                    <w:color w:val="333333"/>
                    <w:sz w:val="21"/>
                    <w:szCs w:val="21"/>
                    <w:shd w:val="clear" w:color="auto" w:fill="F5F5F5"/>
                  </w:rPr>
                </w:rPrChange>
              </w:rPr>
            </w:pPr>
            <w:ins w:id="292" w:author="Sena, Anthony [JRDUS]" w:date="2018-11-14T08:26:00Z">
              <w:r>
                <w:rPr>
                  <w:sz w:val="18"/>
                  <w:szCs w:val="18"/>
                </w:rPr>
                <w:lastRenderedPageBreak/>
                <w:t xml:space="preserve"> - </w:t>
              </w:r>
              <w:r w:rsidRPr="004230ED">
                <w:rPr>
                  <w:sz w:val="18"/>
                  <w:szCs w:val="18"/>
                  <w:rPrChange w:id="293" w:author="Sena, Anthony [JRDUS]" w:date="2018-11-14T08:27:00Z">
                    <w:rPr>
                      <w:rFonts w:ascii="Arial" w:hAnsi="Arial" w:cs="Arial"/>
                      <w:color w:val="333333"/>
                      <w:sz w:val="21"/>
                      <w:szCs w:val="21"/>
                      <w:shd w:val="clear" w:color="auto" w:fill="F5F5F5"/>
                    </w:rPr>
                  </w:rPrChange>
                </w:rPr>
                <w:t>DIAG_DATE &lt; 'October 1, 2015' look up in ICD9CM (keep dot in lookup)</w:t>
              </w:r>
            </w:ins>
          </w:p>
          <w:p w14:paraId="07D49EFC" w14:textId="2CD77FD3" w:rsidR="00AB0492" w:rsidRPr="004230ED" w:rsidRDefault="004230ED">
            <w:pPr>
              <w:rPr>
                <w:sz w:val="18"/>
                <w:szCs w:val="18"/>
                <w:rPrChange w:id="294" w:author="Sena, Anthony [JRDUS]" w:date="2018-11-14T08:27:00Z">
                  <w:rPr/>
                </w:rPrChange>
              </w:rPr>
            </w:pPr>
            <w:ins w:id="295" w:author="Sena, Anthony [JRDUS]" w:date="2018-11-14T08:27:00Z">
              <w:r>
                <w:rPr>
                  <w:sz w:val="18"/>
                  <w:szCs w:val="18"/>
                </w:rPr>
                <w:t xml:space="preserve"> - </w:t>
              </w:r>
              <w:r w:rsidRPr="004230ED">
                <w:rPr>
                  <w:sz w:val="18"/>
                  <w:szCs w:val="18"/>
                  <w:rPrChange w:id="296" w:author="Sena, Anthony [JRDUS]" w:date="2018-11-14T08:27:00Z">
                    <w:rPr>
                      <w:rFonts w:ascii="Arial" w:hAnsi="Arial" w:cs="Arial"/>
                      <w:color w:val="333333"/>
                      <w:sz w:val="21"/>
                      <w:szCs w:val="21"/>
                      <w:shd w:val="clear" w:color="auto" w:fill="F5F5F5"/>
                    </w:rPr>
                  </w:rPrChange>
                </w:rPr>
                <w:t>DIAG_DATE &gt;='October 1, 2015' look up in ICD10CM (keep dot in lookup)</w:t>
              </w:r>
            </w:ins>
            <w:del w:id="297" w:author="Sena, Anthony [JRDUS]" w:date="2018-11-14T08:27:00Z">
              <w:r w:rsidR="00B554AB" w:rsidDel="004230ED">
                <w:rPr>
                  <w:sz w:val="18"/>
                  <w:szCs w:val="18"/>
                </w:rPr>
                <w:br/>
              </w:r>
            </w:del>
            <w:r w:rsidR="00B554AB">
              <w:rPr>
                <w:sz w:val="18"/>
                <w:szCs w:val="18"/>
              </w:rPr>
              <w:t xml:space="preserve">CASE ‘’: </w:t>
            </w:r>
            <w:r w:rsidR="00B554AB">
              <w:rPr>
                <w:sz w:val="18"/>
                <w:szCs w:val="18"/>
              </w:rPr>
              <w:br/>
              <w:t xml:space="preserve">  Lookup code in ICD9CM, ICD10CM, SNOMED</w:t>
            </w:r>
            <w:r w:rsidR="00B554AB">
              <w:rPr>
                <w:sz w:val="18"/>
                <w:szCs w:val="18"/>
              </w:rPr>
              <w:br/>
              <w:t>CASE ELSE: 0</w:t>
            </w:r>
            <w:r w:rsidR="00B554AB">
              <w:rPr>
                <w:sz w:val="18"/>
                <w:szCs w:val="18"/>
              </w:rPr>
              <w:br/>
              <w:t>}</w:t>
            </w:r>
          </w:p>
          <w:p w14:paraId="02E3DC81" w14:textId="77777777" w:rsidR="00AB0492" w:rsidRDefault="00B554AB">
            <w:r>
              <w:rPr>
                <w:sz w:val="18"/>
                <w:szCs w:val="18"/>
              </w:rPr>
              <w:t>Else exclude record</w:t>
            </w:r>
          </w:p>
        </w:tc>
        <w:tc>
          <w:tcPr>
            <w:tcW w:w="2910" w:type="dxa"/>
          </w:tcPr>
          <w:p w14:paraId="7A8EE1C1" w14:textId="77777777" w:rsidR="00AB0492" w:rsidRDefault="00B554AB">
            <w:r>
              <w:rPr>
                <w:sz w:val="18"/>
                <w:szCs w:val="18"/>
              </w:rPr>
              <w:lastRenderedPageBreak/>
              <w:t>For diagnosis_cd_type = ICD9, strip dot from lookup</w:t>
            </w:r>
          </w:p>
          <w:p w14:paraId="56779F5A" w14:textId="77777777" w:rsidR="00AB0492" w:rsidRDefault="00B554AB">
            <w:r>
              <w:rPr>
                <w:sz w:val="18"/>
                <w:szCs w:val="18"/>
              </w:rPr>
              <w:t>For diagnosis_cd_type = ICD10, leave dots in lookup.</w:t>
            </w:r>
          </w:p>
          <w:p w14:paraId="46292260" w14:textId="77777777" w:rsidR="00AB0492" w:rsidRDefault="00AB0492"/>
        </w:tc>
      </w:tr>
      <w:tr w:rsidR="00AB0492" w14:paraId="165368DA" w14:textId="77777777">
        <w:tc>
          <w:tcPr>
            <w:tcW w:w="2670" w:type="dxa"/>
          </w:tcPr>
          <w:p w14:paraId="529F8D8A" w14:textId="77777777" w:rsidR="00AB0492" w:rsidRDefault="00B554AB">
            <w:r>
              <w:rPr>
                <w:sz w:val="18"/>
                <w:szCs w:val="18"/>
              </w:rPr>
              <w:t>condition_start_date</w:t>
            </w:r>
          </w:p>
        </w:tc>
        <w:tc>
          <w:tcPr>
            <w:tcW w:w="1695" w:type="dxa"/>
          </w:tcPr>
          <w:p w14:paraId="4E05BB34" w14:textId="77777777" w:rsidR="00AB0492" w:rsidRDefault="00B554AB">
            <w:r>
              <w:rPr>
                <w:sz w:val="18"/>
                <w:szCs w:val="18"/>
              </w:rPr>
              <w:t>diag_date</w:t>
            </w:r>
          </w:p>
        </w:tc>
        <w:tc>
          <w:tcPr>
            <w:tcW w:w="2640" w:type="dxa"/>
          </w:tcPr>
          <w:p w14:paraId="4CEB8C16" w14:textId="77777777" w:rsidR="00AB0492" w:rsidRDefault="00AB0492"/>
        </w:tc>
        <w:tc>
          <w:tcPr>
            <w:tcW w:w="2910" w:type="dxa"/>
          </w:tcPr>
          <w:p w14:paraId="036A0BCD" w14:textId="77777777" w:rsidR="00AB0492" w:rsidRDefault="00AB0492"/>
        </w:tc>
      </w:tr>
      <w:tr w:rsidR="00AB0492" w14:paraId="441B1A97" w14:textId="77777777">
        <w:tc>
          <w:tcPr>
            <w:tcW w:w="2670" w:type="dxa"/>
          </w:tcPr>
          <w:p w14:paraId="18EA4193" w14:textId="77777777" w:rsidR="00AB0492" w:rsidRDefault="00B554AB">
            <w:r>
              <w:rPr>
                <w:sz w:val="18"/>
                <w:szCs w:val="18"/>
              </w:rPr>
              <w:t>condition_end_date</w:t>
            </w:r>
          </w:p>
        </w:tc>
        <w:tc>
          <w:tcPr>
            <w:tcW w:w="1695" w:type="dxa"/>
          </w:tcPr>
          <w:p w14:paraId="6DE257BA" w14:textId="77777777" w:rsidR="00AB0492" w:rsidRDefault="00AB0492"/>
        </w:tc>
        <w:tc>
          <w:tcPr>
            <w:tcW w:w="2640" w:type="dxa"/>
          </w:tcPr>
          <w:p w14:paraId="1F4C64AC" w14:textId="77777777" w:rsidR="00AB0492" w:rsidRDefault="00AB0492"/>
        </w:tc>
        <w:tc>
          <w:tcPr>
            <w:tcW w:w="2910" w:type="dxa"/>
          </w:tcPr>
          <w:p w14:paraId="50BED5C1" w14:textId="77777777" w:rsidR="00AB0492" w:rsidRDefault="00AB0492"/>
        </w:tc>
      </w:tr>
      <w:tr w:rsidR="00AB0492" w14:paraId="3A843C97" w14:textId="77777777">
        <w:tc>
          <w:tcPr>
            <w:tcW w:w="2670" w:type="dxa"/>
          </w:tcPr>
          <w:p w14:paraId="5ED7E5A6" w14:textId="77777777" w:rsidR="00AB0492" w:rsidRDefault="00B554AB">
            <w:r>
              <w:rPr>
                <w:sz w:val="18"/>
                <w:szCs w:val="18"/>
              </w:rPr>
              <w:t>condition_type_concept_id</w:t>
            </w:r>
          </w:p>
        </w:tc>
        <w:tc>
          <w:tcPr>
            <w:tcW w:w="1695" w:type="dxa"/>
          </w:tcPr>
          <w:p w14:paraId="1B92067F" w14:textId="77777777" w:rsidR="00AB0492" w:rsidRDefault="00B554AB">
            <w:r>
              <w:rPr>
                <w:sz w:val="18"/>
                <w:szCs w:val="18"/>
              </w:rPr>
              <w:t>primary_diagnosis</w:t>
            </w:r>
          </w:p>
          <w:p w14:paraId="4C0FECE9" w14:textId="77777777" w:rsidR="00AB0492" w:rsidRDefault="00AB0492"/>
        </w:tc>
        <w:tc>
          <w:tcPr>
            <w:tcW w:w="2640" w:type="dxa"/>
          </w:tcPr>
          <w:p w14:paraId="1A007805" w14:textId="77777777" w:rsidR="00AB0492" w:rsidRDefault="00B554AB">
            <w:r>
              <w:rPr>
                <w:sz w:val="18"/>
                <w:szCs w:val="18"/>
              </w:rPr>
              <w:t>If primary_diagnosis = ‘1’ then 44786627</w:t>
            </w:r>
            <w:r>
              <w:rPr>
                <w:sz w:val="18"/>
                <w:szCs w:val="18"/>
              </w:rPr>
              <w:br/>
            </w:r>
            <w:proofErr w:type="gramStart"/>
            <w:r>
              <w:rPr>
                <w:sz w:val="18"/>
                <w:szCs w:val="18"/>
              </w:rPr>
              <w:t>Else  44786629</w:t>
            </w:r>
            <w:proofErr w:type="gramEnd"/>
          </w:p>
        </w:tc>
        <w:tc>
          <w:tcPr>
            <w:tcW w:w="2910" w:type="dxa"/>
          </w:tcPr>
          <w:p w14:paraId="1F091556" w14:textId="77777777" w:rsidR="00AB0492" w:rsidRDefault="00AB0492"/>
        </w:tc>
      </w:tr>
      <w:tr w:rsidR="00AB0492" w14:paraId="78427B0C" w14:textId="77777777">
        <w:tc>
          <w:tcPr>
            <w:tcW w:w="2670" w:type="dxa"/>
          </w:tcPr>
          <w:p w14:paraId="7E15371B" w14:textId="77777777" w:rsidR="00AB0492" w:rsidRDefault="00B554AB">
            <w:r>
              <w:rPr>
                <w:sz w:val="18"/>
                <w:szCs w:val="18"/>
              </w:rPr>
              <w:t>stop_reason</w:t>
            </w:r>
          </w:p>
        </w:tc>
        <w:tc>
          <w:tcPr>
            <w:tcW w:w="1695" w:type="dxa"/>
          </w:tcPr>
          <w:p w14:paraId="0EF0073D" w14:textId="77777777" w:rsidR="00AB0492" w:rsidRDefault="00AB0492"/>
        </w:tc>
        <w:tc>
          <w:tcPr>
            <w:tcW w:w="2640" w:type="dxa"/>
          </w:tcPr>
          <w:p w14:paraId="29526F86" w14:textId="77777777" w:rsidR="00AB0492" w:rsidRDefault="00AB0492"/>
        </w:tc>
        <w:tc>
          <w:tcPr>
            <w:tcW w:w="2910" w:type="dxa"/>
          </w:tcPr>
          <w:p w14:paraId="5A8D42A4" w14:textId="77777777" w:rsidR="00AB0492" w:rsidRDefault="00AB0492"/>
        </w:tc>
      </w:tr>
      <w:tr w:rsidR="00AB0492" w14:paraId="052AC08E" w14:textId="77777777">
        <w:tc>
          <w:tcPr>
            <w:tcW w:w="2670" w:type="dxa"/>
          </w:tcPr>
          <w:p w14:paraId="297763A9" w14:textId="77777777" w:rsidR="00AB0492" w:rsidRDefault="00B554AB">
            <w:r>
              <w:rPr>
                <w:sz w:val="18"/>
                <w:szCs w:val="18"/>
              </w:rPr>
              <w:t>provider_id</w:t>
            </w:r>
          </w:p>
        </w:tc>
        <w:tc>
          <w:tcPr>
            <w:tcW w:w="1695" w:type="dxa"/>
          </w:tcPr>
          <w:p w14:paraId="64371E3D" w14:textId="77777777" w:rsidR="00AB0492" w:rsidRDefault="00B554AB">
            <w:r>
              <w:rPr>
                <w:sz w:val="18"/>
                <w:szCs w:val="18"/>
              </w:rPr>
              <w:t>encid</w:t>
            </w:r>
          </w:p>
        </w:tc>
        <w:tc>
          <w:tcPr>
            <w:tcW w:w="2640" w:type="dxa"/>
          </w:tcPr>
          <w:p w14:paraId="318FEDD1" w14:textId="77777777" w:rsidR="00AB0492" w:rsidRDefault="00B554AB">
            <w:r>
              <w:rPr>
                <w:sz w:val="18"/>
                <w:szCs w:val="18"/>
              </w:rPr>
              <w:t>join to encounter_provider to attempt to lookup the provid</w:t>
            </w:r>
          </w:p>
        </w:tc>
        <w:tc>
          <w:tcPr>
            <w:tcW w:w="2910" w:type="dxa"/>
          </w:tcPr>
          <w:p w14:paraId="79A334BA" w14:textId="77777777" w:rsidR="00AB0492" w:rsidRDefault="008649A9">
            <w:r>
              <w:rPr>
                <w:sz w:val="18"/>
                <w:szCs w:val="18"/>
              </w:rPr>
              <w:t>To avoid duplication, apply the same logic described when transforming the encounter table to visit_occurrence above.</w:t>
            </w:r>
          </w:p>
        </w:tc>
      </w:tr>
      <w:tr w:rsidR="00AB0492" w14:paraId="3B1F5E55" w14:textId="77777777">
        <w:tc>
          <w:tcPr>
            <w:tcW w:w="2670" w:type="dxa"/>
          </w:tcPr>
          <w:p w14:paraId="5429BA29" w14:textId="77777777" w:rsidR="00AB0492" w:rsidRDefault="00B554AB">
            <w:r>
              <w:rPr>
                <w:sz w:val="18"/>
                <w:szCs w:val="18"/>
              </w:rPr>
              <w:t>visit_occurrence_id</w:t>
            </w:r>
          </w:p>
        </w:tc>
        <w:tc>
          <w:tcPr>
            <w:tcW w:w="1695" w:type="dxa"/>
          </w:tcPr>
          <w:p w14:paraId="5FD7A809" w14:textId="77777777" w:rsidR="00AB0492" w:rsidRDefault="00B554AB">
            <w:r>
              <w:rPr>
                <w:sz w:val="18"/>
                <w:szCs w:val="18"/>
              </w:rPr>
              <w:t>encid</w:t>
            </w:r>
          </w:p>
        </w:tc>
        <w:tc>
          <w:tcPr>
            <w:tcW w:w="2640" w:type="dxa"/>
          </w:tcPr>
          <w:p w14:paraId="6F5645BF" w14:textId="77777777" w:rsidR="00AB0492" w:rsidRDefault="00B554AB">
            <w:r>
              <w:rPr>
                <w:sz w:val="18"/>
                <w:szCs w:val="18"/>
              </w:rPr>
              <w:t>If encid is found in TEMP_VISIT, use cdm_visit_id, else use encid</w:t>
            </w:r>
          </w:p>
        </w:tc>
        <w:tc>
          <w:tcPr>
            <w:tcW w:w="2910" w:type="dxa"/>
          </w:tcPr>
          <w:p w14:paraId="5BBEA07A" w14:textId="77777777" w:rsidR="00AB0492" w:rsidRDefault="00AB0492"/>
        </w:tc>
      </w:tr>
      <w:tr w:rsidR="00C91B22" w14:paraId="1721E472" w14:textId="77777777">
        <w:trPr>
          <w:ins w:id="298" w:author="Sena, Anthony [JRDUS]" w:date="2018-08-06T16:43:00Z"/>
        </w:trPr>
        <w:tc>
          <w:tcPr>
            <w:tcW w:w="2670" w:type="dxa"/>
          </w:tcPr>
          <w:p w14:paraId="6456296E" w14:textId="0CF4671D" w:rsidR="00C91B22" w:rsidRDefault="00A90567">
            <w:pPr>
              <w:rPr>
                <w:ins w:id="299" w:author="Sena, Anthony [JRDUS]" w:date="2018-08-06T16:43:00Z"/>
                <w:sz w:val="18"/>
                <w:szCs w:val="18"/>
              </w:rPr>
            </w:pPr>
            <w:ins w:id="300" w:author="Sena, Anthony [JRDUS]" w:date="2018-08-06T16:59:00Z">
              <w:r>
                <w:rPr>
                  <w:sz w:val="18"/>
                  <w:szCs w:val="18"/>
                </w:rPr>
                <w:t>v</w:t>
              </w:r>
            </w:ins>
            <w:ins w:id="301" w:author="Sena, Anthony [JRDUS]" w:date="2018-08-06T16:43:00Z">
              <w:r w:rsidR="00C91B22">
                <w:rPr>
                  <w:sz w:val="18"/>
                  <w:szCs w:val="18"/>
                </w:rPr>
                <w:t>isit_detail_id</w:t>
              </w:r>
            </w:ins>
          </w:p>
        </w:tc>
        <w:tc>
          <w:tcPr>
            <w:tcW w:w="1695" w:type="dxa"/>
          </w:tcPr>
          <w:p w14:paraId="58805C5E" w14:textId="6D721A33" w:rsidR="00C91B22" w:rsidRDefault="00A90567">
            <w:pPr>
              <w:rPr>
                <w:ins w:id="302" w:author="Sena, Anthony [JRDUS]" w:date="2018-08-06T16:43:00Z"/>
                <w:sz w:val="18"/>
                <w:szCs w:val="18"/>
              </w:rPr>
            </w:pPr>
            <w:ins w:id="303" w:author="Sena, Anthony [JRDUS]" w:date="2018-08-06T16:59:00Z">
              <w:r>
                <w:rPr>
                  <w:sz w:val="18"/>
                  <w:szCs w:val="18"/>
                </w:rPr>
                <w:t>e</w:t>
              </w:r>
            </w:ins>
            <w:ins w:id="304" w:author="Sena, Anthony [JRDUS]" w:date="2018-08-06T16:43:00Z">
              <w:r w:rsidR="00C91B22">
                <w:rPr>
                  <w:sz w:val="18"/>
                  <w:szCs w:val="18"/>
                </w:rPr>
                <w:t>ncid</w:t>
              </w:r>
            </w:ins>
          </w:p>
        </w:tc>
        <w:tc>
          <w:tcPr>
            <w:tcW w:w="2640" w:type="dxa"/>
          </w:tcPr>
          <w:p w14:paraId="4F646235" w14:textId="6CFFF16E" w:rsidR="00C91B22" w:rsidRDefault="00C91B22">
            <w:pPr>
              <w:rPr>
                <w:ins w:id="305" w:author="Sena, Anthony [JRDUS]" w:date="2018-08-06T16:43:00Z"/>
                <w:sz w:val="18"/>
                <w:szCs w:val="18"/>
              </w:rPr>
            </w:pPr>
            <w:ins w:id="306" w:author="Sena, Anthony [JRDUS]" w:date="2018-08-06T16:43:00Z">
              <w:r>
                <w:rPr>
                  <w:sz w:val="18"/>
                  <w:szCs w:val="18"/>
                </w:rPr>
                <w:t xml:space="preserve">If encid is found in </w:t>
              </w:r>
            </w:ins>
            <w:ins w:id="307" w:author="Sena, Anthony [JRDUS]" w:date="2018-08-06T16:44:00Z">
              <w:r>
                <w:rPr>
                  <w:sz w:val="18"/>
                  <w:szCs w:val="18"/>
                </w:rPr>
                <w:t>the VISIT_DETAIL table, include the visit_detail_id in this field otherwise leave as NULL</w:t>
              </w:r>
            </w:ins>
          </w:p>
        </w:tc>
        <w:tc>
          <w:tcPr>
            <w:tcW w:w="2910" w:type="dxa"/>
          </w:tcPr>
          <w:p w14:paraId="59185FD9" w14:textId="77777777" w:rsidR="00C91B22" w:rsidRDefault="00C91B22">
            <w:pPr>
              <w:rPr>
                <w:ins w:id="308" w:author="Sena, Anthony [JRDUS]" w:date="2018-08-06T16:43:00Z"/>
              </w:rPr>
            </w:pPr>
          </w:p>
        </w:tc>
      </w:tr>
      <w:tr w:rsidR="00AB0492" w14:paraId="29690854" w14:textId="77777777">
        <w:tc>
          <w:tcPr>
            <w:tcW w:w="2670" w:type="dxa"/>
          </w:tcPr>
          <w:p w14:paraId="3D72BFF1" w14:textId="77777777" w:rsidR="00AB0492" w:rsidRDefault="00B554AB">
            <w:r>
              <w:rPr>
                <w:sz w:val="18"/>
                <w:szCs w:val="18"/>
              </w:rPr>
              <w:t>condition_source_value</w:t>
            </w:r>
          </w:p>
        </w:tc>
        <w:tc>
          <w:tcPr>
            <w:tcW w:w="1695" w:type="dxa"/>
          </w:tcPr>
          <w:p w14:paraId="763A4AF4" w14:textId="77777777" w:rsidR="00AB0492" w:rsidRDefault="00B554AB">
            <w:r>
              <w:rPr>
                <w:sz w:val="18"/>
                <w:szCs w:val="18"/>
              </w:rPr>
              <w:t>diagnosis_cd</w:t>
            </w:r>
          </w:p>
          <w:p w14:paraId="355A5AA4" w14:textId="77777777" w:rsidR="00AB0492" w:rsidRDefault="00B554AB">
            <w:r>
              <w:rPr>
                <w:sz w:val="18"/>
                <w:szCs w:val="18"/>
              </w:rPr>
              <w:t>diagnosis_cd_type</w:t>
            </w:r>
          </w:p>
        </w:tc>
        <w:tc>
          <w:tcPr>
            <w:tcW w:w="2640" w:type="dxa"/>
          </w:tcPr>
          <w:p w14:paraId="665423E9" w14:textId="77777777" w:rsidR="00AB0492" w:rsidRDefault="00B554AB">
            <w:r>
              <w:rPr>
                <w:sz w:val="18"/>
                <w:szCs w:val="18"/>
              </w:rPr>
              <w:t>Use diagnosis_cd if available. Otherwise use diagnosis_cd_type</w:t>
            </w:r>
          </w:p>
        </w:tc>
        <w:tc>
          <w:tcPr>
            <w:tcW w:w="2910" w:type="dxa"/>
          </w:tcPr>
          <w:p w14:paraId="44F295C9" w14:textId="77777777" w:rsidR="00AB0492" w:rsidRDefault="00AB0492"/>
        </w:tc>
      </w:tr>
      <w:tr w:rsidR="00AB0492" w14:paraId="5E542652" w14:textId="77777777">
        <w:tc>
          <w:tcPr>
            <w:tcW w:w="2670" w:type="dxa"/>
          </w:tcPr>
          <w:p w14:paraId="3D713CDB" w14:textId="77777777" w:rsidR="00AB0492" w:rsidRDefault="00B554AB">
            <w:r>
              <w:rPr>
                <w:sz w:val="18"/>
                <w:szCs w:val="18"/>
              </w:rPr>
              <w:t>condition_source_concept_id</w:t>
            </w:r>
          </w:p>
        </w:tc>
        <w:tc>
          <w:tcPr>
            <w:tcW w:w="1695" w:type="dxa"/>
          </w:tcPr>
          <w:p w14:paraId="3C387C32" w14:textId="77777777" w:rsidR="00AB0492" w:rsidRDefault="00B554AB">
            <w:r>
              <w:rPr>
                <w:sz w:val="18"/>
                <w:szCs w:val="18"/>
              </w:rPr>
              <w:t>diagnosis_cd</w:t>
            </w:r>
          </w:p>
          <w:p w14:paraId="5E014D73" w14:textId="77777777" w:rsidR="00AB0492" w:rsidRDefault="00B554AB">
            <w:r>
              <w:rPr>
                <w:sz w:val="18"/>
                <w:szCs w:val="18"/>
              </w:rPr>
              <w:t>diagnosis_cd_type</w:t>
            </w:r>
          </w:p>
        </w:tc>
        <w:tc>
          <w:tcPr>
            <w:tcW w:w="2640" w:type="dxa"/>
          </w:tcPr>
          <w:p w14:paraId="730512F6" w14:textId="77777777" w:rsidR="00AB0492" w:rsidRDefault="00B554AB">
            <w:r>
              <w:rPr>
                <w:color w:val="333333"/>
                <w:sz w:val="18"/>
                <w:szCs w:val="18"/>
                <w:highlight w:val="white"/>
              </w:rPr>
              <w:t>Use Appendix 1.1.1, and obtain the source_vocabulary_id and target_vocabulary_id for the where clause using this:</w:t>
            </w:r>
          </w:p>
          <w:p w14:paraId="24B54D92" w14:textId="77777777" w:rsidR="00AB0492" w:rsidRDefault="00B554AB">
            <w:pPr>
              <w:spacing w:after="0" w:line="240" w:lineRule="auto"/>
            </w:pPr>
            <w:r>
              <w:rPr>
                <w:rFonts w:ascii="Consolas" w:eastAsia="Consolas" w:hAnsi="Consolas" w:cs="Consolas"/>
                <w:color w:val="333333"/>
                <w:sz w:val="18"/>
                <w:szCs w:val="18"/>
                <w:highlight w:val="white"/>
              </w:rPr>
              <w:t>If diagnosis_status = ‘Diagnosis of’</w:t>
            </w:r>
          </w:p>
          <w:p w14:paraId="5A6DAA96" w14:textId="77777777" w:rsidR="00AB0492" w:rsidRDefault="00B554AB">
            <w:pPr>
              <w:spacing w:after="0" w:line="240" w:lineRule="auto"/>
            </w:pPr>
            <w:r>
              <w:rPr>
                <w:rFonts w:ascii="Consolas" w:eastAsia="Consolas" w:hAnsi="Consolas" w:cs="Consolas"/>
                <w:color w:val="333333"/>
                <w:sz w:val="18"/>
                <w:szCs w:val="18"/>
                <w:highlight w:val="white"/>
              </w:rPr>
              <w:t>Then</w:t>
            </w:r>
          </w:p>
          <w:p w14:paraId="3C362072" w14:textId="77777777" w:rsidR="00AB0492" w:rsidRDefault="00B554AB">
            <w:pPr>
              <w:spacing w:after="0" w:line="240" w:lineRule="auto"/>
            </w:pPr>
            <w:r>
              <w:rPr>
                <w:rFonts w:ascii="Consolas" w:eastAsia="Consolas" w:hAnsi="Consolas" w:cs="Consolas"/>
                <w:color w:val="333333"/>
                <w:sz w:val="18"/>
                <w:szCs w:val="18"/>
                <w:highlight w:val="white"/>
              </w:rPr>
              <w:t>{</w:t>
            </w:r>
          </w:p>
          <w:p w14:paraId="03879B19" w14:textId="77777777" w:rsidR="00AB0492" w:rsidRDefault="00B554AB">
            <w:pPr>
              <w:spacing w:after="0" w:line="240" w:lineRule="auto"/>
            </w:pPr>
            <w:r>
              <w:rPr>
                <w:rFonts w:ascii="Consolas" w:eastAsia="Consolas" w:hAnsi="Consolas" w:cs="Consolas"/>
                <w:color w:val="333333"/>
                <w:sz w:val="18"/>
                <w:szCs w:val="18"/>
                <w:highlight w:val="white"/>
              </w:rPr>
              <w:t>Case diagnosis_cd_type = ‘ICD9’:</w:t>
            </w:r>
          </w:p>
          <w:p w14:paraId="0455ADDB" w14:textId="77777777" w:rsidR="00AB0492" w:rsidRDefault="00B554AB">
            <w:pPr>
              <w:spacing w:after="0" w:line="240" w:lineRule="auto"/>
            </w:pPr>
            <w:r>
              <w:rPr>
                <w:rFonts w:ascii="Consolas" w:eastAsia="Consolas" w:hAnsi="Consolas" w:cs="Consolas"/>
                <w:color w:val="333333"/>
                <w:sz w:val="18"/>
                <w:szCs w:val="18"/>
                <w:highlight w:val="white"/>
              </w:rPr>
              <w:lastRenderedPageBreak/>
              <w:t>Use lookup for ICD9CM</w:t>
            </w:r>
          </w:p>
          <w:p w14:paraId="65FB5EA2" w14:textId="77777777" w:rsidR="00AB0492" w:rsidRDefault="00B554AB">
            <w:pPr>
              <w:spacing w:after="0" w:line="240" w:lineRule="auto"/>
            </w:pPr>
            <w:r>
              <w:rPr>
                <w:rFonts w:ascii="Consolas" w:eastAsia="Consolas" w:hAnsi="Consolas" w:cs="Consolas"/>
                <w:color w:val="333333"/>
                <w:sz w:val="18"/>
                <w:szCs w:val="18"/>
                <w:highlight w:val="white"/>
              </w:rPr>
              <w:t>Case diagnosis_cd_type = ‘ICD10’:</w:t>
            </w:r>
          </w:p>
          <w:p w14:paraId="776A4FE7" w14:textId="77777777" w:rsidR="00AB0492" w:rsidRDefault="00B554AB">
            <w:pPr>
              <w:spacing w:after="0" w:line="240" w:lineRule="auto"/>
            </w:pPr>
            <w:r>
              <w:rPr>
                <w:rFonts w:ascii="Consolas" w:eastAsia="Consolas" w:hAnsi="Consolas" w:cs="Consolas"/>
                <w:color w:val="333333"/>
                <w:sz w:val="18"/>
                <w:szCs w:val="18"/>
                <w:highlight w:val="white"/>
              </w:rPr>
              <w:t>Use lookup for ICD10CM</w:t>
            </w:r>
          </w:p>
          <w:p w14:paraId="44885611" w14:textId="77777777" w:rsidR="00AB0492" w:rsidRDefault="00B554AB">
            <w:pPr>
              <w:spacing w:after="0" w:line="240" w:lineRule="auto"/>
            </w:pPr>
            <w:r>
              <w:rPr>
                <w:rFonts w:ascii="Consolas" w:eastAsia="Consolas" w:hAnsi="Consolas" w:cs="Consolas"/>
                <w:color w:val="333333"/>
                <w:sz w:val="18"/>
                <w:szCs w:val="18"/>
                <w:highlight w:val="white"/>
              </w:rPr>
              <w:t>Case diagnosis_cd_type = ‘SNOMED’:</w:t>
            </w:r>
          </w:p>
          <w:p w14:paraId="3D5A9B79" w14:textId="77777777" w:rsidR="00AB0492" w:rsidRDefault="00B554AB">
            <w:pPr>
              <w:spacing w:after="0" w:line="240" w:lineRule="auto"/>
            </w:pPr>
            <w:r>
              <w:rPr>
                <w:rFonts w:ascii="Consolas" w:eastAsia="Consolas" w:hAnsi="Consolas" w:cs="Consolas"/>
                <w:color w:val="333333"/>
                <w:sz w:val="18"/>
                <w:szCs w:val="18"/>
                <w:highlight w:val="white"/>
              </w:rPr>
              <w:t>Use lookup for SNOMED</w:t>
            </w:r>
          </w:p>
          <w:p w14:paraId="580B4DDE" w14:textId="77777777" w:rsidR="00AB0492" w:rsidRDefault="00B554AB">
            <w:pPr>
              <w:spacing w:after="0" w:line="240" w:lineRule="auto"/>
            </w:pPr>
            <w:r>
              <w:rPr>
                <w:rFonts w:ascii="Consolas" w:eastAsia="Consolas" w:hAnsi="Consolas" w:cs="Consolas"/>
                <w:color w:val="333333"/>
                <w:sz w:val="18"/>
                <w:szCs w:val="18"/>
                <w:highlight w:val="white"/>
              </w:rPr>
              <w:t xml:space="preserve">CASE ‘’: </w:t>
            </w:r>
          </w:p>
          <w:p w14:paraId="44B7207B" w14:textId="77777777" w:rsidR="00AB0492" w:rsidRDefault="00B554AB">
            <w:pPr>
              <w:spacing w:after="0" w:line="240" w:lineRule="auto"/>
            </w:pPr>
            <w:r>
              <w:rPr>
                <w:rFonts w:ascii="Consolas" w:eastAsia="Consolas" w:hAnsi="Consolas" w:cs="Consolas"/>
                <w:color w:val="333333"/>
                <w:sz w:val="18"/>
                <w:szCs w:val="18"/>
                <w:highlight w:val="white"/>
              </w:rPr>
              <w:t>Lookup code in ICD9CM, ICD10CM, SNOMED</w:t>
            </w:r>
          </w:p>
          <w:p w14:paraId="4065D890" w14:textId="77777777" w:rsidR="00AB0492" w:rsidRDefault="00B554AB">
            <w:pPr>
              <w:spacing w:after="0" w:line="240" w:lineRule="auto"/>
            </w:pPr>
            <w:r>
              <w:rPr>
                <w:rFonts w:ascii="Consolas" w:eastAsia="Consolas" w:hAnsi="Consolas" w:cs="Consolas"/>
                <w:color w:val="333333"/>
                <w:sz w:val="18"/>
                <w:szCs w:val="18"/>
                <w:highlight w:val="white"/>
              </w:rPr>
              <w:t>CASE ELSE: 0</w:t>
            </w:r>
          </w:p>
          <w:p w14:paraId="1E31E9E6" w14:textId="77777777" w:rsidR="00AB0492" w:rsidRDefault="00B554AB">
            <w:pPr>
              <w:spacing w:after="0" w:line="240" w:lineRule="auto"/>
            </w:pPr>
            <w:r>
              <w:rPr>
                <w:rFonts w:ascii="Consolas" w:eastAsia="Consolas" w:hAnsi="Consolas" w:cs="Consolas"/>
                <w:color w:val="333333"/>
                <w:sz w:val="18"/>
                <w:szCs w:val="18"/>
                <w:highlight w:val="white"/>
              </w:rPr>
              <w:t>}</w:t>
            </w:r>
          </w:p>
          <w:p w14:paraId="7BE6F15F" w14:textId="77777777" w:rsidR="00AB0492" w:rsidRDefault="00AB0492">
            <w:pPr>
              <w:spacing w:after="0" w:line="240" w:lineRule="auto"/>
            </w:pPr>
          </w:p>
          <w:p w14:paraId="65C6BB07" w14:textId="77777777" w:rsidR="00AB0492" w:rsidRDefault="00B554AB">
            <w:pPr>
              <w:spacing w:after="0" w:line="240" w:lineRule="auto"/>
            </w:pPr>
            <w:r>
              <w:rPr>
                <w:rFonts w:ascii="Consolas" w:eastAsia="Consolas" w:hAnsi="Consolas" w:cs="Consolas"/>
                <w:color w:val="333333"/>
                <w:sz w:val="18"/>
                <w:szCs w:val="18"/>
                <w:highlight w:val="white"/>
              </w:rPr>
              <w:t>else exclude record</w:t>
            </w:r>
          </w:p>
        </w:tc>
        <w:tc>
          <w:tcPr>
            <w:tcW w:w="2910" w:type="dxa"/>
          </w:tcPr>
          <w:p w14:paraId="1401DC94" w14:textId="77777777" w:rsidR="00AB0492" w:rsidRDefault="00B554AB">
            <w:r>
              <w:rPr>
                <w:sz w:val="18"/>
                <w:szCs w:val="18"/>
              </w:rPr>
              <w:lastRenderedPageBreak/>
              <w:t>For diagnosis_cd_type = ICD9, strip dot from lookup</w:t>
            </w:r>
          </w:p>
          <w:p w14:paraId="2677D5DC" w14:textId="77777777" w:rsidR="00AB0492" w:rsidRDefault="00B554AB">
            <w:r>
              <w:rPr>
                <w:sz w:val="18"/>
                <w:szCs w:val="18"/>
              </w:rPr>
              <w:t>For diagnosis_cd_type = ICD10, leave dots in lookup.</w:t>
            </w:r>
          </w:p>
        </w:tc>
      </w:tr>
      <w:tr w:rsidR="008A4B23" w14:paraId="17D0C511" w14:textId="77777777">
        <w:tc>
          <w:tcPr>
            <w:tcW w:w="2670" w:type="dxa"/>
          </w:tcPr>
          <w:p w14:paraId="5D4F09FA" w14:textId="77777777" w:rsidR="008A4B23" w:rsidRDefault="008A4B23">
            <w:pPr>
              <w:rPr>
                <w:sz w:val="18"/>
                <w:szCs w:val="18"/>
              </w:rPr>
            </w:pPr>
            <w:r>
              <w:rPr>
                <w:sz w:val="18"/>
                <w:szCs w:val="18"/>
              </w:rPr>
              <w:t>Condition_status_concept_id</w:t>
            </w:r>
          </w:p>
        </w:tc>
        <w:tc>
          <w:tcPr>
            <w:tcW w:w="1695" w:type="dxa"/>
          </w:tcPr>
          <w:p w14:paraId="68A9F0A4" w14:textId="77777777" w:rsidR="00964564" w:rsidRDefault="00964564" w:rsidP="00964564">
            <w:pPr>
              <w:rPr>
                <w:sz w:val="18"/>
                <w:szCs w:val="18"/>
              </w:rPr>
            </w:pPr>
            <w:r>
              <w:rPr>
                <w:sz w:val="18"/>
                <w:szCs w:val="18"/>
              </w:rPr>
              <w:t>Poa</w:t>
            </w:r>
          </w:p>
          <w:p w14:paraId="5A81B65E" w14:textId="77777777" w:rsidR="00964564" w:rsidRDefault="00964564" w:rsidP="00964564">
            <w:pPr>
              <w:rPr>
                <w:sz w:val="18"/>
                <w:szCs w:val="18"/>
              </w:rPr>
            </w:pPr>
            <w:r>
              <w:rPr>
                <w:sz w:val="18"/>
                <w:szCs w:val="18"/>
              </w:rPr>
              <w:t>Admitting_diagnosis</w:t>
            </w:r>
          </w:p>
          <w:p w14:paraId="3D3E187A" w14:textId="77777777" w:rsidR="00964564" w:rsidRDefault="00964564" w:rsidP="00964564">
            <w:pPr>
              <w:rPr>
                <w:sz w:val="18"/>
                <w:szCs w:val="18"/>
              </w:rPr>
            </w:pPr>
            <w:r>
              <w:rPr>
                <w:sz w:val="18"/>
                <w:szCs w:val="18"/>
              </w:rPr>
              <w:t>Discharge_diagnosis</w:t>
            </w:r>
          </w:p>
          <w:p w14:paraId="3C3EB521" w14:textId="123DE27B" w:rsidR="008A4B23" w:rsidRDefault="00964564" w:rsidP="00964564">
            <w:pPr>
              <w:rPr>
                <w:sz w:val="18"/>
                <w:szCs w:val="18"/>
              </w:rPr>
            </w:pPr>
            <w:r>
              <w:rPr>
                <w:sz w:val="18"/>
                <w:szCs w:val="18"/>
              </w:rPr>
              <w:t>Primary_diagnosis</w:t>
            </w:r>
          </w:p>
        </w:tc>
        <w:tc>
          <w:tcPr>
            <w:tcW w:w="2640" w:type="dxa"/>
          </w:tcPr>
          <w:p w14:paraId="58D21765" w14:textId="6046019F" w:rsidR="008A4B23" w:rsidRDefault="00964564">
            <w:pPr>
              <w:rPr>
                <w:ins w:id="309" w:author="Sena, Anthony [JRDUS]" w:date="2018-08-06T13:59:00Z"/>
                <w:color w:val="333333"/>
                <w:sz w:val="18"/>
                <w:szCs w:val="18"/>
                <w:highlight w:val="white"/>
              </w:rPr>
            </w:pPr>
            <w:r>
              <w:rPr>
                <w:color w:val="333333"/>
                <w:sz w:val="18"/>
                <w:szCs w:val="18"/>
                <w:highlight w:val="white"/>
              </w:rPr>
              <w:t>Use the following logic to determine the concept_id</w:t>
            </w:r>
          </w:p>
          <w:p w14:paraId="39714E9E" w14:textId="209101E8" w:rsidR="001E2D39" w:rsidRDefault="001E2D39">
            <w:pPr>
              <w:rPr>
                <w:ins w:id="310" w:author="Sena, Anthony [JRDUS]" w:date="2018-08-06T13:59:00Z"/>
                <w:color w:val="333333"/>
                <w:sz w:val="18"/>
                <w:szCs w:val="18"/>
                <w:highlight w:val="white"/>
              </w:rPr>
            </w:pPr>
            <w:ins w:id="311" w:author="Sena, Anthony [JRDUS]" w:date="2018-08-06T13:59:00Z">
              <w:r>
                <w:rPr>
                  <w:color w:val="333333"/>
                  <w:sz w:val="18"/>
                  <w:szCs w:val="18"/>
                  <w:highlight w:val="white"/>
                </w:rPr>
                <w:t>IF (poa =</w:t>
              </w:r>
            </w:ins>
            <w:ins w:id="312" w:author="Sena, Anthony [JRDUS]" w:date="2018-08-06T14:01:00Z">
              <w:r w:rsidR="00465EA2">
                <w:rPr>
                  <w:color w:val="333333"/>
                  <w:sz w:val="18"/>
                  <w:szCs w:val="18"/>
                  <w:highlight w:val="white"/>
                </w:rPr>
                <w:t>=</w:t>
              </w:r>
            </w:ins>
            <w:ins w:id="313" w:author="Sena, Anthony [JRDUS]" w:date="2018-08-06T13:59:00Z">
              <w:r>
                <w:rPr>
                  <w:color w:val="333333"/>
                  <w:sz w:val="18"/>
                  <w:szCs w:val="18"/>
                  <w:highlight w:val="white"/>
                </w:rPr>
                <w:t xml:space="preserve"> </w:t>
              </w:r>
            </w:ins>
            <w:ins w:id="314" w:author="Sena, Anthony [JRDUS]" w:date="2018-08-06T14:01:00Z">
              <w:r w:rsidR="00465EA2">
                <w:rPr>
                  <w:color w:val="333333"/>
                  <w:sz w:val="18"/>
                  <w:szCs w:val="18"/>
                  <w:highlight w:val="white"/>
                </w:rPr>
                <w:t>‘1’</w:t>
              </w:r>
            </w:ins>
            <w:ins w:id="315" w:author="Sena, Anthony [JRDUS]" w:date="2018-08-06T13:59:00Z">
              <w:r>
                <w:rPr>
                  <w:color w:val="333333"/>
                  <w:sz w:val="18"/>
                  <w:szCs w:val="18"/>
                  <w:highlight w:val="white"/>
                </w:rPr>
                <w:t>) {</w:t>
              </w:r>
            </w:ins>
          </w:p>
          <w:p w14:paraId="445404BF" w14:textId="06F301B8" w:rsidR="001E2D39" w:rsidRDefault="001E2D39">
            <w:pPr>
              <w:rPr>
                <w:ins w:id="316" w:author="Sena, Anthony [JRDUS]" w:date="2018-08-06T13:59:00Z"/>
                <w:color w:val="333333"/>
                <w:sz w:val="18"/>
                <w:szCs w:val="18"/>
                <w:highlight w:val="white"/>
              </w:rPr>
            </w:pPr>
            <w:ins w:id="317" w:author="Sena, Anthony [JRDUS]" w:date="2018-08-06T13:59:00Z">
              <w:r>
                <w:rPr>
                  <w:color w:val="333333"/>
                  <w:sz w:val="18"/>
                  <w:szCs w:val="18"/>
                  <w:highlight w:val="white"/>
                </w:rPr>
                <w:t xml:space="preserve">Condition_status_concept_id </w:t>
              </w:r>
              <w:proofErr w:type="gramStart"/>
              <w:r>
                <w:rPr>
                  <w:color w:val="333333"/>
                  <w:sz w:val="18"/>
                  <w:szCs w:val="18"/>
                  <w:highlight w:val="white"/>
                </w:rPr>
                <w:t>=  0</w:t>
              </w:r>
              <w:proofErr w:type="gramEnd"/>
            </w:ins>
          </w:p>
          <w:p w14:paraId="598E57D2" w14:textId="0C966A43" w:rsidR="001E2D39" w:rsidRDefault="001E2D39">
            <w:pPr>
              <w:rPr>
                <w:color w:val="333333"/>
                <w:sz w:val="18"/>
                <w:szCs w:val="18"/>
                <w:highlight w:val="white"/>
              </w:rPr>
            </w:pPr>
            <w:ins w:id="318" w:author="Sena, Anthony [JRDUS]" w:date="2018-08-06T14:00:00Z">
              <w:r>
                <w:rPr>
                  <w:color w:val="333333"/>
                  <w:sz w:val="18"/>
                  <w:szCs w:val="18"/>
                  <w:highlight w:val="white"/>
                </w:rPr>
                <w:t xml:space="preserve">} </w:t>
              </w:r>
            </w:ins>
            <w:ins w:id="319" w:author="Sena, Anthony [JRDUS]" w:date="2018-08-06T13:59:00Z">
              <w:r>
                <w:rPr>
                  <w:color w:val="333333"/>
                  <w:sz w:val="18"/>
                  <w:szCs w:val="18"/>
                  <w:highlight w:val="white"/>
                </w:rPr>
                <w:t>ELSE {</w:t>
              </w:r>
            </w:ins>
          </w:p>
          <w:p w14:paraId="275886CC" w14:textId="77777777" w:rsidR="00964564" w:rsidRDefault="00964564">
            <w:pPr>
              <w:rPr>
                <w:color w:val="333333"/>
                <w:sz w:val="18"/>
                <w:szCs w:val="18"/>
                <w:highlight w:val="white"/>
              </w:rPr>
            </w:pPr>
            <w:r>
              <w:rPr>
                <w:color w:val="333333"/>
                <w:sz w:val="18"/>
                <w:szCs w:val="18"/>
                <w:highlight w:val="white"/>
              </w:rPr>
              <w:t xml:space="preserve">CASE </w:t>
            </w:r>
          </w:p>
          <w:p w14:paraId="2186B7B8" w14:textId="4327D8A8" w:rsidR="00964564" w:rsidRDefault="00964564">
            <w:pPr>
              <w:rPr>
                <w:color w:val="333333"/>
                <w:sz w:val="18"/>
                <w:szCs w:val="18"/>
                <w:highlight w:val="white"/>
              </w:rPr>
            </w:pPr>
            <w:r>
              <w:rPr>
                <w:color w:val="333333"/>
                <w:sz w:val="18"/>
                <w:szCs w:val="18"/>
              </w:rPr>
              <w:t xml:space="preserve">WHEN admitting_diagnosis = ‘1’ THEN </w:t>
            </w:r>
            <w:r>
              <w:rPr>
                <w:sz w:val="18"/>
                <w:szCs w:val="18"/>
              </w:rPr>
              <w:t>4203942</w:t>
            </w:r>
          </w:p>
          <w:p w14:paraId="025ABA8E" w14:textId="6B79F06C" w:rsidR="00964564" w:rsidRDefault="00964564" w:rsidP="00964564">
            <w:pPr>
              <w:rPr>
                <w:color w:val="333333"/>
                <w:sz w:val="18"/>
                <w:szCs w:val="18"/>
                <w:highlight w:val="white"/>
              </w:rPr>
            </w:pPr>
            <w:r>
              <w:rPr>
                <w:color w:val="333333"/>
                <w:sz w:val="18"/>
                <w:szCs w:val="18"/>
              </w:rPr>
              <w:t xml:space="preserve">WHEN discharge_diagnosis = ‘1’ THEN </w:t>
            </w:r>
            <w:r w:rsidRPr="00964564">
              <w:rPr>
                <w:sz w:val="18"/>
                <w:szCs w:val="18"/>
              </w:rPr>
              <w:t>4230359</w:t>
            </w:r>
          </w:p>
          <w:p w14:paraId="48816241" w14:textId="33C3EF36" w:rsidR="00964564" w:rsidRDefault="00964564" w:rsidP="00964564">
            <w:pPr>
              <w:rPr>
                <w:color w:val="333333"/>
                <w:sz w:val="18"/>
                <w:szCs w:val="18"/>
                <w:highlight w:val="white"/>
              </w:rPr>
            </w:pPr>
            <w:r>
              <w:rPr>
                <w:color w:val="333333"/>
                <w:sz w:val="18"/>
                <w:szCs w:val="18"/>
              </w:rPr>
              <w:t xml:space="preserve">WHEN primary_diagnosis = ‘1’ THEN </w:t>
            </w:r>
            <w:r w:rsidRPr="00964564">
              <w:rPr>
                <w:sz w:val="18"/>
                <w:szCs w:val="18"/>
              </w:rPr>
              <w:t>3001410</w:t>
            </w:r>
          </w:p>
          <w:p w14:paraId="6153E8E5" w14:textId="4D105499" w:rsidR="00964564" w:rsidDel="001E2D39" w:rsidRDefault="00964564" w:rsidP="00964564">
            <w:pPr>
              <w:rPr>
                <w:del w:id="320" w:author="Sena, Anthony [JRDUS]" w:date="2018-08-06T14:00:00Z"/>
                <w:color w:val="333333"/>
                <w:sz w:val="18"/>
                <w:szCs w:val="18"/>
              </w:rPr>
            </w:pPr>
            <w:del w:id="321" w:author="Sena, Anthony [JRDUS]" w:date="2018-08-06T14:00:00Z">
              <w:r w:rsidDel="001E2D39">
                <w:rPr>
                  <w:color w:val="333333"/>
                  <w:sz w:val="18"/>
                  <w:szCs w:val="18"/>
                  <w:highlight w:val="white"/>
                </w:rPr>
                <w:delText xml:space="preserve">WHEN poa = ‘1’ THEN </w:delText>
              </w:r>
              <w:r w:rsidRPr="00964564" w:rsidDel="001E2D39">
                <w:rPr>
                  <w:color w:val="333333"/>
                  <w:sz w:val="18"/>
                  <w:szCs w:val="18"/>
                </w:rPr>
                <w:delText>46236988</w:delText>
              </w:r>
              <w:r w:rsidDel="001E2D39">
                <w:rPr>
                  <w:color w:val="333333"/>
                  <w:sz w:val="18"/>
                  <w:szCs w:val="18"/>
                </w:rPr>
                <w:delText xml:space="preserve"> END</w:delText>
              </w:r>
            </w:del>
          </w:p>
          <w:p w14:paraId="4CB78FC0" w14:textId="068A4B20" w:rsidR="00964564" w:rsidRDefault="001E2D39">
            <w:pPr>
              <w:rPr>
                <w:color w:val="333333"/>
                <w:sz w:val="18"/>
                <w:szCs w:val="18"/>
                <w:highlight w:val="white"/>
              </w:rPr>
            </w:pPr>
            <w:ins w:id="322" w:author="Sena, Anthony [JRDUS]" w:date="2018-08-06T14:00:00Z">
              <w:r>
                <w:rPr>
                  <w:color w:val="333333"/>
                  <w:sz w:val="18"/>
                  <w:szCs w:val="18"/>
                  <w:highlight w:val="white"/>
                </w:rPr>
                <w:t>}</w:t>
              </w:r>
            </w:ins>
            <w:del w:id="323" w:author="Sena, Anthony [JRDUS]" w:date="2018-08-06T14:00:00Z">
              <w:r w:rsidR="00964564" w:rsidDel="001E2D39">
                <w:rPr>
                  <w:color w:val="333333"/>
                  <w:sz w:val="18"/>
                  <w:szCs w:val="18"/>
                  <w:highlight w:val="white"/>
                </w:rPr>
                <w:delText>END</w:delText>
              </w:r>
            </w:del>
          </w:p>
        </w:tc>
        <w:tc>
          <w:tcPr>
            <w:tcW w:w="2910" w:type="dxa"/>
          </w:tcPr>
          <w:p w14:paraId="2F8ECD57" w14:textId="03AF9A34" w:rsidR="00964564" w:rsidRDefault="00964564" w:rsidP="00964564">
            <w:pPr>
              <w:rPr>
                <w:sz w:val="18"/>
                <w:szCs w:val="18"/>
              </w:rPr>
            </w:pPr>
            <w:r>
              <w:rPr>
                <w:sz w:val="18"/>
                <w:szCs w:val="18"/>
              </w:rPr>
              <w:t>Concept_id reference:</w:t>
            </w:r>
          </w:p>
          <w:p w14:paraId="5A0292BB" w14:textId="2FD23D84" w:rsidR="00964564" w:rsidRPr="00964564" w:rsidRDefault="00964564" w:rsidP="00964564">
            <w:pPr>
              <w:rPr>
                <w:sz w:val="18"/>
                <w:szCs w:val="18"/>
              </w:rPr>
            </w:pPr>
            <w:r>
              <w:rPr>
                <w:sz w:val="18"/>
                <w:szCs w:val="18"/>
              </w:rPr>
              <w:t>4203942 - Admitting diagnosis</w:t>
            </w:r>
          </w:p>
          <w:p w14:paraId="2FC3E7D3" w14:textId="77777777" w:rsidR="00964564" w:rsidRPr="00964564" w:rsidRDefault="00964564" w:rsidP="00964564">
            <w:pPr>
              <w:rPr>
                <w:sz w:val="18"/>
                <w:szCs w:val="18"/>
              </w:rPr>
            </w:pPr>
            <w:r w:rsidRPr="00964564">
              <w:rPr>
                <w:sz w:val="18"/>
                <w:szCs w:val="18"/>
              </w:rPr>
              <w:t>4230359 - Final diagnosis: – should also be used for ‘Discharge diagnosis’</w:t>
            </w:r>
          </w:p>
          <w:p w14:paraId="09A165F8" w14:textId="77777777" w:rsidR="00964564" w:rsidRPr="00964564" w:rsidRDefault="00964564" w:rsidP="00964564">
            <w:pPr>
              <w:rPr>
                <w:sz w:val="18"/>
                <w:szCs w:val="18"/>
              </w:rPr>
            </w:pPr>
            <w:r w:rsidRPr="00964564">
              <w:rPr>
                <w:sz w:val="18"/>
                <w:szCs w:val="18"/>
              </w:rPr>
              <w:t xml:space="preserve">4033240 - Preliminary diagnosis: </w:t>
            </w:r>
          </w:p>
          <w:p w14:paraId="74155731" w14:textId="77777777" w:rsidR="00964564" w:rsidRPr="00964564" w:rsidRDefault="00964564" w:rsidP="00964564">
            <w:pPr>
              <w:rPr>
                <w:sz w:val="18"/>
                <w:szCs w:val="18"/>
              </w:rPr>
            </w:pPr>
            <w:r w:rsidRPr="00964564">
              <w:rPr>
                <w:sz w:val="18"/>
                <w:szCs w:val="18"/>
              </w:rPr>
              <w:t>3001410 - Primary diagnosis (LOINC)</w:t>
            </w:r>
          </w:p>
          <w:p w14:paraId="39128DA5" w14:textId="71BEF3C0" w:rsidR="008A4B23" w:rsidRDefault="00964564" w:rsidP="00964564">
            <w:pPr>
              <w:rPr>
                <w:sz w:val="18"/>
                <w:szCs w:val="18"/>
              </w:rPr>
            </w:pPr>
            <w:del w:id="324" w:author="Sena, Anthony [JRDUS]" w:date="2018-08-06T14:00:00Z">
              <w:r w:rsidRPr="00964564" w:rsidDel="001E2D39">
                <w:rPr>
                  <w:sz w:val="18"/>
                  <w:szCs w:val="18"/>
                </w:rPr>
                <w:delText>46236988 - Diagnosis present on admission</w:delText>
              </w:r>
            </w:del>
          </w:p>
        </w:tc>
      </w:tr>
      <w:tr w:rsidR="008A4B23" w14:paraId="16D795CE" w14:textId="77777777">
        <w:tc>
          <w:tcPr>
            <w:tcW w:w="2670" w:type="dxa"/>
          </w:tcPr>
          <w:p w14:paraId="3F24D3A6" w14:textId="77777777" w:rsidR="008A4B23" w:rsidRDefault="008A4B23">
            <w:pPr>
              <w:rPr>
                <w:sz w:val="18"/>
                <w:szCs w:val="18"/>
              </w:rPr>
            </w:pPr>
            <w:r>
              <w:rPr>
                <w:sz w:val="18"/>
                <w:szCs w:val="18"/>
              </w:rPr>
              <w:t>Condition_status_source_value</w:t>
            </w:r>
          </w:p>
        </w:tc>
        <w:tc>
          <w:tcPr>
            <w:tcW w:w="1695" w:type="dxa"/>
          </w:tcPr>
          <w:p w14:paraId="0D212E4E" w14:textId="3899491D" w:rsidR="008A4B23" w:rsidRDefault="002F57D9">
            <w:pPr>
              <w:rPr>
                <w:sz w:val="18"/>
                <w:szCs w:val="18"/>
              </w:rPr>
            </w:pPr>
            <w:r>
              <w:rPr>
                <w:sz w:val="18"/>
                <w:szCs w:val="18"/>
              </w:rPr>
              <w:t>Poa</w:t>
            </w:r>
          </w:p>
          <w:p w14:paraId="30B40A42" w14:textId="77777777" w:rsidR="002F57D9" w:rsidRDefault="002F57D9">
            <w:pPr>
              <w:rPr>
                <w:sz w:val="18"/>
                <w:szCs w:val="18"/>
              </w:rPr>
            </w:pPr>
            <w:r>
              <w:rPr>
                <w:sz w:val="18"/>
                <w:szCs w:val="18"/>
              </w:rPr>
              <w:t>Admitting_diagnosis</w:t>
            </w:r>
          </w:p>
          <w:p w14:paraId="66F07E0D" w14:textId="77777777" w:rsidR="002F57D9" w:rsidRDefault="002F57D9">
            <w:pPr>
              <w:rPr>
                <w:sz w:val="18"/>
                <w:szCs w:val="18"/>
              </w:rPr>
            </w:pPr>
            <w:r>
              <w:rPr>
                <w:sz w:val="18"/>
                <w:szCs w:val="18"/>
              </w:rPr>
              <w:t>Discharge_diagnosis</w:t>
            </w:r>
          </w:p>
          <w:p w14:paraId="02D8632C" w14:textId="47B4D7EF" w:rsidR="002F57D9" w:rsidRDefault="002F57D9">
            <w:pPr>
              <w:rPr>
                <w:sz w:val="18"/>
                <w:szCs w:val="18"/>
              </w:rPr>
            </w:pPr>
            <w:r>
              <w:rPr>
                <w:sz w:val="18"/>
                <w:szCs w:val="18"/>
              </w:rPr>
              <w:t>Primary_diagnosis</w:t>
            </w:r>
          </w:p>
        </w:tc>
        <w:tc>
          <w:tcPr>
            <w:tcW w:w="2640" w:type="dxa"/>
          </w:tcPr>
          <w:p w14:paraId="4449C2B2" w14:textId="77777777" w:rsidR="008A4B23" w:rsidRDefault="00964564">
            <w:pPr>
              <w:rPr>
                <w:color w:val="333333"/>
                <w:sz w:val="18"/>
                <w:szCs w:val="18"/>
                <w:highlight w:val="white"/>
              </w:rPr>
            </w:pPr>
            <w:r>
              <w:rPr>
                <w:color w:val="333333"/>
                <w:sz w:val="18"/>
                <w:szCs w:val="18"/>
                <w:highlight w:val="white"/>
              </w:rPr>
              <w:t>Concatenate those field names that equal ‘1’. For example, if POA = ‘1’ and ‘primary_diagnosis = ‘1’ this field should read:</w:t>
            </w:r>
          </w:p>
          <w:p w14:paraId="4261369F" w14:textId="2F5A4ADF" w:rsidR="00964564" w:rsidRDefault="00964564">
            <w:pPr>
              <w:rPr>
                <w:color w:val="333333"/>
                <w:sz w:val="18"/>
                <w:szCs w:val="18"/>
                <w:highlight w:val="white"/>
              </w:rPr>
            </w:pPr>
            <w:r>
              <w:rPr>
                <w:color w:val="333333"/>
                <w:sz w:val="18"/>
                <w:szCs w:val="18"/>
                <w:highlight w:val="white"/>
              </w:rPr>
              <w:t>‘</w:t>
            </w:r>
            <w:proofErr w:type="gramStart"/>
            <w:r>
              <w:rPr>
                <w:color w:val="333333"/>
                <w:sz w:val="18"/>
                <w:szCs w:val="18"/>
                <w:highlight w:val="white"/>
              </w:rPr>
              <w:t>POA;PRIMARY</w:t>
            </w:r>
            <w:proofErr w:type="gramEnd"/>
            <w:r>
              <w:rPr>
                <w:color w:val="333333"/>
                <w:sz w:val="18"/>
                <w:szCs w:val="18"/>
                <w:highlight w:val="white"/>
              </w:rPr>
              <w:t>_DIAGNOSIS’</w:t>
            </w:r>
          </w:p>
        </w:tc>
        <w:tc>
          <w:tcPr>
            <w:tcW w:w="2910" w:type="dxa"/>
          </w:tcPr>
          <w:p w14:paraId="26794EFA" w14:textId="77777777" w:rsidR="008A4B23" w:rsidRDefault="008A4B23">
            <w:pPr>
              <w:rPr>
                <w:sz w:val="18"/>
                <w:szCs w:val="18"/>
              </w:rPr>
            </w:pPr>
          </w:p>
        </w:tc>
      </w:tr>
    </w:tbl>
    <w:p w14:paraId="716B74A4" w14:textId="77777777" w:rsidR="00AB0492" w:rsidRDefault="00AB0492">
      <w:bookmarkStart w:id="325" w:name="_tw6jqqtefo2" w:colFirst="0" w:colLast="0"/>
      <w:bookmarkEnd w:id="325"/>
    </w:p>
    <w:p w14:paraId="4266A293" w14:textId="77777777" w:rsidR="00AB0492" w:rsidRDefault="00B554AB">
      <w:pPr>
        <w:pStyle w:val="Heading3"/>
      </w:pPr>
      <w:bookmarkStart w:id="326" w:name="_ijp23si2eum8" w:colFirst="0" w:colLast="0"/>
      <w:bookmarkEnd w:id="326"/>
      <w:r>
        <w:lastRenderedPageBreak/>
        <w:t>Reading from procedure</w:t>
      </w:r>
    </w:p>
    <w:p w14:paraId="7677C9ED" w14:textId="77777777" w:rsidR="00AB0492" w:rsidRDefault="00B554AB">
      <w:r>
        <w:rPr>
          <w:noProof/>
        </w:rPr>
        <w:drawing>
          <wp:inline distT="114300" distB="114300" distL="114300" distR="114300" wp14:anchorId="12F425ED" wp14:editId="3B5FB8AF">
            <wp:extent cx="5715000" cy="3171825"/>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9"/>
                    <a:srcRect/>
                    <a:stretch>
                      <a:fillRect/>
                    </a:stretch>
                  </pic:blipFill>
                  <pic:spPr>
                    <a:xfrm>
                      <a:off x="0" y="0"/>
                      <a:ext cx="5715000" cy="3171825"/>
                    </a:xfrm>
                    <a:prstGeom prst="rect">
                      <a:avLst/>
                    </a:prstGeom>
                    <a:ln/>
                  </pic:spPr>
                </pic:pic>
              </a:graphicData>
            </a:graphic>
          </wp:inline>
        </w:drawing>
      </w:r>
    </w:p>
    <w:tbl>
      <w:tblPr>
        <w:tblStyle w:val="aa"/>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65"/>
        <w:gridCol w:w="1575"/>
        <w:gridCol w:w="2370"/>
        <w:gridCol w:w="2055"/>
      </w:tblGrid>
      <w:tr w:rsidR="00AB0492" w14:paraId="5D041983" w14:textId="77777777">
        <w:tc>
          <w:tcPr>
            <w:tcW w:w="286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C8A71D8" w14:textId="77777777" w:rsidR="00AB0492" w:rsidRDefault="00B554AB">
            <w: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63E6947" w14:textId="77777777" w:rsidR="00AB0492" w:rsidRDefault="00B554AB">
            <w:r>
              <w:t>Source Field</w:t>
            </w:r>
          </w:p>
        </w:tc>
        <w:tc>
          <w:tcPr>
            <w:tcW w:w="23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3597B5E" w14:textId="77777777" w:rsidR="00AB0492" w:rsidRDefault="00B554AB">
            <w:r>
              <w:t>Logic</w:t>
            </w:r>
          </w:p>
        </w:tc>
        <w:tc>
          <w:tcPr>
            <w:tcW w:w="20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ADEB64A" w14:textId="77777777" w:rsidR="00AB0492" w:rsidRDefault="00B554AB">
            <w:r>
              <w:t>Comment</w:t>
            </w:r>
          </w:p>
        </w:tc>
      </w:tr>
      <w:tr w:rsidR="00AB0492" w14:paraId="2AEBC0F6"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1538E43" w14:textId="77777777" w:rsidR="00AB0492" w:rsidRDefault="00B554AB">
            <w:r>
              <w:rPr>
                <w:sz w:val="18"/>
                <w:szCs w:val="18"/>
              </w:rPr>
              <w:t>condition_occurrence_id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7D854161" w14:textId="77777777"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14:paraId="7C2A2A69" w14:textId="77777777" w:rsidR="00AB0492" w:rsidRDefault="00B554AB">
            <w:r>
              <w:rPr>
                <w:sz w:val="18"/>
                <w:szCs w:val="18"/>
              </w:rPr>
              <w:t xml:space="preserve"> Autogen</w:t>
            </w:r>
          </w:p>
        </w:tc>
        <w:tc>
          <w:tcPr>
            <w:tcW w:w="2055" w:type="dxa"/>
            <w:tcBorders>
              <w:bottom w:val="single" w:sz="8" w:space="0" w:color="000000"/>
              <w:right w:val="single" w:sz="8" w:space="0" w:color="000000"/>
            </w:tcBorders>
            <w:tcMar>
              <w:top w:w="100" w:type="dxa"/>
              <w:left w:w="20" w:type="dxa"/>
              <w:bottom w:w="100" w:type="dxa"/>
              <w:right w:w="20" w:type="dxa"/>
            </w:tcMar>
          </w:tcPr>
          <w:p w14:paraId="78A9F367" w14:textId="77777777" w:rsidR="00AB0492" w:rsidRDefault="00B554AB">
            <w:r>
              <w:rPr>
                <w:sz w:val="18"/>
                <w:szCs w:val="18"/>
              </w:rPr>
              <w:t xml:space="preserve"> </w:t>
            </w:r>
          </w:p>
        </w:tc>
      </w:tr>
      <w:tr w:rsidR="00AB0492" w14:paraId="4083B2AA"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15671AA" w14:textId="77777777" w:rsidR="00AB0492" w:rsidRDefault="00B554AB">
            <w:r>
              <w:rPr>
                <w:sz w:val="18"/>
                <w:szCs w:val="18"/>
              </w:rPr>
              <w:t>person_id</w:t>
            </w:r>
          </w:p>
        </w:tc>
        <w:tc>
          <w:tcPr>
            <w:tcW w:w="1575" w:type="dxa"/>
            <w:tcBorders>
              <w:bottom w:val="single" w:sz="8" w:space="0" w:color="000000"/>
              <w:right w:val="single" w:sz="8" w:space="0" w:color="000000"/>
            </w:tcBorders>
            <w:tcMar>
              <w:top w:w="100" w:type="dxa"/>
              <w:left w:w="20" w:type="dxa"/>
              <w:bottom w:w="100" w:type="dxa"/>
              <w:right w:w="20" w:type="dxa"/>
            </w:tcMar>
          </w:tcPr>
          <w:p w14:paraId="5C53477F" w14:textId="77777777" w:rsidR="00AB0492" w:rsidRDefault="00B554AB">
            <w:r>
              <w:rPr>
                <w:sz w:val="18"/>
                <w:szCs w:val="18"/>
              </w:rPr>
              <w:t>ptid</w:t>
            </w:r>
          </w:p>
        </w:tc>
        <w:tc>
          <w:tcPr>
            <w:tcW w:w="2370" w:type="dxa"/>
            <w:tcBorders>
              <w:bottom w:val="single" w:sz="8" w:space="0" w:color="000000"/>
              <w:right w:val="single" w:sz="8" w:space="0" w:color="000000"/>
            </w:tcBorders>
            <w:tcMar>
              <w:top w:w="100" w:type="dxa"/>
              <w:left w:w="20" w:type="dxa"/>
              <w:bottom w:w="100" w:type="dxa"/>
              <w:right w:w="20" w:type="dxa"/>
            </w:tcMar>
          </w:tcPr>
          <w:p w14:paraId="01EAAA95"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229EC8A2" w14:textId="77777777" w:rsidR="00AB0492" w:rsidRDefault="00B554AB">
            <w:r>
              <w:rPr>
                <w:sz w:val="18"/>
                <w:szCs w:val="18"/>
              </w:rPr>
              <w:t xml:space="preserve"> </w:t>
            </w:r>
          </w:p>
        </w:tc>
      </w:tr>
      <w:tr w:rsidR="00AB0492" w14:paraId="67101AF3"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769FD00" w14:textId="77777777" w:rsidR="00AB0492" w:rsidRDefault="00B554AB">
            <w:r>
              <w:rPr>
                <w:sz w:val="18"/>
                <w:szCs w:val="18"/>
              </w:rPr>
              <w:t>condition_concept_id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581BA94A" w14:textId="77777777" w:rsidR="00AB0492" w:rsidRDefault="00B554AB">
            <w:r>
              <w:rPr>
                <w:sz w:val="18"/>
                <w:szCs w:val="18"/>
              </w:rPr>
              <w:t>proc_code</w:t>
            </w:r>
          </w:p>
          <w:p w14:paraId="383A4FE1" w14:textId="77777777" w:rsidR="00AB0492" w:rsidRDefault="00B554AB">
            <w:r>
              <w:rPr>
                <w:sz w:val="18"/>
                <w:szCs w:val="18"/>
              </w:rPr>
              <w:t>proc_code_type</w:t>
            </w:r>
          </w:p>
        </w:tc>
        <w:tc>
          <w:tcPr>
            <w:tcW w:w="2370" w:type="dxa"/>
            <w:tcBorders>
              <w:bottom w:val="single" w:sz="8" w:space="0" w:color="000000"/>
              <w:right w:val="single" w:sz="8" w:space="0" w:color="000000"/>
            </w:tcBorders>
            <w:tcMar>
              <w:top w:w="100" w:type="dxa"/>
              <w:left w:w="20" w:type="dxa"/>
              <w:bottom w:w="100" w:type="dxa"/>
              <w:right w:w="20" w:type="dxa"/>
            </w:tcMar>
          </w:tcPr>
          <w:p w14:paraId="301735F8" w14:textId="77777777" w:rsidR="00AB0492" w:rsidRDefault="00B554AB">
            <w:r>
              <w:rPr>
                <w:sz w:val="18"/>
                <w:szCs w:val="18"/>
              </w:rPr>
              <w:t>Use Appendix 1.1.2</w:t>
            </w:r>
          </w:p>
          <w:p w14:paraId="057E2CA9" w14:textId="77777777" w:rsidR="00AB0492" w:rsidRDefault="00B554AB">
            <w:r>
              <w:rPr>
                <w:sz w:val="18"/>
                <w:szCs w:val="18"/>
              </w:rPr>
              <w:t>Case proc_code_type:</w:t>
            </w:r>
            <w:r>
              <w:rPr>
                <w:sz w:val="18"/>
                <w:szCs w:val="18"/>
              </w:rPr>
              <w:br/>
              <w:t>“CPT4</w:t>
            </w:r>
            <w:proofErr w:type="gramStart"/>
            <w:r>
              <w:rPr>
                <w:sz w:val="18"/>
                <w:szCs w:val="18"/>
              </w:rPr>
              <w:t>” :</w:t>
            </w:r>
            <w:proofErr w:type="gramEnd"/>
            <w:r>
              <w:rPr>
                <w:sz w:val="18"/>
                <w:szCs w:val="18"/>
              </w:rPr>
              <w:t xml:space="preserve"> use CPT4 Vocab</w:t>
            </w:r>
            <w:r>
              <w:rPr>
                <w:sz w:val="18"/>
                <w:szCs w:val="18"/>
              </w:rPr>
              <w:br/>
              <w:t>“HCPCS”: use HCPCS Vocab</w:t>
            </w:r>
            <w:r>
              <w:rPr>
                <w:sz w:val="18"/>
                <w:szCs w:val="18"/>
              </w:rPr>
              <w:br/>
              <w:t>“ICD10”: user ICD10PCS</w:t>
            </w:r>
            <w:r>
              <w:rPr>
                <w:sz w:val="18"/>
                <w:szCs w:val="18"/>
              </w:rPr>
              <w:br/>
              <w:t>“ICD9”: use ICD9Proc Vocab</w:t>
            </w:r>
            <w:r>
              <w:rPr>
                <w:sz w:val="18"/>
                <w:szCs w:val="18"/>
              </w:rPr>
              <w:br/>
              <w:t xml:space="preserve">Else: 0 </w:t>
            </w:r>
          </w:p>
        </w:tc>
        <w:tc>
          <w:tcPr>
            <w:tcW w:w="2055" w:type="dxa"/>
            <w:tcBorders>
              <w:bottom w:val="single" w:sz="8" w:space="0" w:color="000000"/>
              <w:right w:val="single" w:sz="8" w:space="0" w:color="000000"/>
            </w:tcBorders>
            <w:tcMar>
              <w:top w:w="100" w:type="dxa"/>
              <w:left w:w="20" w:type="dxa"/>
              <w:bottom w:w="100" w:type="dxa"/>
              <w:right w:w="20" w:type="dxa"/>
            </w:tcMar>
          </w:tcPr>
          <w:p w14:paraId="54840066" w14:textId="77777777" w:rsidR="00AB0492" w:rsidRDefault="00B554AB">
            <w:r>
              <w:rPr>
                <w:sz w:val="18"/>
                <w:szCs w:val="18"/>
              </w:rPr>
              <w:t xml:space="preserve"> </w:t>
            </w:r>
          </w:p>
        </w:tc>
      </w:tr>
      <w:tr w:rsidR="00AB0492" w14:paraId="718124D0"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FE6CA92" w14:textId="77777777" w:rsidR="00AB0492" w:rsidRDefault="00B554AB">
            <w:r>
              <w:rPr>
                <w:sz w:val="18"/>
                <w:szCs w:val="18"/>
              </w:rPr>
              <w:t>condition_start_date</w:t>
            </w:r>
          </w:p>
        </w:tc>
        <w:tc>
          <w:tcPr>
            <w:tcW w:w="1575" w:type="dxa"/>
            <w:tcBorders>
              <w:bottom w:val="single" w:sz="8" w:space="0" w:color="000000"/>
              <w:right w:val="single" w:sz="8" w:space="0" w:color="000000"/>
            </w:tcBorders>
            <w:tcMar>
              <w:top w:w="100" w:type="dxa"/>
              <w:left w:w="20" w:type="dxa"/>
              <w:bottom w:w="100" w:type="dxa"/>
              <w:right w:w="20" w:type="dxa"/>
            </w:tcMar>
          </w:tcPr>
          <w:p w14:paraId="03F62B45" w14:textId="77777777" w:rsidR="00AB0492" w:rsidRDefault="00B554AB">
            <w:r>
              <w:rPr>
                <w:sz w:val="18"/>
                <w:szCs w:val="18"/>
              </w:rPr>
              <w:t>proc_date</w:t>
            </w:r>
          </w:p>
        </w:tc>
        <w:tc>
          <w:tcPr>
            <w:tcW w:w="2370" w:type="dxa"/>
            <w:tcBorders>
              <w:bottom w:val="single" w:sz="8" w:space="0" w:color="000000"/>
              <w:right w:val="single" w:sz="8" w:space="0" w:color="000000"/>
            </w:tcBorders>
            <w:tcMar>
              <w:top w:w="100" w:type="dxa"/>
              <w:left w:w="20" w:type="dxa"/>
              <w:bottom w:w="100" w:type="dxa"/>
              <w:right w:w="20" w:type="dxa"/>
            </w:tcMar>
          </w:tcPr>
          <w:p w14:paraId="15E69CA8"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4B14A169" w14:textId="77777777" w:rsidR="00AB0492" w:rsidRDefault="00B554AB">
            <w:r>
              <w:rPr>
                <w:sz w:val="18"/>
                <w:szCs w:val="18"/>
              </w:rPr>
              <w:t xml:space="preserve"> </w:t>
            </w:r>
          </w:p>
        </w:tc>
      </w:tr>
      <w:tr w:rsidR="00AB0492" w14:paraId="71984454"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6E4071" w14:textId="77777777" w:rsidR="00AB0492" w:rsidRDefault="00B554AB">
            <w:r>
              <w:rPr>
                <w:sz w:val="18"/>
                <w:szCs w:val="18"/>
              </w:rPr>
              <w:t>condition_source_value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5AAAF2B6" w14:textId="77777777" w:rsidR="00AB0492" w:rsidRDefault="00B554AB">
            <w:r>
              <w:rPr>
                <w:sz w:val="18"/>
                <w:szCs w:val="18"/>
              </w:rPr>
              <w:t>proc_code</w:t>
            </w:r>
          </w:p>
        </w:tc>
        <w:tc>
          <w:tcPr>
            <w:tcW w:w="2370" w:type="dxa"/>
            <w:tcBorders>
              <w:bottom w:val="single" w:sz="8" w:space="0" w:color="000000"/>
              <w:right w:val="single" w:sz="8" w:space="0" w:color="000000"/>
            </w:tcBorders>
            <w:tcMar>
              <w:top w:w="100" w:type="dxa"/>
              <w:left w:w="20" w:type="dxa"/>
              <w:bottom w:w="100" w:type="dxa"/>
              <w:right w:w="20" w:type="dxa"/>
            </w:tcMar>
          </w:tcPr>
          <w:p w14:paraId="6B2E0AC8"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60608341" w14:textId="77777777" w:rsidR="00AB0492" w:rsidRDefault="00B554AB">
            <w:r>
              <w:rPr>
                <w:sz w:val="18"/>
                <w:szCs w:val="18"/>
              </w:rPr>
              <w:t xml:space="preserve"> </w:t>
            </w:r>
          </w:p>
        </w:tc>
      </w:tr>
      <w:tr w:rsidR="00AB0492" w14:paraId="75AAC600"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82440C" w14:textId="77777777" w:rsidR="00AB0492" w:rsidRDefault="00B554AB">
            <w:r>
              <w:rPr>
                <w:sz w:val="18"/>
                <w:szCs w:val="18"/>
              </w:rPr>
              <w:t>condition_source_concept_id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1579722E" w14:textId="77777777" w:rsidR="00AB0492" w:rsidRDefault="00B554AB">
            <w:r>
              <w:rPr>
                <w:sz w:val="18"/>
                <w:szCs w:val="18"/>
              </w:rPr>
              <w:t>proc_code</w:t>
            </w:r>
          </w:p>
          <w:p w14:paraId="6F1DFEE3" w14:textId="77777777" w:rsidR="00AB0492" w:rsidRDefault="00B554AB">
            <w:r>
              <w:rPr>
                <w:sz w:val="18"/>
                <w:szCs w:val="18"/>
              </w:rPr>
              <w:t>proc_code_type</w:t>
            </w:r>
          </w:p>
        </w:tc>
        <w:tc>
          <w:tcPr>
            <w:tcW w:w="2370" w:type="dxa"/>
            <w:tcBorders>
              <w:bottom w:val="single" w:sz="8" w:space="0" w:color="000000"/>
              <w:right w:val="single" w:sz="8" w:space="0" w:color="000000"/>
            </w:tcBorders>
            <w:tcMar>
              <w:top w:w="100" w:type="dxa"/>
              <w:left w:w="20" w:type="dxa"/>
              <w:bottom w:w="100" w:type="dxa"/>
              <w:right w:w="20" w:type="dxa"/>
            </w:tcMar>
          </w:tcPr>
          <w:p w14:paraId="6CC842CC" w14:textId="77777777" w:rsidR="00AB0492" w:rsidRDefault="00B554AB">
            <w:r>
              <w:rPr>
                <w:color w:val="333333"/>
                <w:sz w:val="18"/>
                <w:szCs w:val="18"/>
                <w:highlight w:val="white"/>
              </w:rPr>
              <w:t>Use Appendix 1.1.1.</w:t>
            </w:r>
            <w:r>
              <w:rPr>
                <w:sz w:val="18"/>
                <w:szCs w:val="18"/>
              </w:rPr>
              <w:t xml:space="preserve">  </w:t>
            </w:r>
          </w:p>
          <w:p w14:paraId="59B78185" w14:textId="77777777" w:rsidR="00AB0492" w:rsidRDefault="00B554AB">
            <w:r>
              <w:rPr>
                <w:sz w:val="18"/>
                <w:szCs w:val="18"/>
              </w:rPr>
              <w:t>Case proc_code_type:</w:t>
            </w:r>
            <w:r>
              <w:rPr>
                <w:sz w:val="18"/>
                <w:szCs w:val="18"/>
              </w:rPr>
              <w:br/>
              <w:t>“CPT4</w:t>
            </w:r>
            <w:proofErr w:type="gramStart"/>
            <w:r>
              <w:rPr>
                <w:sz w:val="18"/>
                <w:szCs w:val="18"/>
              </w:rPr>
              <w:t>” :</w:t>
            </w:r>
            <w:proofErr w:type="gramEnd"/>
            <w:r>
              <w:rPr>
                <w:sz w:val="18"/>
                <w:szCs w:val="18"/>
              </w:rPr>
              <w:t xml:space="preserve"> use CPT4 Vocab</w:t>
            </w:r>
            <w:r>
              <w:rPr>
                <w:sz w:val="18"/>
                <w:szCs w:val="18"/>
              </w:rPr>
              <w:br/>
            </w:r>
            <w:r>
              <w:rPr>
                <w:sz w:val="18"/>
                <w:szCs w:val="18"/>
              </w:rPr>
              <w:lastRenderedPageBreak/>
              <w:t>“HCPCS”: use HCPCS Vocab</w:t>
            </w:r>
            <w:r>
              <w:rPr>
                <w:sz w:val="18"/>
                <w:szCs w:val="18"/>
              </w:rPr>
              <w:br/>
              <w:t>“ICD9”: use ICD9Proc Vocab</w:t>
            </w:r>
            <w:r>
              <w:rPr>
                <w:sz w:val="18"/>
                <w:szCs w:val="18"/>
              </w:rPr>
              <w:br/>
              <w:t xml:space="preserve">Else: 0 </w:t>
            </w:r>
          </w:p>
        </w:tc>
        <w:tc>
          <w:tcPr>
            <w:tcW w:w="2055" w:type="dxa"/>
            <w:tcBorders>
              <w:bottom w:val="single" w:sz="8" w:space="0" w:color="000000"/>
              <w:right w:val="single" w:sz="8" w:space="0" w:color="000000"/>
            </w:tcBorders>
            <w:tcMar>
              <w:top w:w="100" w:type="dxa"/>
              <w:left w:w="20" w:type="dxa"/>
              <w:bottom w:w="100" w:type="dxa"/>
              <w:right w:w="20" w:type="dxa"/>
            </w:tcMar>
          </w:tcPr>
          <w:p w14:paraId="6FF0BD6E" w14:textId="77777777" w:rsidR="00AB0492" w:rsidRDefault="00AB0492"/>
          <w:p w14:paraId="01A0174E" w14:textId="77777777" w:rsidR="00AB0492" w:rsidRDefault="00AB0492"/>
        </w:tc>
      </w:tr>
      <w:tr w:rsidR="00AB0492" w14:paraId="5430B1D0"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37AF6D2" w14:textId="77777777" w:rsidR="00AB0492" w:rsidRDefault="00B554AB">
            <w:r>
              <w:rPr>
                <w:sz w:val="18"/>
                <w:szCs w:val="18"/>
              </w:rPr>
              <w:t>provider_id</w:t>
            </w:r>
          </w:p>
        </w:tc>
        <w:tc>
          <w:tcPr>
            <w:tcW w:w="1575" w:type="dxa"/>
            <w:tcBorders>
              <w:bottom w:val="single" w:sz="8" w:space="0" w:color="000000"/>
              <w:right w:val="single" w:sz="8" w:space="0" w:color="000000"/>
            </w:tcBorders>
            <w:tcMar>
              <w:top w:w="100" w:type="dxa"/>
              <w:left w:w="20" w:type="dxa"/>
              <w:bottom w:w="100" w:type="dxa"/>
              <w:right w:w="20" w:type="dxa"/>
            </w:tcMar>
          </w:tcPr>
          <w:p w14:paraId="0F5BAF3B" w14:textId="77777777" w:rsidR="00AB0492" w:rsidRDefault="00B554AB">
            <w:r>
              <w:rPr>
                <w:sz w:val="18"/>
                <w:szCs w:val="18"/>
              </w:rPr>
              <w:t>provid_perform</w:t>
            </w:r>
          </w:p>
        </w:tc>
        <w:tc>
          <w:tcPr>
            <w:tcW w:w="2370" w:type="dxa"/>
            <w:tcBorders>
              <w:bottom w:val="single" w:sz="8" w:space="0" w:color="000000"/>
              <w:right w:val="single" w:sz="8" w:space="0" w:color="000000"/>
            </w:tcBorders>
            <w:tcMar>
              <w:top w:w="100" w:type="dxa"/>
              <w:left w:w="20" w:type="dxa"/>
              <w:bottom w:w="100" w:type="dxa"/>
              <w:right w:w="20" w:type="dxa"/>
            </w:tcMar>
          </w:tcPr>
          <w:p w14:paraId="4B5E3536" w14:textId="77777777" w:rsidR="00AB0492" w:rsidRDefault="00B554AB">
            <w:r>
              <w:rPr>
                <w:sz w:val="18"/>
                <w:szCs w:val="18"/>
              </w:rPr>
              <w:t xml:space="preserve"> Use Provider Lookup</w:t>
            </w:r>
          </w:p>
        </w:tc>
        <w:tc>
          <w:tcPr>
            <w:tcW w:w="2055" w:type="dxa"/>
            <w:tcBorders>
              <w:bottom w:val="single" w:sz="8" w:space="0" w:color="000000"/>
              <w:right w:val="single" w:sz="8" w:space="0" w:color="000000"/>
            </w:tcBorders>
            <w:tcMar>
              <w:top w:w="100" w:type="dxa"/>
              <w:left w:w="20" w:type="dxa"/>
              <w:bottom w:w="100" w:type="dxa"/>
              <w:right w:w="20" w:type="dxa"/>
            </w:tcMar>
          </w:tcPr>
          <w:p w14:paraId="782C3D18" w14:textId="77777777" w:rsidR="00AB0492" w:rsidRDefault="001A3A1C">
            <w:r>
              <w:rPr>
                <w:sz w:val="18"/>
                <w:szCs w:val="18"/>
              </w:rPr>
              <w:t>To avoid duplication, apply the same logic described when transforming the encounter table to visit_occurrence above.</w:t>
            </w:r>
          </w:p>
        </w:tc>
      </w:tr>
      <w:tr w:rsidR="00AB0492" w14:paraId="65FB6F62"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224835" w14:textId="77777777" w:rsidR="00AB0492" w:rsidRDefault="00B554AB">
            <w:r>
              <w:rPr>
                <w:sz w:val="18"/>
                <w:szCs w:val="18"/>
              </w:rP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1D391CAE" w14:textId="77777777" w:rsidR="00AB0492" w:rsidRDefault="00B554AB">
            <w:r>
              <w:rPr>
                <w:sz w:val="18"/>
                <w:szCs w:val="18"/>
              </w:rPr>
              <w:t>encid</w:t>
            </w:r>
          </w:p>
        </w:tc>
        <w:tc>
          <w:tcPr>
            <w:tcW w:w="2370" w:type="dxa"/>
            <w:tcBorders>
              <w:bottom w:val="single" w:sz="8" w:space="0" w:color="000000"/>
              <w:right w:val="single" w:sz="8" w:space="0" w:color="000000"/>
            </w:tcBorders>
            <w:tcMar>
              <w:top w:w="100" w:type="dxa"/>
              <w:left w:w="20" w:type="dxa"/>
              <w:bottom w:w="100" w:type="dxa"/>
              <w:right w:w="20" w:type="dxa"/>
            </w:tcMar>
          </w:tcPr>
          <w:p w14:paraId="330E09C4"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3C9973C7" w14:textId="77777777" w:rsidR="00AB0492" w:rsidRDefault="00B554AB">
            <w:r>
              <w:rPr>
                <w:sz w:val="18"/>
                <w:szCs w:val="18"/>
              </w:rPr>
              <w:t xml:space="preserve"> </w:t>
            </w:r>
          </w:p>
        </w:tc>
      </w:tr>
      <w:tr w:rsidR="00C91B22" w14:paraId="02562D5A" w14:textId="77777777">
        <w:trPr>
          <w:ins w:id="327" w:author="Sena, Anthony [JRDUS]" w:date="2018-08-06T16:45:00Z"/>
        </w:trPr>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C6B3E96" w14:textId="10285F62" w:rsidR="00C91B22" w:rsidRDefault="00A90567" w:rsidP="00C91B22">
            <w:pPr>
              <w:rPr>
                <w:ins w:id="328" w:author="Sena, Anthony [JRDUS]" w:date="2018-08-06T16:45:00Z"/>
                <w:sz w:val="18"/>
                <w:szCs w:val="18"/>
              </w:rPr>
            </w:pPr>
            <w:ins w:id="329" w:author="Sena, Anthony [JRDUS]" w:date="2018-08-06T16:59:00Z">
              <w:r>
                <w:rPr>
                  <w:sz w:val="18"/>
                  <w:szCs w:val="18"/>
                </w:rPr>
                <w:t>v</w:t>
              </w:r>
            </w:ins>
            <w:ins w:id="330" w:author="Sena, Anthony [JRDUS]" w:date="2018-08-06T16:45:00Z">
              <w:r w:rsidR="00C91B22">
                <w:rPr>
                  <w:sz w:val="18"/>
                  <w:szCs w:val="18"/>
                </w:rPr>
                <w:t>isit_detail_id</w:t>
              </w:r>
            </w:ins>
          </w:p>
        </w:tc>
        <w:tc>
          <w:tcPr>
            <w:tcW w:w="1575" w:type="dxa"/>
            <w:tcBorders>
              <w:bottom w:val="single" w:sz="8" w:space="0" w:color="000000"/>
              <w:right w:val="single" w:sz="8" w:space="0" w:color="000000"/>
            </w:tcBorders>
            <w:tcMar>
              <w:top w:w="100" w:type="dxa"/>
              <w:left w:w="20" w:type="dxa"/>
              <w:bottom w:w="100" w:type="dxa"/>
              <w:right w:w="20" w:type="dxa"/>
            </w:tcMar>
          </w:tcPr>
          <w:p w14:paraId="394CF2D5" w14:textId="61BB93C2" w:rsidR="00C91B22" w:rsidRDefault="00A90567" w:rsidP="00C91B22">
            <w:pPr>
              <w:rPr>
                <w:ins w:id="331" w:author="Sena, Anthony [JRDUS]" w:date="2018-08-06T16:45:00Z"/>
                <w:sz w:val="18"/>
                <w:szCs w:val="18"/>
              </w:rPr>
            </w:pPr>
            <w:ins w:id="332" w:author="Sena, Anthony [JRDUS]" w:date="2018-08-06T16:59:00Z">
              <w:r>
                <w:rPr>
                  <w:sz w:val="18"/>
                  <w:szCs w:val="18"/>
                </w:rPr>
                <w:t>e</w:t>
              </w:r>
            </w:ins>
            <w:ins w:id="333" w:author="Sena, Anthony [JRDUS]" w:date="2018-08-06T16:45:00Z">
              <w:r w:rsidR="00C91B22">
                <w:rPr>
                  <w:sz w:val="18"/>
                  <w:szCs w:val="18"/>
                </w:rPr>
                <w:t>ncid</w:t>
              </w:r>
            </w:ins>
          </w:p>
        </w:tc>
        <w:tc>
          <w:tcPr>
            <w:tcW w:w="2370" w:type="dxa"/>
            <w:tcBorders>
              <w:bottom w:val="single" w:sz="8" w:space="0" w:color="000000"/>
              <w:right w:val="single" w:sz="8" w:space="0" w:color="000000"/>
            </w:tcBorders>
            <w:tcMar>
              <w:top w:w="100" w:type="dxa"/>
              <w:left w:w="20" w:type="dxa"/>
              <w:bottom w:w="100" w:type="dxa"/>
              <w:right w:w="20" w:type="dxa"/>
            </w:tcMar>
          </w:tcPr>
          <w:p w14:paraId="580CB669" w14:textId="7E24D72B" w:rsidR="00C91B22" w:rsidRDefault="00C91B22" w:rsidP="00C91B22">
            <w:pPr>
              <w:rPr>
                <w:ins w:id="334" w:author="Sena, Anthony [JRDUS]" w:date="2018-08-06T16:45:00Z"/>
                <w:sz w:val="18"/>
                <w:szCs w:val="18"/>
              </w:rPr>
            </w:pPr>
            <w:ins w:id="335" w:author="Sena, Anthony [JRDUS]" w:date="2018-08-06T16:45:00Z">
              <w:r>
                <w:rPr>
                  <w:sz w:val="18"/>
                  <w:szCs w:val="18"/>
                </w:rPr>
                <w:t>If encid is found in the VISIT_DETAIL table, include the visit_detail_id in this field otherwise leave as NULL</w:t>
              </w:r>
            </w:ins>
          </w:p>
        </w:tc>
        <w:tc>
          <w:tcPr>
            <w:tcW w:w="2055" w:type="dxa"/>
            <w:tcBorders>
              <w:bottom w:val="single" w:sz="8" w:space="0" w:color="000000"/>
              <w:right w:val="single" w:sz="8" w:space="0" w:color="000000"/>
            </w:tcBorders>
            <w:tcMar>
              <w:top w:w="100" w:type="dxa"/>
              <w:left w:w="20" w:type="dxa"/>
              <w:bottom w:w="100" w:type="dxa"/>
              <w:right w:w="20" w:type="dxa"/>
            </w:tcMar>
          </w:tcPr>
          <w:p w14:paraId="7ABEBC99" w14:textId="77777777" w:rsidR="00C91B22" w:rsidRDefault="00C91B22" w:rsidP="00C91B22">
            <w:pPr>
              <w:rPr>
                <w:ins w:id="336" w:author="Sena, Anthony [JRDUS]" w:date="2018-08-06T16:45:00Z"/>
                <w:sz w:val="18"/>
                <w:szCs w:val="18"/>
              </w:rPr>
            </w:pPr>
          </w:p>
        </w:tc>
      </w:tr>
      <w:tr w:rsidR="00C91B22" w14:paraId="1D1BDC0D"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ECF77D" w14:textId="77777777" w:rsidR="00C91B22" w:rsidRDefault="00C91B22" w:rsidP="00C91B22">
            <w:r>
              <w:rPr>
                <w:sz w:val="18"/>
                <w:szCs w:val="18"/>
              </w:rPr>
              <w:t>condition_end_date</w:t>
            </w:r>
          </w:p>
        </w:tc>
        <w:tc>
          <w:tcPr>
            <w:tcW w:w="1575" w:type="dxa"/>
            <w:tcBorders>
              <w:bottom w:val="single" w:sz="8" w:space="0" w:color="000000"/>
              <w:right w:val="single" w:sz="8" w:space="0" w:color="000000"/>
            </w:tcBorders>
            <w:tcMar>
              <w:top w:w="100" w:type="dxa"/>
              <w:left w:w="20" w:type="dxa"/>
              <w:bottom w:w="100" w:type="dxa"/>
              <w:right w:w="20" w:type="dxa"/>
            </w:tcMar>
          </w:tcPr>
          <w:p w14:paraId="12DF5E0A" w14:textId="77777777" w:rsidR="00C91B22" w:rsidRDefault="00C91B22" w:rsidP="00C91B22">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14:paraId="1E276134" w14:textId="77777777" w:rsidR="00C91B22" w:rsidRDefault="00C91B22" w:rsidP="00C91B22">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67C8CAE0" w14:textId="77777777" w:rsidR="00C91B22" w:rsidRDefault="00C91B22" w:rsidP="00C91B22">
            <w:r>
              <w:rPr>
                <w:sz w:val="18"/>
                <w:szCs w:val="18"/>
              </w:rPr>
              <w:t xml:space="preserve"> </w:t>
            </w:r>
          </w:p>
        </w:tc>
      </w:tr>
      <w:tr w:rsidR="00C91B22" w14:paraId="2C471466"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0D5AF0C" w14:textId="77777777" w:rsidR="00C91B22" w:rsidRDefault="00C91B22" w:rsidP="00C91B22">
            <w:r>
              <w:rPr>
                <w:sz w:val="18"/>
                <w:szCs w:val="18"/>
              </w:rPr>
              <w:t>condition_type_concept_id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30A92E69" w14:textId="77777777" w:rsidR="00C91B22" w:rsidRDefault="00C91B22" w:rsidP="00C91B22">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14:paraId="65663DD2" w14:textId="77777777" w:rsidR="00C91B22" w:rsidRDefault="00C91B22" w:rsidP="00C91B22">
            <w:r>
              <w:rPr>
                <w:sz w:val="18"/>
                <w:szCs w:val="18"/>
              </w:rPr>
              <w:t xml:space="preserve"> 0</w:t>
            </w:r>
          </w:p>
        </w:tc>
        <w:tc>
          <w:tcPr>
            <w:tcW w:w="2055" w:type="dxa"/>
            <w:tcBorders>
              <w:bottom w:val="single" w:sz="8" w:space="0" w:color="000000"/>
              <w:right w:val="single" w:sz="8" w:space="0" w:color="000000"/>
            </w:tcBorders>
            <w:tcMar>
              <w:top w:w="100" w:type="dxa"/>
              <w:left w:w="20" w:type="dxa"/>
              <w:bottom w:w="100" w:type="dxa"/>
              <w:right w:w="20" w:type="dxa"/>
            </w:tcMar>
          </w:tcPr>
          <w:p w14:paraId="1E5E8CAA" w14:textId="77777777" w:rsidR="00C91B22" w:rsidRDefault="00C91B22" w:rsidP="00C91B22">
            <w:r>
              <w:rPr>
                <w:sz w:val="18"/>
                <w:szCs w:val="18"/>
              </w:rPr>
              <w:t xml:space="preserve"> </w:t>
            </w:r>
          </w:p>
        </w:tc>
      </w:tr>
      <w:tr w:rsidR="00C91B22" w14:paraId="2C34829D" w14:textId="77777777" w:rsidTr="00F9244E">
        <w:tc>
          <w:tcPr>
            <w:tcW w:w="2865" w:type="dxa"/>
            <w:tcBorders>
              <w:left w:val="single" w:sz="8" w:space="0" w:color="000000"/>
              <w:right w:val="single" w:sz="8" w:space="0" w:color="000000"/>
            </w:tcBorders>
            <w:tcMar>
              <w:top w:w="100" w:type="dxa"/>
              <w:left w:w="20" w:type="dxa"/>
              <w:bottom w:w="100" w:type="dxa"/>
              <w:right w:w="20" w:type="dxa"/>
            </w:tcMar>
          </w:tcPr>
          <w:p w14:paraId="3DE66133" w14:textId="77777777" w:rsidR="00C91B22" w:rsidRDefault="00C91B22" w:rsidP="00C91B22">
            <w:r>
              <w:rPr>
                <w:sz w:val="18"/>
                <w:szCs w:val="18"/>
              </w:rPr>
              <w:t>stop_reason</w:t>
            </w:r>
          </w:p>
        </w:tc>
        <w:tc>
          <w:tcPr>
            <w:tcW w:w="1575" w:type="dxa"/>
            <w:tcBorders>
              <w:right w:val="single" w:sz="8" w:space="0" w:color="000000"/>
            </w:tcBorders>
            <w:tcMar>
              <w:top w:w="100" w:type="dxa"/>
              <w:left w:w="20" w:type="dxa"/>
              <w:bottom w:w="100" w:type="dxa"/>
              <w:right w:w="20" w:type="dxa"/>
            </w:tcMar>
          </w:tcPr>
          <w:p w14:paraId="4A2BBAB1" w14:textId="77777777" w:rsidR="00C91B22" w:rsidRDefault="00C91B22" w:rsidP="00C91B22">
            <w:r>
              <w:rPr>
                <w:sz w:val="18"/>
                <w:szCs w:val="18"/>
              </w:rPr>
              <w:t xml:space="preserve"> </w:t>
            </w:r>
          </w:p>
        </w:tc>
        <w:tc>
          <w:tcPr>
            <w:tcW w:w="2370" w:type="dxa"/>
            <w:tcBorders>
              <w:right w:val="single" w:sz="8" w:space="0" w:color="000000"/>
            </w:tcBorders>
            <w:tcMar>
              <w:top w:w="100" w:type="dxa"/>
              <w:left w:w="20" w:type="dxa"/>
              <w:bottom w:w="100" w:type="dxa"/>
              <w:right w:w="20" w:type="dxa"/>
            </w:tcMar>
          </w:tcPr>
          <w:p w14:paraId="0AA5F7FD" w14:textId="77777777" w:rsidR="00C91B22" w:rsidRDefault="00C91B22" w:rsidP="00C91B22">
            <w:r>
              <w:rPr>
                <w:sz w:val="18"/>
                <w:szCs w:val="18"/>
              </w:rPr>
              <w:t xml:space="preserve"> </w:t>
            </w:r>
          </w:p>
        </w:tc>
        <w:tc>
          <w:tcPr>
            <w:tcW w:w="2055" w:type="dxa"/>
            <w:tcBorders>
              <w:right w:val="single" w:sz="8" w:space="0" w:color="000000"/>
            </w:tcBorders>
            <w:tcMar>
              <w:top w:w="100" w:type="dxa"/>
              <w:left w:w="20" w:type="dxa"/>
              <w:bottom w:w="100" w:type="dxa"/>
              <w:right w:w="20" w:type="dxa"/>
            </w:tcMar>
          </w:tcPr>
          <w:p w14:paraId="1C2756AA" w14:textId="77777777" w:rsidR="00C91B22" w:rsidRDefault="00C91B22" w:rsidP="00C91B22">
            <w:r>
              <w:rPr>
                <w:sz w:val="18"/>
                <w:szCs w:val="18"/>
              </w:rPr>
              <w:t xml:space="preserve"> </w:t>
            </w:r>
          </w:p>
        </w:tc>
      </w:tr>
      <w:tr w:rsidR="00C91B22" w14:paraId="12534041" w14:textId="77777777" w:rsidTr="00F9244E">
        <w:tc>
          <w:tcPr>
            <w:tcW w:w="2865" w:type="dxa"/>
            <w:tcBorders>
              <w:left w:val="single" w:sz="8" w:space="0" w:color="000000"/>
              <w:right w:val="single" w:sz="8" w:space="0" w:color="000000"/>
            </w:tcBorders>
            <w:tcMar>
              <w:top w:w="100" w:type="dxa"/>
              <w:left w:w="20" w:type="dxa"/>
              <w:bottom w:w="100" w:type="dxa"/>
              <w:right w:w="20" w:type="dxa"/>
            </w:tcMar>
          </w:tcPr>
          <w:p w14:paraId="7583861E" w14:textId="77777777" w:rsidR="00C91B22" w:rsidRDefault="00C91B22" w:rsidP="00C91B22">
            <w:pPr>
              <w:rPr>
                <w:sz w:val="18"/>
                <w:szCs w:val="18"/>
              </w:rPr>
            </w:pPr>
            <w:r>
              <w:rPr>
                <w:sz w:val="18"/>
                <w:szCs w:val="18"/>
              </w:rPr>
              <w:t>Condition_status_concept_id</w:t>
            </w:r>
          </w:p>
        </w:tc>
        <w:tc>
          <w:tcPr>
            <w:tcW w:w="1575" w:type="dxa"/>
            <w:tcBorders>
              <w:right w:val="single" w:sz="8" w:space="0" w:color="000000"/>
            </w:tcBorders>
            <w:tcMar>
              <w:top w:w="100" w:type="dxa"/>
              <w:left w:w="20" w:type="dxa"/>
              <w:bottom w:w="100" w:type="dxa"/>
              <w:right w:w="20" w:type="dxa"/>
            </w:tcMar>
          </w:tcPr>
          <w:p w14:paraId="51BD18DF" w14:textId="490753AF" w:rsidR="00C91B22" w:rsidRDefault="00C91B22" w:rsidP="00C91B22">
            <w:pPr>
              <w:rPr>
                <w:sz w:val="18"/>
                <w:szCs w:val="18"/>
              </w:rPr>
            </w:pPr>
            <w:r>
              <w:rPr>
                <w:sz w:val="18"/>
                <w:szCs w:val="18"/>
              </w:rPr>
              <w:t>0</w:t>
            </w:r>
          </w:p>
        </w:tc>
        <w:tc>
          <w:tcPr>
            <w:tcW w:w="2370" w:type="dxa"/>
            <w:tcBorders>
              <w:right w:val="single" w:sz="8" w:space="0" w:color="000000"/>
            </w:tcBorders>
            <w:tcMar>
              <w:top w:w="100" w:type="dxa"/>
              <w:left w:w="20" w:type="dxa"/>
              <w:bottom w:w="100" w:type="dxa"/>
              <w:right w:w="20" w:type="dxa"/>
            </w:tcMar>
          </w:tcPr>
          <w:p w14:paraId="5E6FF31C" w14:textId="77777777" w:rsidR="00C91B22" w:rsidRDefault="00C91B22" w:rsidP="00C91B22">
            <w:pPr>
              <w:rPr>
                <w:sz w:val="18"/>
                <w:szCs w:val="18"/>
              </w:rPr>
            </w:pPr>
          </w:p>
        </w:tc>
        <w:tc>
          <w:tcPr>
            <w:tcW w:w="2055" w:type="dxa"/>
            <w:tcBorders>
              <w:right w:val="single" w:sz="8" w:space="0" w:color="000000"/>
            </w:tcBorders>
            <w:tcMar>
              <w:top w:w="100" w:type="dxa"/>
              <w:left w:w="20" w:type="dxa"/>
              <w:bottom w:w="100" w:type="dxa"/>
              <w:right w:w="20" w:type="dxa"/>
            </w:tcMar>
          </w:tcPr>
          <w:p w14:paraId="07CE59AF" w14:textId="77777777" w:rsidR="00C91B22" w:rsidRDefault="00C91B22" w:rsidP="00C91B22">
            <w:pPr>
              <w:rPr>
                <w:sz w:val="18"/>
                <w:szCs w:val="18"/>
              </w:rPr>
            </w:pPr>
          </w:p>
        </w:tc>
      </w:tr>
      <w:tr w:rsidR="00C91B22" w14:paraId="6131615C"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ED4C180" w14:textId="77777777" w:rsidR="00C91B22" w:rsidRDefault="00C91B22" w:rsidP="00C91B22">
            <w:pPr>
              <w:rPr>
                <w:sz w:val="18"/>
                <w:szCs w:val="18"/>
              </w:rPr>
            </w:pPr>
            <w:r>
              <w:rPr>
                <w:sz w:val="18"/>
                <w:szCs w:val="18"/>
              </w:rPr>
              <w:t>Condition_status_source_value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631014B4" w14:textId="4B2EEB8D" w:rsidR="00C91B22" w:rsidRDefault="00C91B22" w:rsidP="00C91B22">
            <w:pPr>
              <w:rPr>
                <w:sz w:val="18"/>
                <w:szCs w:val="18"/>
              </w:rPr>
            </w:pPr>
            <w:r>
              <w:rPr>
                <w:sz w:val="18"/>
                <w:szCs w:val="18"/>
              </w:rPr>
              <w:t>NULL</w:t>
            </w:r>
          </w:p>
        </w:tc>
        <w:tc>
          <w:tcPr>
            <w:tcW w:w="2370" w:type="dxa"/>
            <w:tcBorders>
              <w:bottom w:val="single" w:sz="8" w:space="0" w:color="000000"/>
              <w:right w:val="single" w:sz="8" w:space="0" w:color="000000"/>
            </w:tcBorders>
            <w:tcMar>
              <w:top w:w="100" w:type="dxa"/>
              <w:left w:w="20" w:type="dxa"/>
              <w:bottom w:w="100" w:type="dxa"/>
              <w:right w:w="20" w:type="dxa"/>
            </w:tcMar>
          </w:tcPr>
          <w:p w14:paraId="7AF728FC" w14:textId="77777777" w:rsidR="00C91B22" w:rsidRDefault="00C91B22" w:rsidP="00C91B22">
            <w:pPr>
              <w:rPr>
                <w:sz w:val="18"/>
                <w:szCs w:val="18"/>
              </w:rPr>
            </w:pPr>
          </w:p>
        </w:tc>
        <w:tc>
          <w:tcPr>
            <w:tcW w:w="2055" w:type="dxa"/>
            <w:tcBorders>
              <w:bottom w:val="single" w:sz="8" w:space="0" w:color="000000"/>
              <w:right w:val="single" w:sz="8" w:space="0" w:color="000000"/>
            </w:tcBorders>
            <w:tcMar>
              <w:top w:w="100" w:type="dxa"/>
              <w:left w:w="20" w:type="dxa"/>
              <w:bottom w:w="100" w:type="dxa"/>
              <w:right w:w="20" w:type="dxa"/>
            </w:tcMar>
          </w:tcPr>
          <w:p w14:paraId="76EC4574" w14:textId="77777777" w:rsidR="00C91B22" w:rsidRDefault="00C91B22" w:rsidP="00C91B22">
            <w:pPr>
              <w:rPr>
                <w:sz w:val="18"/>
                <w:szCs w:val="18"/>
              </w:rPr>
            </w:pPr>
          </w:p>
        </w:tc>
      </w:tr>
    </w:tbl>
    <w:p w14:paraId="3E70E7C1" w14:textId="77777777" w:rsidR="00AB0492" w:rsidRDefault="00AB0492" w:rsidP="00CA76C7">
      <w:pPr>
        <w:pStyle w:val="NoSpacing"/>
      </w:pPr>
      <w:bookmarkStart w:id="337" w:name="_uy9771wawegq" w:colFirst="0" w:colLast="0"/>
      <w:bookmarkEnd w:id="337"/>
    </w:p>
    <w:p w14:paraId="0C77AF15" w14:textId="77777777" w:rsidR="00AB0492" w:rsidRDefault="00B554AB" w:rsidP="00CA76C7">
      <w:pPr>
        <w:pStyle w:val="NoSpacing"/>
      </w:pPr>
      <w:r>
        <w:br w:type="page"/>
      </w:r>
    </w:p>
    <w:p w14:paraId="6684758B" w14:textId="77777777" w:rsidR="00AB0492" w:rsidRDefault="00AB0492" w:rsidP="00CA76C7">
      <w:pPr>
        <w:pStyle w:val="NoSpacing"/>
      </w:pPr>
      <w:bookmarkStart w:id="338" w:name="_u3wrz8v3gkpr" w:colFirst="0" w:colLast="0"/>
      <w:bookmarkEnd w:id="338"/>
    </w:p>
    <w:p w14:paraId="029E4930" w14:textId="77777777" w:rsidR="00AB0492" w:rsidRDefault="00B554AB">
      <w:pPr>
        <w:pStyle w:val="Heading2"/>
      </w:pPr>
      <w:bookmarkStart w:id="339" w:name="_gndl7h7gqcm6" w:colFirst="0" w:colLast="0"/>
      <w:bookmarkEnd w:id="339"/>
      <w:r>
        <w:t>Table name: drug_exposure</w:t>
      </w:r>
    </w:p>
    <w:p w14:paraId="0D6A7B4D" w14:textId="77777777" w:rsidR="00AB0492" w:rsidRDefault="00AB0492"/>
    <w:p w14:paraId="4908E9AE" w14:textId="77777777" w:rsidR="00AB0492" w:rsidRDefault="00B554AB">
      <w:pPr>
        <w:pStyle w:val="Heading3"/>
      </w:pPr>
      <w:bookmarkStart w:id="340" w:name="_zdoncma0edbm" w:colFirst="0" w:colLast="0"/>
      <w:bookmarkEnd w:id="340"/>
      <w:r>
        <w:t>Reading from medication_administrations</w:t>
      </w:r>
    </w:p>
    <w:p w14:paraId="75F9853C" w14:textId="77777777" w:rsidR="00AB0492" w:rsidRDefault="00B554AB">
      <w:r>
        <w:rPr>
          <w:noProof/>
        </w:rPr>
        <w:drawing>
          <wp:inline distT="114300" distB="114300" distL="114300" distR="114300" wp14:anchorId="623CE544" wp14:editId="55345DC9">
            <wp:extent cx="5715000" cy="5743575"/>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715000" cy="5743575"/>
                    </a:xfrm>
                    <a:prstGeom prst="rect">
                      <a:avLst/>
                    </a:prstGeom>
                    <a:ln/>
                  </pic:spPr>
                </pic:pic>
              </a:graphicData>
            </a:graphic>
          </wp:inline>
        </w:drawing>
      </w:r>
    </w:p>
    <w:tbl>
      <w:tblPr>
        <w:tblStyle w:val="ab"/>
        <w:tblW w:w="9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00"/>
        <w:gridCol w:w="1605"/>
        <w:gridCol w:w="2580"/>
        <w:gridCol w:w="3180"/>
      </w:tblGrid>
      <w:tr w:rsidR="00AB0492" w14:paraId="17352275" w14:textId="77777777">
        <w:tc>
          <w:tcPr>
            <w:tcW w:w="2400" w:type="dxa"/>
            <w:shd w:val="clear" w:color="auto" w:fill="AAAAFF"/>
          </w:tcPr>
          <w:p w14:paraId="00794483" w14:textId="77777777" w:rsidR="00AB0492" w:rsidRDefault="00B554AB">
            <w:r>
              <w:t>Destination Field</w:t>
            </w:r>
          </w:p>
        </w:tc>
        <w:tc>
          <w:tcPr>
            <w:tcW w:w="1605" w:type="dxa"/>
            <w:shd w:val="clear" w:color="auto" w:fill="AAAAFF"/>
          </w:tcPr>
          <w:p w14:paraId="474616DA" w14:textId="77777777" w:rsidR="00AB0492" w:rsidRDefault="00B554AB">
            <w:r>
              <w:t>Source Field</w:t>
            </w:r>
          </w:p>
        </w:tc>
        <w:tc>
          <w:tcPr>
            <w:tcW w:w="2580" w:type="dxa"/>
            <w:shd w:val="clear" w:color="auto" w:fill="AAAAFF"/>
          </w:tcPr>
          <w:p w14:paraId="66E78B0D" w14:textId="77777777" w:rsidR="00AB0492" w:rsidRDefault="00B554AB">
            <w:r>
              <w:t>Logic</w:t>
            </w:r>
          </w:p>
        </w:tc>
        <w:tc>
          <w:tcPr>
            <w:tcW w:w="3180" w:type="dxa"/>
            <w:shd w:val="clear" w:color="auto" w:fill="AAAAFF"/>
          </w:tcPr>
          <w:p w14:paraId="5BCE5F91" w14:textId="77777777" w:rsidR="00AB0492" w:rsidRDefault="00B554AB">
            <w:r>
              <w:t>Comment</w:t>
            </w:r>
          </w:p>
        </w:tc>
      </w:tr>
      <w:tr w:rsidR="00AB0492" w14:paraId="0F183C71" w14:textId="77777777">
        <w:tc>
          <w:tcPr>
            <w:tcW w:w="2400" w:type="dxa"/>
          </w:tcPr>
          <w:p w14:paraId="6C77A1BE" w14:textId="77777777" w:rsidR="00AB0492" w:rsidRDefault="00B554AB">
            <w:r>
              <w:rPr>
                <w:sz w:val="18"/>
                <w:szCs w:val="18"/>
              </w:rPr>
              <w:t>drug_exposure_id</w:t>
            </w:r>
          </w:p>
        </w:tc>
        <w:tc>
          <w:tcPr>
            <w:tcW w:w="1605" w:type="dxa"/>
          </w:tcPr>
          <w:p w14:paraId="4484DB8D" w14:textId="77777777" w:rsidR="00AB0492" w:rsidRDefault="00AB0492"/>
        </w:tc>
        <w:tc>
          <w:tcPr>
            <w:tcW w:w="2580" w:type="dxa"/>
          </w:tcPr>
          <w:p w14:paraId="37E78EDC" w14:textId="77777777" w:rsidR="00AB0492" w:rsidRDefault="00B554AB">
            <w:r>
              <w:rPr>
                <w:sz w:val="18"/>
                <w:szCs w:val="18"/>
              </w:rPr>
              <w:t>autogen</w:t>
            </w:r>
          </w:p>
        </w:tc>
        <w:tc>
          <w:tcPr>
            <w:tcW w:w="3180" w:type="dxa"/>
          </w:tcPr>
          <w:p w14:paraId="49605135" w14:textId="77777777" w:rsidR="00AB0492" w:rsidRDefault="00AB0492"/>
        </w:tc>
      </w:tr>
      <w:tr w:rsidR="00AB0492" w14:paraId="3F74ABCC" w14:textId="77777777">
        <w:tc>
          <w:tcPr>
            <w:tcW w:w="2400" w:type="dxa"/>
          </w:tcPr>
          <w:p w14:paraId="2FD37AE4" w14:textId="77777777" w:rsidR="00AB0492" w:rsidRDefault="00B554AB">
            <w:r>
              <w:rPr>
                <w:sz w:val="18"/>
                <w:szCs w:val="18"/>
              </w:rPr>
              <w:t>person_id</w:t>
            </w:r>
          </w:p>
        </w:tc>
        <w:tc>
          <w:tcPr>
            <w:tcW w:w="1605" w:type="dxa"/>
          </w:tcPr>
          <w:p w14:paraId="5F1E4D60" w14:textId="77777777" w:rsidR="00AB0492" w:rsidRDefault="00B554AB">
            <w:r>
              <w:rPr>
                <w:sz w:val="18"/>
                <w:szCs w:val="18"/>
              </w:rPr>
              <w:t>ptid</w:t>
            </w:r>
          </w:p>
        </w:tc>
        <w:tc>
          <w:tcPr>
            <w:tcW w:w="2580" w:type="dxa"/>
          </w:tcPr>
          <w:p w14:paraId="288B3FD5" w14:textId="77777777" w:rsidR="00AB0492" w:rsidRDefault="00AB0492"/>
        </w:tc>
        <w:tc>
          <w:tcPr>
            <w:tcW w:w="3180" w:type="dxa"/>
          </w:tcPr>
          <w:p w14:paraId="011C8DB3" w14:textId="77777777" w:rsidR="00AB0492" w:rsidRDefault="00AB0492"/>
        </w:tc>
      </w:tr>
      <w:tr w:rsidR="00AB0492" w14:paraId="793994C5" w14:textId="77777777">
        <w:tc>
          <w:tcPr>
            <w:tcW w:w="2400" w:type="dxa"/>
          </w:tcPr>
          <w:p w14:paraId="79EF8B8C" w14:textId="77777777" w:rsidR="00AB0492" w:rsidRDefault="00B554AB">
            <w:r>
              <w:rPr>
                <w:sz w:val="18"/>
                <w:szCs w:val="18"/>
              </w:rPr>
              <w:lastRenderedPageBreak/>
              <w:t>drug_concept_id</w:t>
            </w:r>
          </w:p>
        </w:tc>
        <w:tc>
          <w:tcPr>
            <w:tcW w:w="1605" w:type="dxa"/>
          </w:tcPr>
          <w:p w14:paraId="75C96860" w14:textId="77777777" w:rsidR="00AB0492" w:rsidRDefault="00B554AB">
            <w:r>
              <w:rPr>
                <w:sz w:val="18"/>
                <w:szCs w:val="18"/>
              </w:rPr>
              <w:t>ndc</w:t>
            </w:r>
          </w:p>
        </w:tc>
        <w:tc>
          <w:tcPr>
            <w:tcW w:w="2580" w:type="dxa"/>
          </w:tcPr>
          <w:p w14:paraId="4AB62814" w14:textId="77777777" w:rsidR="00AB0492" w:rsidRDefault="00B554AB">
            <w:r>
              <w:rPr>
                <w:sz w:val="18"/>
                <w:szCs w:val="18"/>
              </w:rPr>
              <w:t>Use Appendix 1.1.2</w:t>
            </w:r>
          </w:p>
          <w:p w14:paraId="492C752F" w14:textId="77777777" w:rsidR="00AB0492" w:rsidRDefault="00B554AB">
            <w:r>
              <w:rPr>
                <w:sz w:val="18"/>
                <w:szCs w:val="18"/>
              </w:rPr>
              <w:t>WHERE Vocabulary_ID = ‘NDC’</w:t>
            </w:r>
          </w:p>
        </w:tc>
        <w:tc>
          <w:tcPr>
            <w:tcW w:w="3180" w:type="dxa"/>
          </w:tcPr>
          <w:p w14:paraId="499877D2" w14:textId="76A8553F" w:rsidR="00AB0492" w:rsidRPr="003B2C26" w:rsidRDefault="000138BA">
            <w:pPr>
              <w:rPr>
                <w:sz w:val="18"/>
                <w:szCs w:val="18"/>
              </w:rPr>
            </w:pPr>
            <w:r w:rsidRPr="003B2C26">
              <w:rPr>
                <w:sz w:val="18"/>
                <w:szCs w:val="18"/>
              </w:rPr>
              <w:t>When mapping a prescription drug, map the 11-digit NDC code to SOURCE_CODE in OMOP vocab first. If no mapping found, map the first 9 digits of NDC code to SOURCE_CODE.</w:t>
            </w:r>
          </w:p>
        </w:tc>
      </w:tr>
      <w:tr w:rsidR="00AB0492" w14:paraId="01748104" w14:textId="77777777">
        <w:tc>
          <w:tcPr>
            <w:tcW w:w="2400" w:type="dxa"/>
          </w:tcPr>
          <w:p w14:paraId="310D2F78" w14:textId="77777777" w:rsidR="00AB0492" w:rsidRDefault="00B554AB">
            <w:r>
              <w:rPr>
                <w:sz w:val="18"/>
                <w:szCs w:val="18"/>
              </w:rPr>
              <w:t>drug_exposure_start_date</w:t>
            </w:r>
          </w:p>
        </w:tc>
        <w:tc>
          <w:tcPr>
            <w:tcW w:w="1605" w:type="dxa"/>
          </w:tcPr>
          <w:p w14:paraId="61E2E9A1" w14:textId="77777777" w:rsidR="00AB0492" w:rsidRDefault="00B554AB">
            <w:r>
              <w:rPr>
                <w:sz w:val="18"/>
                <w:szCs w:val="18"/>
              </w:rPr>
              <w:t>order_date</w:t>
            </w:r>
          </w:p>
        </w:tc>
        <w:tc>
          <w:tcPr>
            <w:tcW w:w="2580" w:type="dxa"/>
          </w:tcPr>
          <w:p w14:paraId="5929B9ED" w14:textId="77777777" w:rsidR="00AB0492" w:rsidRDefault="00AB0492"/>
        </w:tc>
        <w:tc>
          <w:tcPr>
            <w:tcW w:w="3180" w:type="dxa"/>
          </w:tcPr>
          <w:p w14:paraId="30CE9D47" w14:textId="77777777" w:rsidR="00AB0492" w:rsidRDefault="00AB0492"/>
        </w:tc>
      </w:tr>
      <w:tr w:rsidR="00AB0492" w14:paraId="0D9DAA50" w14:textId="77777777">
        <w:tc>
          <w:tcPr>
            <w:tcW w:w="2400" w:type="dxa"/>
          </w:tcPr>
          <w:p w14:paraId="6D863038" w14:textId="77777777" w:rsidR="00AB0492" w:rsidRDefault="00B554AB">
            <w:r>
              <w:rPr>
                <w:sz w:val="18"/>
                <w:szCs w:val="18"/>
              </w:rPr>
              <w:t>drug_exposure_end_date</w:t>
            </w:r>
          </w:p>
        </w:tc>
        <w:tc>
          <w:tcPr>
            <w:tcW w:w="1605" w:type="dxa"/>
          </w:tcPr>
          <w:p w14:paraId="4FF4D645" w14:textId="77777777" w:rsidR="00AB0492" w:rsidRDefault="00C60573">
            <w:r>
              <w:t>Order_date</w:t>
            </w:r>
          </w:p>
        </w:tc>
        <w:tc>
          <w:tcPr>
            <w:tcW w:w="2580" w:type="dxa"/>
          </w:tcPr>
          <w:p w14:paraId="7ECCF918" w14:textId="77777777" w:rsidR="00AB0492" w:rsidRDefault="00AB0492"/>
        </w:tc>
        <w:tc>
          <w:tcPr>
            <w:tcW w:w="3180" w:type="dxa"/>
          </w:tcPr>
          <w:p w14:paraId="187CFA5E" w14:textId="77777777" w:rsidR="00AB0492" w:rsidRDefault="00C60573">
            <w:r>
              <w:t>This is now required in v5.2 so set to the order_date</w:t>
            </w:r>
          </w:p>
        </w:tc>
      </w:tr>
      <w:tr w:rsidR="00C60573" w14:paraId="79E02BAE" w14:textId="77777777">
        <w:tc>
          <w:tcPr>
            <w:tcW w:w="2400" w:type="dxa"/>
          </w:tcPr>
          <w:p w14:paraId="749B8172" w14:textId="77777777" w:rsidR="00C60573" w:rsidRDefault="00C60573">
            <w:pPr>
              <w:rPr>
                <w:sz w:val="18"/>
                <w:szCs w:val="18"/>
              </w:rPr>
            </w:pPr>
            <w:r>
              <w:rPr>
                <w:sz w:val="18"/>
                <w:szCs w:val="18"/>
              </w:rPr>
              <w:t>Verbatim_end_date</w:t>
            </w:r>
          </w:p>
        </w:tc>
        <w:tc>
          <w:tcPr>
            <w:tcW w:w="1605" w:type="dxa"/>
          </w:tcPr>
          <w:p w14:paraId="0CC1F012" w14:textId="77777777" w:rsidR="00C60573" w:rsidRDefault="00C60573">
            <w:r>
              <w:t>NULL</w:t>
            </w:r>
          </w:p>
        </w:tc>
        <w:tc>
          <w:tcPr>
            <w:tcW w:w="2580" w:type="dxa"/>
          </w:tcPr>
          <w:p w14:paraId="0723AD8C" w14:textId="77777777" w:rsidR="00C60573" w:rsidRDefault="00C60573">
            <w:pPr>
              <w:rPr>
                <w:sz w:val="18"/>
                <w:szCs w:val="18"/>
              </w:rPr>
            </w:pPr>
          </w:p>
        </w:tc>
        <w:tc>
          <w:tcPr>
            <w:tcW w:w="3180" w:type="dxa"/>
          </w:tcPr>
          <w:p w14:paraId="7EC58083" w14:textId="77777777" w:rsidR="00C60573" w:rsidRDefault="00C60573">
            <w:pPr>
              <w:rPr>
                <w:sz w:val="18"/>
                <w:szCs w:val="18"/>
              </w:rPr>
            </w:pPr>
          </w:p>
        </w:tc>
      </w:tr>
      <w:tr w:rsidR="00AB0492" w14:paraId="2C4DF929" w14:textId="77777777">
        <w:tc>
          <w:tcPr>
            <w:tcW w:w="2400" w:type="dxa"/>
          </w:tcPr>
          <w:p w14:paraId="27F8A96C" w14:textId="77777777" w:rsidR="00AB0492" w:rsidRDefault="00B554AB">
            <w:r>
              <w:rPr>
                <w:sz w:val="18"/>
                <w:szCs w:val="18"/>
              </w:rPr>
              <w:t>drug_type_concept_id</w:t>
            </w:r>
          </w:p>
        </w:tc>
        <w:tc>
          <w:tcPr>
            <w:tcW w:w="1605" w:type="dxa"/>
          </w:tcPr>
          <w:p w14:paraId="09886DC7" w14:textId="77777777" w:rsidR="00AB0492" w:rsidRDefault="00AB0492"/>
        </w:tc>
        <w:tc>
          <w:tcPr>
            <w:tcW w:w="2580" w:type="dxa"/>
          </w:tcPr>
          <w:p w14:paraId="51E82117" w14:textId="77777777" w:rsidR="00AB0492" w:rsidRDefault="00B554AB">
            <w:r>
              <w:rPr>
                <w:sz w:val="18"/>
                <w:szCs w:val="18"/>
              </w:rPr>
              <w:t>38000180</w:t>
            </w:r>
          </w:p>
        </w:tc>
        <w:tc>
          <w:tcPr>
            <w:tcW w:w="3180" w:type="dxa"/>
          </w:tcPr>
          <w:p w14:paraId="514A593A" w14:textId="77777777" w:rsidR="00AB0492" w:rsidRDefault="00B554AB">
            <w:r>
              <w:rPr>
                <w:sz w:val="18"/>
                <w:szCs w:val="18"/>
              </w:rPr>
              <w:t>Inpatient Administration</w:t>
            </w:r>
          </w:p>
        </w:tc>
      </w:tr>
      <w:tr w:rsidR="00AB0492" w14:paraId="39DF6F2F" w14:textId="77777777">
        <w:tc>
          <w:tcPr>
            <w:tcW w:w="2400" w:type="dxa"/>
          </w:tcPr>
          <w:p w14:paraId="465C73BC" w14:textId="77777777" w:rsidR="00AB0492" w:rsidRDefault="00B554AB">
            <w:r>
              <w:rPr>
                <w:sz w:val="18"/>
                <w:szCs w:val="18"/>
              </w:rPr>
              <w:t>stop_reason</w:t>
            </w:r>
          </w:p>
        </w:tc>
        <w:tc>
          <w:tcPr>
            <w:tcW w:w="1605" w:type="dxa"/>
          </w:tcPr>
          <w:p w14:paraId="63D0C4F8" w14:textId="77777777" w:rsidR="00AB0492" w:rsidRDefault="00AB0492"/>
        </w:tc>
        <w:tc>
          <w:tcPr>
            <w:tcW w:w="2580" w:type="dxa"/>
          </w:tcPr>
          <w:p w14:paraId="5B21377B" w14:textId="77777777" w:rsidR="00AB0492" w:rsidRDefault="00AB0492"/>
        </w:tc>
        <w:tc>
          <w:tcPr>
            <w:tcW w:w="3180" w:type="dxa"/>
          </w:tcPr>
          <w:p w14:paraId="245A5E46" w14:textId="77777777" w:rsidR="00AB0492" w:rsidRDefault="00AB0492"/>
        </w:tc>
      </w:tr>
      <w:tr w:rsidR="00AB0492" w14:paraId="100E777A" w14:textId="77777777">
        <w:tc>
          <w:tcPr>
            <w:tcW w:w="2400" w:type="dxa"/>
          </w:tcPr>
          <w:p w14:paraId="4BB92A0D" w14:textId="77777777" w:rsidR="00AB0492" w:rsidRDefault="00B554AB">
            <w:r>
              <w:rPr>
                <w:sz w:val="18"/>
                <w:szCs w:val="18"/>
              </w:rPr>
              <w:t>refills</w:t>
            </w:r>
          </w:p>
        </w:tc>
        <w:tc>
          <w:tcPr>
            <w:tcW w:w="1605" w:type="dxa"/>
          </w:tcPr>
          <w:p w14:paraId="198F159C" w14:textId="77777777" w:rsidR="00AB0492" w:rsidRDefault="00AB0492"/>
        </w:tc>
        <w:tc>
          <w:tcPr>
            <w:tcW w:w="2580" w:type="dxa"/>
          </w:tcPr>
          <w:p w14:paraId="213CAFD4" w14:textId="77777777" w:rsidR="00AB0492" w:rsidRDefault="00AB0492"/>
        </w:tc>
        <w:tc>
          <w:tcPr>
            <w:tcW w:w="3180" w:type="dxa"/>
          </w:tcPr>
          <w:p w14:paraId="30322DA9" w14:textId="77777777" w:rsidR="00AB0492" w:rsidRDefault="00AB0492"/>
        </w:tc>
      </w:tr>
      <w:tr w:rsidR="00AB0492" w14:paraId="2778CDFC" w14:textId="77777777">
        <w:tc>
          <w:tcPr>
            <w:tcW w:w="2400" w:type="dxa"/>
          </w:tcPr>
          <w:p w14:paraId="160A36F3" w14:textId="77777777" w:rsidR="00AB0492" w:rsidRDefault="00B554AB">
            <w:r>
              <w:rPr>
                <w:sz w:val="18"/>
                <w:szCs w:val="18"/>
              </w:rPr>
              <w:t>quantity</w:t>
            </w:r>
          </w:p>
        </w:tc>
        <w:tc>
          <w:tcPr>
            <w:tcW w:w="1605" w:type="dxa"/>
          </w:tcPr>
          <w:p w14:paraId="20EAC186" w14:textId="77777777" w:rsidR="00AB0492" w:rsidRDefault="00B554AB">
            <w:r>
              <w:rPr>
                <w:sz w:val="18"/>
                <w:szCs w:val="18"/>
              </w:rPr>
              <w:t xml:space="preserve">quantity_of_dose </w:t>
            </w:r>
          </w:p>
        </w:tc>
        <w:tc>
          <w:tcPr>
            <w:tcW w:w="2580" w:type="dxa"/>
          </w:tcPr>
          <w:p w14:paraId="690F02D3" w14:textId="77777777" w:rsidR="00AB0492" w:rsidRDefault="00AB0492"/>
        </w:tc>
        <w:tc>
          <w:tcPr>
            <w:tcW w:w="3180" w:type="dxa"/>
          </w:tcPr>
          <w:p w14:paraId="7FEC4DFD" w14:textId="77777777" w:rsidR="00AB0492" w:rsidRDefault="00AB0492"/>
        </w:tc>
      </w:tr>
      <w:tr w:rsidR="00AB0492" w14:paraId="2FC0A69B" w14:textId="77777777">
        <w:tc>
          <w:tcPr>
            <w:tcW w:w="2400" w:type="dxa"/>
          </w:tcPr>
          <w:p w14:paraId="608305C0" w14:textId="77777777" w:rsidR="00AB0492" w:rsidRDefault="00B554AB">
            <w:r>
              <w:rPr>
                <w:sz w:val="18"/>
                <w:szCs w:val="18"/>
              </w:rPr>
              <w:t>days_supply</w:t>
            </w:r>
          </w:p>
        </w:tc>
        <w:tc>
          <w:tcPr>
            <w:tcW w:w="1605" w:type="dxa"/>
          </w:tcPr>
          <w:p w14:paraId="1D808259" w14:textId="77777777" w:rsidR="00AB0492" w:rsidRDefault="00AB0492"/>
        </w:tc>
        <w:tc>
          <w:tcPr>
            <w:tcW w:w="2580" w:type="dxa"/>
          </w:tcPr>
          <w:p w14:paraId="661563E0" w14:textId="77777777" w:rsidR="00AB0492" w:rsidRDefault="00AB0492"/>
        </w:tc>
        <w:tc>
          <w:tcPr>
            <w:tcW w:w="3180" w:type="dxa"/>
          </w:tcPr>
          <w:p w14:paraId="5DA57685" w14:textId="77777777" w:rsidR="00AB0492" w:rsidRDefault="00AB0492"/>
        </w:tc>
      </w:tr>
      <w:tr w:rsidR="00AB0492" w14:paraId="5650B979" w14:textId="77777777">
        <w:tc>
          <w:tcPr>
            <w:tcW w:w="2400" w:type="dxa"/>
          </w:tcPr>
          <w:p w14:paraId="0CC45D6E" w14:textId="77777777" w:rsidR="00AB0492" w:rsidRDefault="00B554AB">
            <w:r>
              <w:rPr>
                <w:sz w:val="18"/>
                <w:szCs w:val="18"/>
              </w:rPr>
              <w:t>sig</w:t>
            </w:r>
          </w:p>
        </w:tc>
        <w:tc>
          <w:tcPr>
            <w:tcW w:w="1605" w:type="dxa"/>
          </w:tcPr>
          <w:p w14:paraId="6441059F" w14:textId="77777777" w:rsidR="00AB0492" w:rsidRDefault="00AB0492"/>
        </w:tc>
        <w:tc>
          <w:tcPr>
            <w:tcW w:w="2580" w:type="dxa"/>
          </w:tcPr>
          <w:p w14:paraId="2D819B99" w14:textId="77777777" w:rsidR="00AB0492" w:rsidRDefault="00AB0492"/>
        </w:tc>
        <w:tc>
          <w:tcPr>
            <w:tcW w:w="3180" w:type="dxa"/>
          </w:tcPr>
          <w:p w14:paraId="603B1991" w14:textId="77777777" w:rsidR="00AB0492" w:rsidRDefault="00AB0492"/>
        </w:tc>
      </w:tr>
      <w:tr w:rsidR="00AB0492" w14:paraId="57E332EE" w14:textId="77777777">
        <w:tc>
          <w:tcPr>
            <w:tcW w:w="2400" w:type="dxa"/>
          </w:tcPr>
          <w:p w14:paraId="71E84313" w14:textId="77777777" w:rsidR="00AB0492" w:rsidRDefault="00B554AB">
            <w:r>
              <w:rPr>
                <w:sz w:val="18"/>
                <w:szCs w:val="18"/>
              </w:rPr>
              <w:t>route_concept_id</w:t>
            </w:r>
          </w:p>
        </w:tc>
        <w:tc>
          <w:tcPr>
            <w:tcW w:w="1605" w:type="dxa"/>
          </w:tcPr>
          <w:p w14:paraId="76623439" w14:textId="77777777" w:rsidR="00AB0492" w:rsidRDefault="00B554AB">
            <w:r>
              <w:rPr>
                <w:sz w:val="18"/>
                <w:szCs w:val="18"/>
              </w:rPr>
              <w:t>route</w:t>
            </w:r>
          </w:p>
        </w:tc>
        <w:tc>
          <w:tcPr>
            <w:tcW w:w="2580" w:type="dxa"/>
          </w:tcPr>
          <w:p w14:paraId="307A6685" w14:textId="77777777" w:rsidR="00AB0492" w:rsidRDefault="00B554AB">
            <w:r>
              <w:rPr>
                <w:sz w:val="18"/>
                <w:szCs w:val="18"/>
              </w:rPr>
              <w:t xml:space="preserve">STCM Lookup </w:t>
            </w:r>
            <w:r>
              <w:rPr>
                <w:color w:val="FF9900"/>
                <w:sz w:val="18"/>
                <w:szCs w:val="18"/>
              </w:rPr>
              <w:t>JNJ_OPTUM_EHR_ROUTE.csv</w:t>
            </w:r>
          </w:p>
        </w:tc>
        <w:tc>
          <w:tcPr>
            <w:tcW w:w="3180" w:type="dxa"/>
          </w:tcPr>
          <w:p w14:paraId="62BBC0E0" w14:textId="77777777" w:rsidR="00AB0492" w:rsidRDefault="00AB0492"/>
        </w:tc>
      </w:tr>
      <w:tr w:rsidR="00AB0492" w:rsidDel="00C07B06" w14:paraId="47B744FF" w14:textId="4156395D">
        <w:trPr>
          <w:del w:id="341" w:author="Sena, Anthony [JRDUS]" w:date="2018-08-06T16:53:00Z"/>
        </w:trPr>
        <w:tc>
          <w:tcPr>
            <w:tcW w:w="2400" w:type="dxa"/>
          </w:tcPr>
          <w:p w14:paraId="4225C155" w14:textId="72483B99" w:rsidR="00AB0492" w:rsidDel="00C07B06" w:rsidRDefault="00AB0492">
            <w:pPr>
              <w:rPr>
                <w:del w:id="342" w:author="Sena, Anthony [JRDUS]" w:date="2018-08-06T16:53:00Z"/>
              </w:rPr>
            </w:pPr>
          </w:p>
        </w:tc>
        <w:tc>
          <w:tcPr>
            <w:tcW w:w="1605" w:type="dxa"/>
          </w:tcPr>
          <w:p w14:paraId="1C445E9C" w14:textId="58235B49" w:rsidR="00AB0492" w:rsidDel="00C07B06" w:rsidRDefault="00AB0492">
            <w:pPr>
              <w:rPr>
                <w:del w:id="343" w:author="Sena, Anthony [JRDUS]" w:date="2018-08-06T16:53:00Z"/>
              </w:rPr>
            </w:pPr>
          </w:p>
        </w:tc>
        <w:tc>
          <w:tcPr>
            <w:tcW w:w="2580" w:type="dxa"/>
          </w:tcPr>
          <w:p w14:paraId="05EE464A" w14:textId="5F71DF5A" w:rsidR="00AB0492" w:rsidDel="00C07B06" w:rsidRDefault="00AB0492">
            <w:pPr>
              <w:rPr>
                <w:del w:id="344" w:author="Sena, Anthony [JRDUS]" w:date="2018-08-06T16:53:00Z"/>
              </w:rPr>
            </w:pPr>
          </w:p>
        </w:tc>
        <w:tc>
          <w:tcPr>
            <w:tcW w:w="3180" w:type="dxa"/>
          </w:tcPr>
          <w:p w14:paraId="210B4087" w14:textId="2E9265C0" w:rsidR="00AB0492" w:rsidDel="00C07B06" w:rsidRDefault="00AB0492">
            <w:pPr>
              <w:rPr>
                <w:del w:id="345" w:author="Sena, Anthony [JRDUS]" w:date="2018-08-06T16:53:00Z"/>
              </w:rPr>
            </w:pPr>
          </w:p>
        </w:tc>
      </w:tr>
      <w:tr w:rsidR="00AB0492" w:rsidDel="00C07B06" w14:paraId="03581A12" w14:textId="2F406FCD">
        <w:trPr>
          <w:del w:id="346" w:author="Sena, Anthony [JRDUS]" w:date="2018-08-06T16:53:00Z"/>
        </w:trPr>
        <w:tc>
          <w:tcPr>
            <w:tcW w:w="2400" w:type="dxa"/>
          </w:tcPr>
          <w:p w14:paraId="5CDECF30" w14:textId="23E36A9F" w:rsidR="00AB0492" w:rsidDel="00C07B06" w:rsidRDefault="00AB0492">
            <w:pPr>
              <w:rPr>
                <w:del w:id="347" w:author="Sena, Anthony [JRDUS]" w:date="2018-08-06T16:53:00Z"/>
              </w:rPr>
            </w:pPr>
          </w:p>
        </w:tc>
        <w:tc>
          <w:tcPr>
            <w:tcW w:w="1605" w:type="dxa"/>
          </w:tcPr>
          <w:p w14:paraId="6ABF5B7F" w14:textId="667E1453" w:rsidR="00AB0492" w:rsidDel="00C07B06" w:rsidRDefault="00AB0492">
            <w:pPr>
              <w:rPr>
                <w:del w:id="348" w:author="Sena, Anthony [JRDUS]" w:date="2018-08-06T16:53:00Z"/>
              </w:rPr>
            </w:pPr>
          </w:p>
        </w:tc>
        <w:tc>
          <w:tcPr>
            <w:tcW w:w="2580" w:type="dxa"/>
          </w:tcPr>
          <w:p w14:paraId="4A260907" w14:textId="0DDEA7B2" w:rsidR="00AB0492" w:rsidDel="00C07B06" w:rsidRDefault="00AB0492">
            <w:pPr>
              <w:rPr>
                <w:del w:id="349" w:author="Sena, Anthony [JRDUS]" w:date="2018-08-06T16:53:00Z"/>
              </w:rPr>
            </w:pPr>
          </w:p>
        </w:tc>
        <w:tc>
          <w:tcPr>
            <w:tcW w:w="3180" w:type="dxa"/>
          </w:tcPr>
          <w:p w14:paraId="30352EFB" w14:textId="31D40E96" w:rsidR="00AB0492" w:rsidDel="00C07B06" w:rsidRDefault="00AB0492">
            <w:pPr>
              <w:rPr>
                <w:del w:id="350" w:author="Sena, Anthony [JRDUS]" w:date="2018-08-06T16:53:00Z"/>
              </w:rPr>
            </w:pPr>
          </w:p>
        </w:tc>
      </w:tr>
      <w:tr w:rsidR="00AB0492" w14:paraId="4A11EC61" w14:textId="77777777">
        <w:trPr>
          <w:trHeight w:val="420"/>
        </w:trPr>
        <w:tc>
          <w:tcPr>
            <w:tcW w:w="2400" w:type="dxa"/>
          </w:tcPr>
          <w:p w14:paraId="65ECD192" w14:textId="77777777" w:rsidR="00AB0492" w:rsidRDefault="00B554AB">
            <w:r>
              <w:rPr>
                <w:sz w:val="18"/>
                <w:szCs w:val="18"/>
              </w:rPr>
              <w:t>lot_number</w:t>
            </w:r>
          </w:p>
        </w:tc>
        <w:tc>
          <w:tcPr>
            <w:tcW w:w="1605" w:type="dxa"/>
          </w:tcPr>
          <w:p w14:paraId="4930AE3F" w14:textId="77777777" w:rsidR="00AB0492" w:rsidRDefault="00AB0492"/>
        </w:tc>
        <w:tc>
          <w:tcPr>
            <w:tcW w:w="2580" w:type="dxa"/>
          </w:tcPr>
          <w:p w14:paraId="6B99896A" w14:textId="77777777" w:rsidR="00AB0492" w:rsidRDefault="00AB0492"/>
        </w:tc>
        <w:tc>
          <w:tcPr>
            <w:tcW w:w="3180" w:type="dxa"/>
          </w:tcPr>
          <w:p w14:paraId="7C39A23D" w14:textId="77777777" w:rsidR="00AB0492" w:rsidRDefault="00AB0492"/>
        </w:tc>
      </w:tr>
      <w:tr w:rsidR="00AB0492" w14:paraId="1BC9F70F" w14:textId="77777777">
        <w:tc>
          <w:tcPr>
            <w:tcW w:w="2400" w:type="dxa"/>
          </w:tcPr>
          <w:p w14:paraId="2CA62692" w14:textId="77777777" w:rsidR="00AB0492" w:rsidRDefault="00B554AB">
            <w:r>
              <w:rPr>
                <w:sz w:val="18"/>
                <w:szCs w:val="18"/>
              </w:rPr>
              <w:t>provider_id</w:t>
            </w:r>
          </w:p>
        </w:tc>
        <w:tc>
          <w:tcPr>
            <w:tcW w:w="1605" w:type="dxa"/>
          </w:tcPr>
          <w:p w14:paraId="7D228700" w14:textId="77777777" w:rsidR="00AB0492" w:rsidRDefault="00B554AB">
            <w:r>
              <w:rPr>
                <w:sz w:val="18"/>
                <w:szCs w:val="18"/>
              </w:rPr>
              <w:t>Provid</w:t>
            </w:r>
          </w:p>
          <w:p w14:paraId="30A214A5" w14:textId="77777777" w:rsidR="00AB0492" w:rsidRDefault="00B554AB">
            <w:r>
              <w:rPr>
                <w:sz w:val="18"/>
                <w:szCs w:val="18"/>
              </w:rPr>
              <w:t>encid</w:t>
            </w:r>
          </w:p>
        </w:tc>
        <w:tc>
          <w:tcPr>
            <w:tcW w:w="2580" w:type="dxa"/>
          </w:tcPr>
          <w:p w14:paraId="54FECB57" w14:textId="77777777" w:rsidR="00AB0492" w:rsidRDefault="00B554AB">
            <w:r>
              <w:rPr>
                <w:sz w:val="18"/>
                <w:szCs w:val="18"/>
              </w:rPr>
              <w:t>If the provid is not specified, look at the encounter associated with this record. If there is a provider specified, used that value here.</w:t>
            </w:r>
          </w:p>
        </w:tc>
        <w:tc>
          <w:tcPr>
            <w:tcW w:w="3180" w:type="dxa"/>
          </w:tcPr>
          <w:p w14:paraId="4DCBBACC" w14:textId="77777777" w:rsidR="00AB0492" w:rsidRDefault="001A3A1C">
            <w:r>
              <w:rPr>
                <w:sz w:val="18"/>
                <w:szCs w:val="18"/>
              </w:rPr>
              <w:t>To avoid duplication, apply the same logic described when transforming the encounter table to visit_occurrence above.</w:t>
            </w:r>
          </w:p>
        </w:tc>
      </w:tr>
      <w:tr w:rsidR="00AB0492" w14:paraId="37447794" w14:textId="77777777">
        <w:tc>
          <w:tcPr>
            <w:tcW w:w="2400" w:type="dxa"/>
          </w:tcPr>
          <w:p w14:paraId="2E17B0D9" w14:textId="77777777" w:rsidR="00AB0492" w:rsidRDefault="00B554AB">
            <w:r>
              <w:rPr>
                <w:sz w:val="18"/>
                <w:szCs w:val="18"/>
              </w:rPr>
              <w:t>visit_occurrence_id</w:t>
            </w:r>
          </w:p>
        </w:tc>
        <w:tc>
          <w:tcPr>
            <w:tcW w:w="1605" w:type="dxa"/>
          </w:tcPr>
          <w:p w14:paraId="5DE849B9" w14:textId="77777777" w:rsidR="00AB0492" w:rsidRDefault="00B554AB">
            <w:r>
              <w:rPr>
                <w:sz w:val="18"/>
                <w:szCs w:val="18"/>
              </w:rPr>
              <w:t>encid</w:t>
            </w:r>
          </w:p>
        </w:tc>
        <w:tc>
          <w:tcPr>
            <w:tcW w:w="2580" w:type="dxa"/>
          </w:tcPr>
          <w:p w14:paraId="336136B1" w14:textId="77777777" w:rsidR="00AB0492" w:rsidRDefault="00AB0492"/>
        </w:tc>
        <w:tc>
          <w:tcPr>
            <w:tcW w:w="3180" w:type="dxa"/>
          </w:tcPr>
          <w:p w14:paraId="337C0123" w14:textId="77777777" w:rsidR="00AB0492" w:rsidRDefault="00AB0492"/>
        </w:tc>
      </w:tr>
      <w:tr w:rsidR="002A1949" w14:paraId="75C85F92" w14:textId="77777777">
        <w:trPr>
          <w:ins w:id="351" w:author="Sena, Anthony [JRDUS]" w:date="2018-08-06T16:49:00Z"/>
        </w:trPr>
        <w:tc>
          <w:tcPr>
            <w:tcW w:w="2400" w:type="dxa"/>
          </w:tcPr>
          <w:p w14:paraId="6C5EEB8D" w14:textId="03502883" w:rsidR="002A1949" w:rsidRDefault="00A90567" w:rsidP="002A1949">
            <w:pPr>
              <w:rPr>
                <w:ins w:id="352" w:author="Sena, Anthony [JRDUS]" w:date="2018-08-06T16:49:00Z"/>
                <w:sz w:val="18"/>
                <w:szCs w:val="18"/>
              </w:rPr>
            </w:pPr>
            <w:ins w:id="353" w:author="Sena, Anthony [JRDUS]" w:date="2018-08-06T16:49:00Z">
              <w:r>
                <w:rPr>
                  <w:sz w:val="18"/>
                  <w:szCs w:val="18"/>
                </w:rPr>
                <w:t>v</w:t>
              </w:r>
              <w:r w:rsidR="002A1949">
                <w:rPr>
                  <w:sz w:val="18"/>
                  <w:szCs w:val="18"/>
                </w:rPr>
                <w:t>isit_detail_id</w:t>
              </w:r>
            </w:ins>
          </w:p>
        </w:tc>
        <w:tc>
          <w:tcPr>
            <w:tcW w:w="1605" w:type="dxa"/>
          </w:tcPr>
          <w:p w14:paraId="107F7CC2" w14:textId="6298BEB3" w:rsidR="002A1949" w:rsidRDefault="00A90567" w:rsidP="002A1949">
            <w:pPr>
              <w:rPr>
                <w:ins w:id="354" w:author="Sena, Anthony [JRDUS]" w:date="2018-08-06T16:49:00Z"/>
                <w:sz w:val="18"/>
                <w:szCs w:val="18"/>
              </w:rPr>
            </w:pPr>
            <w:ins w:id="355" w:author="Sena, Anthony [JRDUS]" w:date="2018-08-06T16:59:00Z">
              <w:r>
                <w:rPr>
                  <w:sz w:val="18"/>
                  <w:szCs w:val="18"/>
                </w:rPr>
                <w:t>e</w:t>
              </w:r>
            </w:ins>
            <w:ins w:id="356" w:author="Sena, Anthony [JRDUS]" w:date="2018-08-06T16:49:00Z">
              <w:r w:rsidR="002A1949">
                <w:rPr>
                  <w:sz w:val="18"/>
                  <w:szCs w:val="18"/>
                </w:rPr>
                <w:t>ncid</w:t>
              </w:r>
            </w:ins>
          </w:p>
        </w:tc>
        <w:tc>
          <w:tcPr>
            <w:tcW w:w="2580" w:type="dxa"/>
          </w:tcPr>
          <w:p w14:paraId="05E1CDC3" w14:textId="6F2EA3F9" w:rsidR="002A1949" w:rsidRDefault="002A1949" w:rsidP="002A1949">
            <w:pPr>
              <w:rPr>
                <w:ins w:id="357" w:author="Sena, Anthony [JRDUS]" w:date="2018-08-06T16:49:00Z"/>
              </w:rPr>
            </w:pPr>
            <w:ins w:id="358" w:author="Sena, Anthony [JRDUS]" w:date="2018-08-06T16:49:00Z">
              <w:r>
                <w:rPr>
                  <w:sz w:val="18"/>
                  <w:szCs w:val="18"/>
                </w:rPr>
                <w:t>If encid is found in the VISIT_DETAIL table, include the visit_detail_id in this field otherwise leave as NULL</w:t>
              </w:r>
            </w:ins>
          </w:p>
        </w:tc>
        <w:tc>
          <w:tcPr>
            <w:tcW w:w="3180" w:type="dxa"/>
          </w:tcPr>
          <w:p w14:paraId="429F568E" w14:textId="77777777" w:rsidR="002A1949" w:rsidRDefault="002A1949" w:rsidP="002A1949">
            <w:pPr>
              <w:rPr>
                <w:ins w:id="359" w:author="Sena, Anthony [JRDUS]" w:date="2018-08-06T16:49:00Z"/>
              </w:rPr>
            </w:pPr>
          </w:p>
        </w:tc>
      </w:tr>
      <w:tr w:rsidR="00AB0492" w14:paraId="655E1FF0" w14:textId="77777777">
        <w:tc>
          <w:tcPr>
            <w:tcW w:w="2400" w:type="dxa"/>
          </w:tcPr>
          <w:p w14:paraId="58AC36C4" w14:textId="77777777" w:rsidR="00AB0492" w:rsidRDefault="00B554AB">
            <w:r>
              <w:rPr>
                <w:sz w:val="18"/>
                <w:szCs w:val="18"/>
              </w:rPr>
              <w:t>drug_source_value</w:t>
            </w:r>
          </w:p>
        </w:tc>
        <w:tc>
          <w:tcPr>
            <w:tcW w:w="1605" w:type="dxa"/>
          </w:tcPr>
          <w:p w14:paraId="61BDDA6A" w14:textId="77777777" w:rsidR="00AB0492" w:rsidRDefault="00B554AB">
            <w:r>
              <w:rPr>
                <w:sz w:val="18"/>
                <w:szCs w:val="18"/>
              </w:rPr>
              <w:t>ndc</w:t>
            </w:r>
          </w:p>
        </w:tc>
        <w:tc>
          <w:tcPr>
            <w:tcW w:w="2580" w:type="dxa"/>
          </w:tcPr>
          <w:p w14:paraId="4B70ECD9" w14:textId="77777777" w:rsidR="00AB0492" w:rsidRDefault="00AB0492"/>
        </w:tc>
        <w:tc>
          <w:tcPr>
            <w:tcW w:w="3180" w:type="dxa"/>
          </w:tcPr>
          <w:p w14:paraId="463B2097" w14:textId="77777777" w:rsidR="00AB0492" w:rsidRDefault="00AB0492"/>
        </w:tc>
      </w:tr>
      <w:tr w:rsidR="00AB0492" w14:paraId="740D6EFC" w14:textId="77777777">
        <w:tc>
          <w:tcPr>
            <w:tcW w:w="2400" w:type="dxa"/>
          </w:tcPr>
          <w:p w14:paraId="66FC2748" w14:textId="77777777" w:rsidR="00AB0492" w:rsidRDefault="00B554AB">
            <w:r>
              <w:rPr>
                <w:sz w:val="18"/>
                <w:szCs w:val="18"/>
              </w:rPr>
              <w:t>drug_source_concept_id</w:t>
            </w:r>
          </w:p>
        </w:tc>
        <w:tc>
          <w:tcPr>
            <w:tcW w:w="1605" w:type="dxa"/>
          </w:tcPr>
          <w:p w14:paraId="727BE0FA" w14:textId="77777777" w:rsidR="00AB0492" w:rsidRDefault="00B554AB">
            <w:r>
              <w:rPr>
                <w:sz w:val="18"/>
                <w:szCs w:val="18"/>
              </w:rPr>
              <w:t>ndc</w:t>
            </w:r>
          </w:p>
        </w:tc>
        <w:tc>
          <w:tcPr>
            <w:tcW w:w="2580" w:type="dxa"/>
          </w:tcPr>
          <w:p w14:paraId="1572BF46" w14:textId="77777777" w:rsidR="00AB0492" w:rsidRDefault="00AB0492"/>
        </w:tc>
        <w:tc>
          <w:tcPr>
            <w:tcW w:w="3180" w:type="dxa"/>
          </w:tcPr>
          <w:p w14:paraId="6E209BFF" w14:textId="77777777" w:rsidR="00AB0492" w:rsidRDefault="00AB0492"/>
        </w:tc>
      </w:tr>
      <w:tr w:rsidR="00AB0492" w14:paraId="1A05099A" w14:textId="77777777">
        <w:tc>
          <w:tcPr>
            <w:tcW w:w="2400" w:type="dxa"/>
          </w:tcPr>
          <w:p w14:paraId="4267A25F" w14:textId="77777777" w:rsidR="00AB0492" w:rsidRDefault="00B554AB">
            <w:r>
              <w:rPr>
                <w:sz w:val="18"/>
                <w:szCs w:val="18"/>
              </w:rPr>
              <w:lastRenderedPageBreak/>
              <w:t>route_source_value</w:t>
            </w:r>
          </w:p>
        </w:tc>
        <w:tc>
          <w:tcPr>
            <w:tcW w:w="1605" w:type="dxa"/>
          </w:tcPr>
          <w:p w14:paraId="1CCCF4D9" w14:textId="77777777" w:rsidR="00AB0492" w:rsidRDefault="00B554AB">
            <w:r>
              <w:rPr>
                <w:sz w:val="18"/>
                <w:szCs w:val="18"/>
              </w:rPr>
              <w:t>route</w:t>
            </w:r>
          </w:p>
        </w:tc>
        <w:tc>
          <w:tcPr>
            <w:tcW w:w="2580" w:type="dxa"/>
          </w:tcPr>
          <w:p w14:paraId="7DD9F69B" w14:textId="77777777" w:rsidR="00AB0492" w:rsidRDefault="00AB0492"/>
        </w:tc>
        <w:tc>
          <w:tcPr>
            <w:tcW w:w="3180" w:type="dxa"/>
          </w:tcPr>
          <w:p w14:paraId="2DD686FB" w14:textId="77777777" w:rsidR="00AB0492" w:rsidRDefault="00AB0492"/>
        </w:tc>
      </w:tr>
      <w:tr w:rsidR="00AB0492" w14:paraId="692FFBE0" w14:textId="77777777">
        <w:tc>
          <w:tcPr>
            <w:tcW w:w="2400" w:type="dxa"/>
          </w:tcPr>
          <w:p w14:paraId="4E4E182F" w14:textId="77777777" w:rsidR="00AB0492" w:rsidRDefault="00B554AB">
            <w:r>
              <w:rPr>
                <w:sz w:val="18"/>
                <w:szCs w:val="18"/>
              </w:rPr>
              <w:t>dose_unit_source_value</w:t>
            </w:r>
          </w:p>
        </w:tc>
        <w:tc>
          <w:tcPr>
            <w:tcW w:w="1605" w:type="dxa"/>
          </w:tcPr>
          <w:p w14:paraId="2502A89B" w14:textId="77777777" w:rsidR="00AB0492" w:rsidRDefault="00B554AB">
            <w:r>
              <w:rPr>
                <w:sz w:val="18"/>
                <w:szCs w:val="18"/>
              </w:rPr>
              <w:t>strength_unit</w:t>
            </w:r>
          </w:p>
        </w:tc>
        <w:tc>
          <w:tcPr>
            <w:tcW w:w="2580" w:type="dxa"/>
          </w:tcPr>
          <w:p w14:paraId="720AFA81" w14:textId="77777777" w:rsidR="00AB0492" w:rsidRDefault="00AB0492"/>
        </w:tc>
        <w:tc>
          <w:tcPr>
            <w:tcW w:w="3180" w:type="dxa"/>
          </w:tcPr>
          <w:p w14:paraId="2A39098C" w14:textId="77777777" w:rsidR="00AB0492" w:rsidRDefault="00AB0492"/>
        </w:tc>
      </w:tr>
    </w:tbl>
    <w:p w14:paraId="70DEAD2B" w14:textId="77777777" w:rsidR="00AB0492" w:rsidRDefault="00AB0492"/>
    <w:p w14:paraId="29A640EF" w14:textId="77777777" w:rsidR="00AB0492" w:rsidRDefault="00AB0492"/>
    <w:p w14:paraId="6A15E378" w14:textId="77777777" w:rsidR="00AB0492" w:rsidRDefault="00AB0492"/>
    <w:p w14:paraId="64C459D8" w14:textId="77777777" w:rsidR="00AB0492" w:rsidRDefault="00B554AB">
      <w:pPr>
        <w:pStyle w:val="Heading3"/>
      </w:pPr>
      <w:bookmarkStart w:id="360" w:name="_6b9z80qilbra" w:colFirst="0" w:colLast="0"/>
      <w:bookmarkEnd w:id="360"/>
      <w:r>
        <w:t>Reading from prescriptions_written</w:t>
      </w:r>
    </w:p>
    <w:p w14:paraId="5BB798D8" w14:textId="77777777" w:rsidR="00AB0492" w:rsidRDefault="00B554AB">
      <w:r>
        <w:rPr>
          <w:noProof/>
        </w:rPr>
        <w:drawing>
          <wp:inline distT="114300" distB="114300" distL="114300" distR="114300" wp14:anchorId="54FEBA11" wp14:editId="4B34F40B">
            <wp:extent cx="5715000" cy="5743575"/>
            <wp:effectExtent l="0" t="0" r="0" b="0"/>
            <wp:docPr id="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1"/>
                    <a:srcRect/>
                    <a:stretch>
                      <a:fillRect/>
                    </a:stretch>
                  </pic:blipFill>
                  <pic:spPr>
                    <a:xfrm>
                      <a:off x="0" y="0"/>
                      <a:ext cx="5715000" cy="5743575"/>
                    </a:xfrm>
                    <a:prstGeom prst="rect">
                      <a:avLst/>
                    </a:prstGeom>
                    <a:ln/>
                  </pic:spPr>
                </pic:pic>
              </a:graphicData>
            </a:graphic>
          </wp:inline>
        </w:drawing>
      </w:r>
    </w:p>
    <w:p w14:paraId="2D6F8D75" w14:textId="77777777" w:rsidR="00AB0492" w:rsidRDefault="00AB0492"/>
    <w:tbl>
      <w:tblPr>
        <w:tblStyle w:val="ac"/>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695"/>
        <w:gridCol w:w="3450"/>
        <w:gridCol w:w="1200"/>
      </w:tblGrid>
      <w:tr w:rsidR="00AB0492" w14:paraId="2C169CC0" w14:textId="77777777">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B928611" w14:textId="77777777" w:rsidR="00AB0492" w:rsidRDefault="00B554AB">
            <w:pPr>
              <w:ind w:left="20"/>
            </w:pPr>
            <w:r>
              <w:rPr>
                <w:shd w:val="clear" w:color="auto" w:fill="AAAAFF"/>
              </w:rPr>
              <w:lastRenderedPageBreak/>
              <w:t>Destination Field</w:t>
            </w:r>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F2DF55F" w14:textId="77777777" w:rsidR="00AB0492" w:rsidRDefault="00B554AB">
            <w:pPr>
              <w:ind w:left="20"/>
            </w:pPr>
            <w:r>
              <w:rPr>
                <w:shd w:val="clear" w:color="auto" w:fill="AAAAFF"/>
              </w:rPr>
              <w:t>Source Field</w:t>
            </w:r>
          </w:p>
        </w:tc>
        <w:tc>
          <w:tcPr>
            <w:tcW w:w="345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12B0406" w14:textId="77777777" w:rsidR="00AB0492" w:rsidRDefault="00B554AB">
            <w:pPr>
              <w:ind w:left="20"/>
            </w:pPr>
            <w:r>
              <w:rPr>
                <w:shd w:val="clear" w:color="auto" w:fill="AAAAFF"/>
              </w:rPr>
              <w:t>Logic</w:t>
            </w:r>
          </w:p>
        </w:tc>
        <w:tc>
          <w:tcPr>
            <w:tcW w:w="12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A460ABC" w14:textId="77777777" w:rsidR="00AB0492" w:rsidRDefault="00B554AB">
            <w:pPr>
              <w:ind w:left="20"/>
            </w:pPr>
            <w:r>
              <w:rPr>
                <w:shd w:val="clear" w:color="auto" w:fill="AAAAFF"/>
              </w:rPr>
              <w:t>Comment</w:t>
            </w:r>
          </w:p>
        </w:tc>
      </w:tr>
      <w:tr w:rsidR="00AB0492" w14:paraId="6E28018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A882C0A" w14:textId="77777777" w:rsidR="00AB0492" w:rsidRDefault="00B554AB">
            <w:pPr>
              <w:ind w:left="20"/>
            </w:pPr>
            <w:r>
              <w:t>drug_exposure_id</w:t>
            </w:r>
          </w:p>
        </w:tc>
        <w:tc>
          <w:tcPr>
            <w:tcW w:w="1695" w:type="dxa"/>
            <w:tcBorders>
              <w:bottom w:val="single" w:sz="8" w:space="0" w:color="000000"/>
              <w:right w:val="single" w:sz="8" w:space="0" w:color="000000"/>
            </w:tcBorders>
            <w:tcMar>
              <w:top w:w="100" w:type="dxa"/>
              <w:left w:w="20" w:type="dxa"/>
              <w:bottom w:w="100" w:type="dxa"/>
              <w:right w:w="20" w:type="dxa"/>
            </w:tcMar>
          </w:tcPr>
          <w:p w14:paraId="550E87F9" w14:textId="77777777"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29833D8A" w14:textId="77777777"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2ADCA80F" w14:textId="77777777" w:rsidR="00AB0492" w:rsidRDefault="00B554AB">
            <w:pPr>
              <w:ind w:left="20"/>
            </w:pPr>
            <w:r>
              <w:t xml:space="preserve"> </w:t>
            </w:r>
          </w:p>
        </w:tc>
      </w:tr>
      <w:tr w:rsidR="00AB0492" w14:paraId="587AEE96"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FCF1C64" w14:textId="77777777" w:rsidR="00AB0492" w:rsidRDefault="00B554AB">
            <w:pPr>
              <w:ind w:left="20"/>
            </w:pPr>
            <w:r>
              <w:t>person_id</w:t>
            </w:r>
          </w:p>
        </w:tc>
        <w:tc>
          <w:tcPr>
            <w:tcW w:w="1695" w:type="dxa"/>
            <w:tcBorders>
              <w:bottom w:val="single" w:sz="8" w:space="0" w:color="000000"/>
              <w:right w:val="single" w:sz="8" w:space="0" w:color="000000"/>
            </w:tcBorders>
            <w:tcMar>
              <w:top w:w="100" w:type="dxa"/>
              <w:left w:w="20" w:type="dxa"/>
              <w:bottom w:w="100" w:type="dxa"/>
              <w:right w:w="20" w:type="dxa"/>
            </w:tcMar>
          </w:tcPr>
          <w:p w14:paraId="1780F07D" w14:textId="77777777" w:rsidR="00AB0492" w:rsidRDefault="00B554AB">
            <w:pPr>
              <w:ind w:left="20"/>
            </w:pPr>
            <w:r>
              <w:t>ptid</w:t>
            </w:r>
          </w:p>
        </w:tc>
        <w:tc>
          <w:tcPr>
            <w:tcW w:w="3450" w:type="dxa"/>
            <w:tcBorders>
              <w:bottom w:val="single" w:sz="8" w:space="0" w:color="000000"/>
              <w:right w:val="single" w:sz="8" w:space="0" w:color="000000"/>
            </w:tcBorders>
            <w:tcMar>
              <w:top w:w="100" w:type="dxa"/>
              <w:left w:w="20" w:type="dxa"/>
              <w:bottom w:w="100" w:type="dxa"/>
              <w:right w:w="20" w:type="dxa"/>
            </w:tcMar>
          </w:tcPr>
          <w:p w14:paraId="48969BD0" w14:textId="77777777"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54E46170" w14:textId="77777777" w:rsidR="00AB0492" w:rsidRDefault="00B554AB">
            <w:pPr>
              <w:ind w:left="20"/>
            </w:pPr>
            <w:r>
              <w:t xml:space="preserve"> </w:t>
            </w:r>
          </w:p>
        </w:tc>
      </w:tr>
      <w:tr w:rsidR="00AB0492" w14:paraId="6CDD64F5"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F1FD5B7" w14:textId="77777777" w:rsidR="00AB0492" w:rsidRDefault="00B554AB">
            <w:pPr>
              <w:ind w:left="20"/>
            </w:pPr>
            <w:r>
              <w:t>drug_exposure_start_date</w:t>
            </w:r>
          </w:p>
        </w:tc>
        <w:tc>
          <w:tcPr>
            <w:tcW w:w="1695" w:type="dxa"/>
            <w:tcBorders>
              <w:bottom w:val="single" w:sz="8" w:space="0" w:color="000000"/>
              <w:right w:val="single" w:sz="8" w:space="0" w:color="000000"/>
            </w:tcBorders>
            <w:tcMar>
              <w:top w:w="100" w:type="dxa"/>
              <w:left w:w="20" w:type="dxa"/>
              <w:bottom w:w="100" w:type="dxa"/>
              <w:right w:w="20" w:type="dxa"/>
            </w:tcMar>
          </w:tcPr>
          <w:p w14:paraId="0356DCE6" w14:textId="77777777" w:rsidR="00AB0492" w:rsidRDefault="00B554AB">
            <w:pPr>
              <w:ind w:left="20"/>
            </w:pPr>
            <w:r>
              <w:t>rxdate</w:t>
            </w:r>
          </w:p>
        </w:tc>
        <w:tc>
          <w:tcPr>
            <w:tcW w:w="3450" w:type="dxa"/>
            <w:tcBorders>
              <w:bottom w:val="single" w:sz="8" w:space="0" w:color="000000"/>
              <w:right w:val="single" w:sz="8" w:space="0" w:color="000000"/>
            </w:tcBorders>
            <w:tcMar>
              <w:top w:w="100" w:type="dxa"/>
              <w:left w:w="20" w:type="dxa"/>
              <w:bottom w:w="100" w:type="dxa"/>
              <w:right w:w="20" w:type="dxa"/>
            </w:tcMar>
          </w:tcPr>
          <w:p w14:paraId="36650A25" w14:textId="77777777"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5D42F5D2" w14:textId="77777777" w:rsidR="00AB0492" w:rsidRDefault="00B554AB">
            <w:pPr>
              <w:ind w:left="20"/>
            </w:pPr>
            <w:r>
              <w:t xml:space="preserve"> </w:t>
            </w:r>
          </w:p>
        </w:tc>
      </w:tr>
      <w:tr w:rsidR="00C12145" w14:paraId="174BD156"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4770BE2" w14:textId="77777777" w:rsidR="00C12145" w:rsidRDefault="00C12145" w:rsidP="00C12145">
            <w:pPr>
              <w:ind w:left="20"/>
            </w:pPr>
            <w:r>
              <w:t>Drug_exposure_end_date</w:t>
            </w:r>
          </w:p>
        </w:tc>
        <w:tc>
          <w:tcPr>
            <w:tcW w:w="1695" w:type="dxa"/>
            <w:tcBorders>
              <w:bottom w:val="single" w:sz="8" w:space="0" w:color="000000"/>
              <w:right w:val="single" w:sz="8" w:space="0" w:color="000000"/>
            </w:tcBorders>
            <w:tcMar>
              <w:top w:w="100" w:type="dxa"/>
              <w:left w:w="20" w:type="dxa"/>
              <w:bottom w:w="100" w:type="dxa"/>
              <w:right w:w="20" w:type="dxa"/>
            </w:tcMar>
          </w:tcPr>
          <w:p w14:paraId="45C4E7B6" w14:textId="77777777" w:rsidR="00C12145" w:rsidRDefault="00C12145" w:rsidP="00C12145">
            <w:pPr>
              <w:ind w:left="20"/>
            </w:pPr>
            <w:r>
              <w:t>Days_supply</w:t>
            </w:r>
          </w:p>
          <w:p w14:paraId="5FCE5A4A" w14:textId="3985A88D" w:rsidR="00C12145" w:rsidRDefault="00C12145" w:rsidP="00C12145">
            <w:pPr>
              <w:ind w:left="20"/>
            </w:pPr>
            <w:r>
              <w:t>rxdate</w:t>
            </w:r>
          </w:p>
        </w:tc>
        <w:tc>
          <w:tcPr>
            <w:tcW w:w="3450" w:type="dxa"/>
            <w:tcBorders>
              <w:bottom w:val="single" w:sz="8" w:space="0" w:color="000000"/>
              <w:right w:val="single" w:sz="8" w:space="0" w:color="000000"/>
            </w:tcBorders>
            <w:tcMar>
              <w:top w:w="100" w:type="dxa"/>
              <w:left w:w="20" w:type="dxa"/>
              <w:bottom w:w="100" w:type="dxa"/>
              <w:right w:w="20" w:type="dxa"/>
            </w:tcMar>
          </w:tcPr>
          <w:p w14:paraId="671113D9" w14:textId="77777777" w:rsidR="00C12145" w:rsidRDefault="00C12145" w:rsidP="00C12145">
            <w:pPr>
              <w:ind w:left="20"/>
            </w:pPr>
            <w:r>
              <w:t>If (days_supply &gt; 0) Then use</w:t>
            </w:r>
          </w:p>
          <w:p w14:paraId="6E550942" w14:textId="07551B9D" w:rsidR="00C12145" w:rsidRDefault="00C12145" w:rsidP="00F9244E">
            <w:pPr>
              <w:ind w:left="720"/>
            </w:pPr>
            <w:proofErr w:type="gramStart"/>
            <w:r>
              <w:t>DATEADD(</w:t>
            </w:r>
            <w:proofErr w:type="gramEnd"/>
            <w:r>
              <w:t>dd, days_supply, rxdate)</w:t>
            </w:r>
          </w:p>
          <w:p w14:paraId="4F5109A2" w14:textId="77777777" w:rsidR="00C12145" w:rsidRDefault="00C12145" w:rsidP="00C12145">
            <w:pPr>
              <w:ind w:left="20"/>
            </w:pPr>
          </w:p>
          <w:p w14:paraId="72EB71FA" w14:textId="77777777" w:rsidR="00C12145" w:rsidRDefault="00C12145" w:rsidP="00C12145">
            <w:pPr>
              <w:ind w:left="20"/>
            </w:pPr>
            <w:r>
              <w:t xml:space="preserve">Else set to </w:t>
            </w:r>
          </w:p>
          <w:p w14:paraId="0A6AA6B2" w14:textId="4D8073C3" w:rsidR="00C12145" w:rsidRDefault="00C12145" w:rsidP="00F9244E">
            <w:pPr>
              <w:ind w:left="720"/>
            </w:pPr>
            <w:r>
              <w:t>rxdate</w:t>
            </w:r>
          </w:p>
        </w:tc>
        <w:tc>
          <w:tcPr>
            <w:tcW w:w="1200" w:type="dxa"/>
            <w:tcBorders>
              <w:bottom w:val="single" w:sz="8" w:space="0" w:color="000000"/>
              <w:right w:val="single" w:sz="8" w:space="0" w:color="000000"/>
            </w:tcBorders>
            <w:tcMar>
              <w:top w:w="100" w:type="dxa"/>
              <w:left w:w="20" w:type="dxa"/>
              <w:bottom w:w="100" w:type="dxa"/>
              <w:right w:w="20" w:type="dxa"/>
            </w:tcMar>
          </w:tcPr>
          <w:p w14:paraId="3889BE06" w14:textId="77777777" w:rsidR="00C12145" w:rsidRDefault="00C12145" w:rsidP="00C12145">
            <w:pPr>
              <w:ind w:left="20"/>
            </w:pPr>
          </w:p>
        </w:tc>
      </w:tr>
      <w:tr w:rsidR="00C12145" w14:paraId="24A84A6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AA8BF6" w14:textId="77777777" w:rsidR="00C12145" w:rsidRDefault="00C12145" w:rsidP="00C12145">
            <w:pPr>
              <w:ind w:left="20"/>
            </w:pPr>
            <w:r>
              <w:t>Verbatim_end_date</w:t>
            </w:r>
          </w:p>
        </w:tc>
        <w:tc>
          <w:tcPr>
            <w:tcW w:w="1695" w:type="dxa"/>
            <w:tcBorders>
              <w:bottom w:val="single" w:sz="8" w:space="0" w:color="000000"/>
              <w:right w:val="single" w:sz="8" w:space="0" w:color="000000"/>
            </w:tcBorders>
            <w:tcMar>
              <w:top w:w="100" w:type="dxa"/>
              <w:left w:w="20" w:type="dxa"/>
              <w:bottom w:w="100" w:type="dxa"/>
              <w:right w:w="20" w:type="dxa"/>
            </w:tcMar>
          </w:tcPr>
          <w:p w14:paraId="73C82D49" w14:textId="77777777" w:rsidR="00C12145" w:rsidRDefault="00C12145" w:rsidP="00C12145">
            <w:pPr>
              <w:ind w:left="20"/>
            </w:pPr>
            <w:r>
              <w:t>NULL</w:t>
            </w:r>
          </w:p>
        </w:tc>
        <w:tc>
          <w:tcPr>
            <w:tcW w:w="3450" w:type="dxa"/>
            <w:tcBorders>
              <w:bottom w:val="single" w:sz="8" w:space="0" w:color="000000"/>
              <w:right w:val="single" w:sz="8" w:space="0" w:color="000000"/>
            </w:tcBorders>
            <w:tcMar>
              <w:top w:w="100" w:type="dxa"/>
              <w:left w:w="20" w:type="dxa"/>
              <w:bottom w:w="100" w:type="dxa"/>
              <w:right w:w="20" w:type="dxa"/>
            </w:tcMar>
          </w:tcPr>
          <w:p w14:paraId="617E5050" w14:textId="77777777" w:rsidR="00C12145" w:rsidRDefault="00C12145" w:rsidP="00C12145">
            <w:pPr>
              <w:ind w:left="20"/>
            </w:pPr>
          </w:p>
        </w:tc>
        <w:tc>
          <w:tcPr>
            <w:tcW w:w="1200" w:type="dxa"/>
            <w:tcBorders>
              <w:bottom w:val="single" w:sz="8" w:space="0" w:color="000000"/>
              <w:right w:val="single" w:sz="8" w:space="0" w:color="000000"/>
            </w:tcBorders>
            <w:tcMar>
              <w:top w:w="100" w:type="dxa"/>
              <w:left w:w="20" w:type="dxa"/>
              <w:bottom w:w="100" w:type="dxa"/>
              <w:right w:w="20" w:type="dxa"/>
            </w:tcMar>
          </w:tcPr>
          <w:p w14:paraId="45DC0493" w14:textId="77777777" w:rsidR="00C12145" w:rsidRDefault="00C12145" w:rsidP="00C12145">
            <w:pPr>
              <w:ind w:left="20"/>
            </w:pPr>
          </w:p>
        </w:tc>
      </w:tr>
      <w:tr w:rsidR="00C12145" w14:paraId="180481F9"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73A2FF2" w14:textId="77777777" w:rsidR="00C12145" w:rsidRDefault="00C12145" w:rsidP="00C12145">
            <w:pPr>
              <w:ind w:left="20"/>
            </w:pPr>
            <w:r>
              <w:t>drug_concept_id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3E4E4668" w14:textId="77777777" w:rsidR="00C12145" w:rsidRDefault="00C12145" w:rsidP="00C12145">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14:paraId="5BEFE869"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1DB3DBD0" w14:textId="0DE72D65" w:rsidR="00C12145" w:rsidRDefault="001606C0" w:rsidP="00C12145">
            <w:pPr>
              <w:ind w:left="20"/>
            </w:pPr>
            <w:r w:rsidRPr="003B2C26">
              <w:rPr>
                <w:sz w:val="18"/>
                <w:szCs w:val="18"/>
              </w:rPr>
              <w:t>When mapping a prescription drug, map the 11-digit NDC code to SOURCE_CODE in OMOP vocab first. If no mapping found, map the first 9 digits of NDC code to SOURCE_CODE.</w:t>
            </w:r>
          </w:p>
        </w:tc>
      </w:tr>
      <w:tr w:rsidR="00C12145" w14:paraId="57991B4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FFAE4E7" w14:textId="77777777" w:rsidR="00C12145" w:rsidRDefault="00C12145" w:rsidP="00C12145">
            <w:pPr>
              <w:ind w:left="20"/>
            </w:pPr>
            <w:r>
              <w:t>drug_source_value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572C5BA4" w14:textId="77777777" w:rsidR="00C12145" w:rsidRDefault="00C12145" w:rsidP="00C12145">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14:paraId="5BC487CE"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1D9AD2E3" w14:textId="77777777" w:rsidR="00C12145" w:rsidRDefault="00C12145" w:rsidP="00C12145">
            <w:pPr>
              <w:ind w:left="20"/>
            </w:pPr>
            <w:r>
              <w:t xml:space="preserve"> </w:t>
            </w:r>
          </w:p>
        </w:tc>
      </w:tr>
      <w:tr w:rsidR="00C12145" w14:paraId="6D42137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B7E083" w14:textId="77777777" w:rsidR="00C12145" w:rsidRDefault="00C12145" w:rsidP="00C12145">
            <w:pPr>
              <w:ind w:left="20"/>
            </w:pPr>
            <w:r>
              <w:t>drug_source_concept_id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542CCF24" w14:textId="77777777" w:rsidR="00C12145" w:rsidRDefault="00C12145" w:rsidP="00C12145">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14:paraId="561371D7"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4303362C" w14:textId="77777777" w:rsidR="00C12145" w:rsidRDefault="00C12145" w:rsidP="00C12145">
            <w:pPr>
              <w:ind w:left="20"/>
            </w:pPr>
            <w:r>
              <w:t xml:space="preserve"> </w:t>
            </w:r>
          </w:p>
        </w:tc>
      </w:tr>
      <w:tr w:rsidR="00C12145" w14:paraId="3A726DB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AF2BCFD" w14:textId="77777777" w:rsidR="00C12145" w:rsidRDefault="00C12145" w:rsidP="00C12145">
            <w:pPr>
              <w:ind w:left="20"/>
            </w:pPr>
            <w:r>
              <w:t>drug_type_concept_id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6D490542" w14:textId="77777777" w:rsidR="00C12145" w:rsidRDefault="00C12145" w:rsidP="00C12145">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14:paraId="255B9C88" w14:textId="77777777" w:rsidR="00C12145" w:rsidRDefault="00C12145" w:rsidP="00C12145">
            <w:pPr>
              <w:ind w:left="20"/>
            </w:pPr>
            <w:r>
              <w:t>38000177</w:t>
            </w:r>
          </w:p>
        </w:tc>
        <w:tc>
          <w:tcPr>
            <w:tcW w:w="1200" w:type="dxa"/>
            <w:tcBorders>
              <w:bottom w:val="single" w:sz="8" w:space="0" w:color="000000"/>
              <w:right w:val="single" w:sz="8" w:space="0" w:color="000000"/>
            </w:tcBorders>
            <w:tcMar>
              <w:top w:w="100" w:type="dxa"/>
              <w:left w:w="20" w:type="dxa"/>
              <w:bottom w:w="100" w:type="dxa"/>
              <w:right w:w="20" w:type="dxa"/>
            </w:tcMar>
          </w:tcPr>
          <w:p w14:paraId="4690C215" w14:textId="77777777" w:rsidR="00C12145" w:rsidRDefault="00C12145" w:rsidP="00C12145">
            <w:pPr>
              <w:ind w:left="20"/>
            </w:pPr>
          </w:p>
        </w:tc>
      </w:tr>
      <w:tr w:rsidR="00C12145" w14:paraId="2B6380C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E77692" w14:textId="77777777" w:rsidR="00C12145" w:rsidRDefault="00C12145" w:rsidP="00C12145">
            <w:pPr>
              <w:ind w:left="20"/>
            </w:pPr>
            <w:r>
              <w:lastRenderedPageBreak/>
              <w:t>provider_id</w:t>
            </w:r>
          </w:p>
        </w:tc>
        <w:tc>
          <w:tcPr>
            <w:tcW w:w="1695" w:type="dxa"/>
            <w:tcBorders>
              <w:bottom w:val="single" w:sz="8" w:space="0" w:color="000000"/>
              <w:right w:val="single" w:sz="8" w:space="0" w:color="000000"/>
            </w:tcBorders>
            <w:tcMar>
              <w:top w:w="100" w:type="dxa"/>
              <w:left w:w="20" w:type="dxa"/>
              <w:bottom w:w="100" w:type="dxa"/>
              <w:right w:w="20" w:type="dxa"/>
            </w:tcMar>
          </w:tcPr>
          <w:p w14:paraId="14BC9343" w14:textId="77777777" w:rsidR="00C12145" w:rsidRDefault="00C12145" w:rsidP="00C12145">
            <w:pPr>
              <w:ind w:left="20"/>
            </w:pPr>
            <w:r>
              <w:t>provid</w:t>
            </w:r>
          </w:p>
        </w:tc>
        <w:tc>
          <w:tcPr>
            <w:tcW w:w="3450" w:type="dxa"/>
            <w:tcBorders>
              <w:bottom w:val="single" w:sz="8" w:space="0" w:color="000000"/>
              <w:right w:val="single" w:sz="8" w:space="0" w:color="000000"/>
            </w:tcBorders>
            <w:tcMar>
              <w:top w:w="100" w:type="dxa"/>
              <w:left w:w="20" w:type="dxa"/>
              <w:bottom w:w="100" w:type="dxa"/>
              <w:right w:w="20" w:type="dxa"/>
            </w:tcMar>
          </w:tcPr>
          <w:p w14:paraId="216A2B1D"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0104ACBD" w14:textId="77777777" w:rsidR="00C12145" w:rsidRDefault="00C12145" w:rsidP="00C12145">
            <w:pPr>
              <w:ind w:left="20"/>
            </w:pPr>
            <w:r>
              <w:rPr>
                <w:sz w:val="18"/>
                <w:szCs w:val="18"/>
              </w:rPr>
              <w:t>To avoid duplication, apply the same logic described when transforming the encounter table to visit_occurrence above.</w:t>
            </w:r>
          </w:p>
        </w:tc>
      </w:tr>
      <w:tr w:rsidR="00C12145" w14:paraId="15E71649"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508CB8" w14:textId="77777777" w:rsidR="00C12145" w:rsidRDefault="00C12145" w:rsidP="00C12145">
            <w:pPr>
              <w:ind w:left="20"/>
            </w:pPr>
            <w:r>
              <w:t>visit_occurrence_id</w:t>
            </w:r>
          </w:p>
        </w:tc>
        <w:tc>
          <w:tcPr>
            <w:tcW w:w="1695" w:type="dxa"/>
            <w:tcBorders>
              <w:bottom w:val="single" w:sz="8" w:space="0" w:color="000000"/>
              <w:right w:val="single" w:sz="8" w:space="0" w:color="000000"/>
            </w:tcBorders>
            <w:tcMar>
              <w:top w:w="100" w:type="dxa"/>
              <w:left w:w="20" w:type="dxa"/>
              <w:bottom w:w="100" w:type="dxa"/>
              <w:right w:w="20" w:type="dxa"/>
            </w:tcMar>
          </w:tcPr>
          <w:p w14:paraId="64332AD2" w14:textId="77777777" w:rsidR="00C12145" w:rsidRDefault="00C12145" w:rsidP="00C12145">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19FEB6C9"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5BB6FBCF" w14:textId="77777777" w:rsidR="00C12145" w:rsidRDefault="00C12145" w:rsidP="00C12145">
            <w:pPr>
              <w:ind w:left="20"/>
            </w:pPr>
            <w:r>
              <w:t xml:space="preserve"> </w:t>
            </w:r>
          </w:p>
        </w:tc>
      </w:tr>
      <w:tr w:rsidR="009974A4" w14:paraId="64903589" w14:textId="77777777">
        <w:trPr>
          <w:ins w:id="361" w:author="Sena, Anthony [JRDUS]" w:date="2018-08-06T16: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2040BE6" w14:textId="510A0A01" w:rsidR="009974A4" w:rsidRDefault="00A90567" w:rsidP="009974A4">
            <w:pPr>
              <w:ind w:left="20"/>
              <w:rPr>
                <w:ins w:id="362" w:author="Sena, Anthony [JRDUS]" w:date="2018-08-06T16:52:00Z"/>
              </w:rPr>
            </w:pPr>
            <w:ins w:id="363" w:author="Sena, Anthony [JRDUS]" w:date="2018-08-06T16:59:00Z">
              <w:r>
                <w:rPr>
                  <w:sz w:val="18"/>
                  <w:szCs w:val="18"/>
                </w:rPr>
                <w:t>v</w:t>
              </w:r>
            </w:ins>
            <w:ins w:id="364" w:author="Sena, Anthony [JRDUS]" w:date="2018-08-06T16:52:00Z">
              <w:r w:rsidR="009974A4">
                <w:rPr>
                  <w:sz w:val="18"/>
                  <w:szCs w:val="18"/>
                </w:rPr>
                <w:t>isit_detail_id</w:t>
              </w:r>
            </w:ins>
          </w:p>
        </w:tc>
        <w:tc>
          <w:tcPr>
            <w:tcW w:w="1695" w:type="dxa"/>
            <w:tcBorders>
              <w:bottom w:val="single" w:sz="8" w:space="0" w:color="000000"/>
              <w:right w:val="single" w:sz="8" w:space="0" w:color="000000"/>
            </w:tcBorders>
            <w:tcMar>
              <w:top w:w="100" w:type="dxa"/>
              <w:left w:w="20" w:type="dxa"/>
              <w:bottom w:w="100" w:type="dxa"/>
              <w:right w:w="20" w:type="dxa"/>
            </w:tcMar>
          </w:tcPr>
          <w:p w14:paraId="1049448F" w14:textId="6888C256" w:rsidR="009974A4" w:rsidRDefault="009974A4" w:rsidP="009974A4">
            <w:pPr>
              <w:ind w:left="20"/>
              <w:rPr>
                <w:ins w:id="365" w:author="Sena, Anthony [JRDUS]" w:date="2018-08-06T16:52:00Z"/>
              </w:rPr>
            </w:pPr>
          </w:p>
        </w:tc>
        <w:tc>
          <w:tcPr>
            <w:tcW w:w="3450" w:type="dxa"/>
            <w:tcBorders>
              <w:bottom w:val="single" w:sz="8" w:space="0" w:color="000000"/>
              <w:right w:val="single" w:sz="8" w:space="0" w:color="000000"/>
            </w:tcBorders>
            <w:tcMar>
              <w:top w:w="100" w:type="dxa"/>
              <w:left w:w="20" w:type="dxa"/>
              <w:bottom w:w="100" w:type="dxa"/>
              <w:right w:w="20" w:type="dxa"/>
            </w:tcMar>
          </w:tcPr>
          <w:p w14:paraId="65D7D8CB" w14:textId="711C6740" w:rsidR="009974A4" w:rsidRDefault="009974A4" w:rsidP="009974A4">
            <w:pPr>
              <w:ind w:left="20"/>
              <w:rPr>
                <w:ins w:id="366" w:author="Sena, Anthony [JRDUS]" w:date="2018-08-06T16:52:00Z"/>
              </w:rPr>
            </w:pPr>
          </w:p>
        </w:tc>
        <w:tc>
          <w:tcPr>
            <w:tcW w:w="1200" w:type="dxa"/>
            <w:tcBorders>
              <w:bottom w:val="single" w:sz="8" w:space="0" w:color="000000"/>
              <w:right w:val="single" w:sz="8" w:space="0" w:color="000000"/>
            </w:tcBorders>
            <w:tcMar>
              <w:top w:w="100" w:type="dxa"/>
              <w:left w:w="20" w:type="dxa"/>
              <w:bottom w:w="100" w:type="dxa"/>
              <w:right w:w="20" w:type="dxa"/>
            </w:tcMar>
          </w:tcPr>
          <w:p w14:paraId="24A4E274" w14:textId="77777777" w:rsidR="009974A4" w:rsidRDefault="009974A4" w:rsidP="009974A4">
            <w:pPr>
              <w:ind w:left="20"/>
              <w:rPr>
                <w:ins w:id="367" w:author="Sena, Anthony [JRDUS]" w:date="2018-08-06T16:52:00Z"/>
              </w:rPr>
            </w:pPr>
          </w:p>
        </w:tc>
      </w:tr>
      <w:tr w:rsidR="009974A4" w14:paraId="52F5B7C5"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D4E9914" w14:textId="77777777" w:rsidR="009974A4" w:rsidRDefault="009974A4" w:rsidP="009974A4">
            <w:pPr>
              <w:ind w:left="20"/>
            </w:pPr>
            <w:r>
              <w:t>route_concept_id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2B5374B3" w14:textId="77777777" w:rsidR="009974A4" w:rsidRDefault="009974A4" w:rsidP="009974A4">
            <w:pPr>
              <w:ind w:left="20"/>
            </w:pPr>
            <w:r>
              <w:t>route</w:t>
            </w:r>
          </w:p>
        </w:tc>
        <w:tc>
          <w:tcPr>
            <w:tcW w:w="3450" w:type="dxa"/>
            <w:tcBorders>
              <w:bottom w:val="single" w:sz="8" w:space="0" w:color="000000"/>
              <w:right w:val="single" w:sz="8" w:space="0" w:color="000000"/>
            </w:tcBorders>
            <w:tcMar>
              <w:top w:w="100" w:type="dxa"/>
              <w:left w:w="20" w:type="dxa"/>
              <w:bottom w:w="100" w:type="dxa"/>
              <w:right w:w="20" w:type="dxa"/>
            </w:tcMar>
          </w:tcPr>
          <w:p w14:paraId="3BB0C81A" w14:textId="77777777" w:rsidR="009974A4" w:rsidRDefault="009974A4" w:rsidP="009974A4">
            <w:pPr>
              <w:ind w:left="20"/>
            </w:pPr>
            <w:r>
              <w:rPr>
                <w:rFonts w:ascii="Times New Roman" w:eastAsia="Times New Roman" w:hAnsi="Times New Roman" w:cs="Times New Roman"/>
                <w:sz w:val="14"/>
                <w:szCs w:val="14"/>
              </w:rPr>
              <w:t xml:space="preserve"> </w:t>
            </w:r>
            <w:r>
              <w:rPr>
                <w:sz w:val="18"/>
                <w:szCs w:val="18"/>
              </w:rPr>
              <w:t xml:space="preserve">Lookup route value in the STCM </w:t>
            </w:r>
            <w:proofErr w:type="gramStart"/>
            <w:r>
              <w:rPr>
                <w:sz w:val="18"/>
                <w:szCs w:val="18"/>
              </w:rPr>
              <w:t xml:space="preserve">Lookup </w:t>
            </w:r>
            <w:r>
              <w:rPr>
                <w:rFonts w:ascii="Times New Roman" w:eastAsia="Times New Roman" w:hAnsi="Times New Roman" w:cs="Times New Roman"/>
                <w:sz w:val="14"/>
                <w:szCs w:val="14"/>
              </w:rPr>
              <w:t xml:space="preserve"> </w:t>
            </w:r>
            <w:r>
              <w:t>JNJ</w:t>
            </w:r>
            <w:proofErr w:type="gramEnd"/>
            <w:r>
              <w:t>_OPTUM_EHR_ROUTE</w:t>
            </w:r>
          </w:p>
          <w:p w14:paraId="07F95575" w14:textId="77777777" w:rsidR="009974A4" w:rsidRDefault="009974A4" w:rsidP="009974A4"/>
          <w:p w14:paraId="03500BFA" w14:textId="77777777" w:rsidR="009974A4" w:rsidRDefault="009974A4" w:rsidP="009974A4">
            <w:pPr>
              <w:ind w:left="20"/>
            </w:pPr>
          </w:p>
        </w:tc>
        <w:tc>
          <w:tcPr>
            <w:tcW w:w="1200" w:type="dxa"/>
            <w:tcBorders>
              <w:bottom w:val="single" w:sz="8" w:space="0" w:color="000000"/>
              <w:right w:val="single" w:sz="8" w:space="0" w:color="000000"/>
            </w:tcBorders>
            <w:tcMar>
              <w:top w:w="100" w:type="dxa"/>
              <w:left w:w="20" w:type="dxa"/>
              <w:bottom w:w="100" w:type="dxa"/>
              <w:right w:w="20" w:type="dxa"/>
            </w:tcMar>
          </w:tcPr>
          <w:p w14:paraId="30E81837" w14:textId="77777777" w:rsidR="009974A4" w:rsidRDefault="009974A4" w:rsidP="009974A4">
            <w:pPr>
              <w:ind w:left="20"/>
            </w:pPr>
            <w:r>
              <w:t xml:space="preserve"> </w:t>
            </w:r>
          </w:p>
        </w:tc>
      </w:tr>
      <w:tr w:rsidR="009974A4" w14:paraId="6CEFF3B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797DD7A" w14:textId="77777777" w:rsidR="009974A4" w:rsidRDefault="009974A4" w:rsidP="009974A4">
            <w:pPr>
              <w:ind w:left="20"/>
            </w:pPr>
            <w:r>
              <w:t>route_source_value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58187426" w14:textId="77777777" w:rsidR="009974A4" w:rsidRDefault="009974A4" w:rsidP="009974A4">
            <w:pPr>
              <w:ind w:left="20"/>
            </w:pPr>
            <w:r>
              <w:t>route</w:t>
            </w:r>
          </w:p>
        </w:tc>
        <w:tc>
          <w:tcPr>
            <w:tcW w:w="3450" w:type="dxa"/>
            <w:tcBorders>
              <w:bottom w:val="single" w:sz="8" w:space="0" w:color="000000"/>
              <w:right w:val="single" w:sz="8" w:space="0" w:color="000000"/>
            </w:tcBorders>
            <w:tcMar>
              <w:top w:w="100" w:type="dxa"/>
              <w:left w:w="20" w:type="dxa"/>
              <w:bottom w:w="100" w:type="dxa"/>
              <w:right w:w="20" w:type="dxa"/>
            </w:tcMar>
          </w:tcPr>
          <w:p w14:paraId="3D2CC60C" w14:textId="77777777" w:rsidR="009974A4" w:rsidRDefault="009974A4" w:rsidP="009974A4">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79B697F1" w14:textId="77777777" w:rsidR="009974A4" w:rsidRDefault="009974A4" w:rsidP="009974A4">
            <w:pPr>
              <w:ind w:left="20"/>
            </w:pPr>
            <w:r>
              <w:t xml:space="preserve"> </w:t>
            </w:r>
          </w:p>
        </w:tc>
      </w:tr>
      <w:tr w:rsidR="009974A4" w14:paraId="53B41F6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663E73" w14:textId="77777777" w:rsidR="009974A4" w:rsidRDefault="009974A4" w:rsidP="009974A4">
            <w:pPr>
              <w:ind w:left="20"/>
            </w:pPr>
            <w:r>
              <w:t>quantity</w:t>
            </w:r>
          </w:p>
        </w:tc>
        <w:tc>
          <w:tcPr>
            <w:tcW w:w="1695" w:type="dxa"/>
            <w:tcBorders>
              <w:bottom w:val="single" w:sz="8" w:space="0" w:color="000000"/>
              <w:right w:val="single" w:sz="8" w:space="0" w:color="000000"/>
            </w:tcBorders>
            <w:tcMar>
              <w:top w:w="100" w:type="dxa"/>
              <w:left w:w="20" w:type="dxa"/>
              <w:bottom w:w="100" w:type="dxa"/>
              <w:right w:w="20" w:type="dxa"/>
            </w:tcMar>
          </w:tcPr>
          <w:p w14:paraId="0976A2D0" w14:textId="77777777" w:rsidR="009974A4" w:rsidRDefault="009974A4" w:rsidP="009974A4">
            <w:pPr>
              <w:ind w:left="20"/>
            </w:pPr>
            <w:r>
              <w:t>quantity_per_fill</w:t>
            </w:r>
          </w:p>
          <w:p w14:paraId="2750C1A8" w14:textId="77777777" w:rsidR="009974A4" w:rsidRDefault="009974A4" w:rsidP="009974A4">
            <w:pPr>
              <w:ind w:left="20"/>
            </w:pPr>
            <w:r>
              <w:t>quantity_of_dose</w:t>
            </w:r>
          </w:p>
        </w:tc>
        <w:tc>
          <w:tcPr>
            <w:tcW w:w="3450" w:type="dxa"/>
            <w:tcBorders>
              <w:bottom w:val="single" w:sz="8" w:space="0" w:color="000000"/>
              <w:right w:val="single" w:sz="8" w:space="0" w:color="000000"/>
            </w:tcBorders>
            <w:tcMar>
              <w:top w:w="100" w:type="dxa"/>
              <w:left w:w="20" w:type="dxa"/>
              <w:bottom w:w="100" w:type="dxa"/>
              <w:right w:w="20" w:type="dxa"/>
            </w:tcMar>
          </w:tcPr>
          <w:p w14:paraId="6022176E" w14:textId="77777777" w:rsidR="009974A4" w:rsidRDefault="009974A4" w:rsidP="009974A4">
            <w:pPr>
              <w:ind w:left="20"/>
            </w:pPr>
            <w:r>
              <w:t>IF quantity_per_</w:t>
            </w:r>
            <w:proofErr w:type="gramStart"/>
            <w:r>
              <w:t>fill !</w:t>
            </w:r>
            <w:proofErr w:type="gramEnd"/>
            <w:r>
              <w:t>= null THEN</w:t>
            </w:r>
          </w:p>
          <w:p w14:paraId="16E9C928" w14:textId="77777777" w:rsidR="009974A4" w:rsidRDefault="009974A4" w:rsidP="009974A4">
            <w:pPr>
              <w:ind w:left="20"/>
            </w:pPr>
            <w:r>
              <w:t xml:space="preserve"> </w:t>
            </w:r>
            <w:r>
              <w:tab/>
            </w:r>
            <w:proofErr w:type="gramStart"/>
            <w:r>
              <w:t>cdm.quantity</w:t>
            </w:r>
            <w:proofErr w:type="gramEnd"/>
            <w:r>
              <w:t xml:space="preserve"> = split(quantity_per_fill).first()</w:t>
            </w:r>
          </w:p>
          <w:p w14:paraId="21D6B01E" w14:textId="77777777" w:rsidR="009974A4" w:rsidRDefault="009974A4" w:rsidP="009974A4">
            <w:pPr>
              <w:ind w:left="20"/>
            </w:pPr>
            <w:r>
              <w:t>ELSE IF quantity_of_</w:t>
            </w:r>
            <w:proofErr w:type="gramStart"/>
            <w:r>
              <w:t>dose !</w:t>
            </w:r>
            <w:proofErr w:type="gramEnd"/>
            <w:r>
              <w:t>= null THEN</w:t>
            </w:r>
          </w:p>
          <w:p w14:paraId="442F254C" w14:textId="77777777" w:rsidR="009974A4" w:rsidRDefault="009974A4" w:rsidP="009974A4">
            <w:pPr>
              <w:ind w:left="20"/>
            </w:pPr>
            <w:r>
              <w:t xml:space="preserve"> </w:t>
            </w:r>
            <w:r>
              <w:tab/>
            </w:r>
            <w:proofErr w:type="gramStart"/>
            <w:r>
              <w:t>cdm.quantity</w:t>
            </w:r>
            <w:proofErr w:type="gramEnd"/>
            <w:r>
              <w:t xml:space="preserve"> = quantity_per_dose</w:t>
            </w:r>
          </w:p>
          <w:p w14:paraId="5FB6A980" w14:textId="77777777" w:rsidR="009974A4" w:rsidRDefault="009974A4" w:rsidP="009974A4">
            <w:pPr>
              <w:ind w:left="20"/>
            </w:pPr>
            <w:r>
              <w:t>ELSE 0;</w:t>
            </w:r>
          </w:p>
        </w:tc>
        <w:tc>
          <w:tcPr>
            <w:tcW w:w="1200" w:type="dxa"/>
            <w:tcBorders>
              <w:bottom w:val="single" w:sz="8" w:space="0" w:color="000000"/>
              <w:right w:val="single" w:sz="8" w:space="0" w:color="000000"/>
            </w:tcBorders>
            <w:tcMar>
              <w:top w:w="100" w:type="dxa"/>
              <w:left w:w="20" w:type="dxa"/>
              <w:bottom w:w="100" w:type="dxa"/>
              <w:right w:w="20" w:type="dxa"/>
            </w:tcMar>
          </w:tcPr>
          <w:p w14:paraId="7D918BFB" w14:textId="77777777" w:rsidR="009974A4" w:rsidRDefault="009974A4" w:rsidP="009974A4">
            <w:pPr>
              <w:ind w:left="20"/>
            </w:pPr>
            <w:r>
              <w:t xml:space="preserve"> </w:t>
            </w:r>
          </w:p>
        </w:tc>
      </w:tr>
      <w:tr w:rsidR="009974A4" w14:paraId="64D83C4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024CE8A" w14:textId="77777777" w:rsidR="009974A4" w:rsidRDefault="009974A4" w:rsidP="009974A4">
            <w:pPr>
              <w:ind w:left="20"/>
            </w:pPr>
            <w:r>
              <w:t>refills</w:t>
            </w:r>
          </w:p>
        </w:tc>
        <w:tc>
          <w:tcPr>
            <w:tcW w:w="1695" w:type="dxa"/>
            <w:tcBorders>
              <w:bottom w:val="single" w:sz="8" w:space="0" w:color="000000"/>
              <w:right w:val="single" w:sz="8" w:space="0" w:color="000000"/>
            </w:tcBorders>
            <w:tcMar>
              <w:top w:w="100" w:type="dxa"/>
              <w:left w:w="20" w:type="dxa"/>
              <w:bottom w:w="100" w:type="dxa"/>
              <w:right w:w="20" w:type="dxa"/>
            </w:tcMar>
          </w:tcPr>
          <w:p w14:paraId="5F14591A" w14:textId="77777777" w:rsidR="009974A4" w:rsidRDefault="009974A4" w:rsidP="009974A4">
            <w:pPr>
              <w:ind w:left="20"/>
            </w:pPr>
            <w:r>
              <w:t>num_refills</w:t>
            </w:r>
          </w:p>
        </w:tc>
        <w:tc>
          <w:tcPr>
            <w:tcW w:w="3450" w:type="dxa"/>
            <w:tcBorders>
              <w:bottom w:val="single" w:sz="8" w:space="0" w:color="000000"/>
              <w:right w:val="single" w:sz="8" w:space="0" w:color="000000"/>
            </w:tcBorders>
            <w:tcMar>
              <w:top w:w="100" w:type="dxa"/>
              <w:left w:w="20" w:type="dxa"/>
              <w:bottom w:w="100" w:type="dxa"/>
              <w:right w:w="20" w:type="dxa"/>
            </w:tcMar>
          </w:tcPr>
          <w:p w14:paraId="2AAB1389" w14:textId="77777777" w:rsidR="009974A4" w:rsidRDefault="009974A4" w:rsidP="009974A4">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0019477D" w14:textId="77777777" w:rsidR="009974A4" w:rsidRDefault="009974A4" w:rsidP="009974A4">
            <w:pPr>
              <w:ind w:left="20"/>
            </w:pPr>
            <w:r>
              <w:t xml:space="preserve"> </w:t>
            </w:r>
          </w:p>
        </w:tc>
      </w:tr>
      <w:tr w:rsidR="009974A4" w14:paraId="645FA21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68D8700" w14:textId="77777777" w:rsidR="009974A4" w:rsidRDefault="009974A4" w:rsidP="009974A4">
            <w:pPr>
              <w:ind w:left="20"/>
            </w:pPr>
            <w:r>
              <w:t>days_supply</w:t>
            </w:r>
          </w:p>
        </w:tc>
        <w:tc>
          <w:tcPr>
            <w:tcW w:w="1695" w:type="dxa"/>
            <w:tcBorders>
              <w:bottom w:val="single" w:sz="8" w:space="0" w:color="000000"/>
              <w:right w:val="single" w:sz="8" w:space="0" w:color="000000"/>
            </w:tcBorders>
            <w:tcMar>
              <w:top w:w="100" w:type="dxa"/>
              <w:left w:w="20" w:type="dxa"/>
              <w:bottom w:w="100" w:type="dxa"/>
              <w:right w:w="20" w:type="dxa"/>
            </w:tcMar>
          </w:tcPr>
          <w:p w14:paraId="0E80E13F" w14:textId="77777777" w:rsidR="009974A4" w:rsidRDefault="009974A4" w:rsidP="009974A4">
            <w:pPr>
              <w:ind w:left="20"/>
            </w:pPr>
            <w:r>
              <w:t>days_supply</w:t>
            </w:r>
          </w:p>
        </w:tc>
        <w:tc>
          <w:tcPr>
            <w:tcW w:w="3450" w:type="dxa"/>
            <w:tcBorders>
              <w:bottom w:val="single" w:sz="8" w:space="0" w:color="000000"/>
              <w:right w:val="single" w:sz="8" w:space="0" w:color="000000"/>
            </w:tcBorders>
            <w:tcMar>
              <w:top w:w="100" w:type="dxa"/>
              <w:left w:w="20" w:type="dxa"/>
              <w:bottom w:w="100" w:type="dxa"/>
              <w:right w:w="20" w:type="dxa"/>
            </w:tcMar>
          </w:tcPr>
          <w:p w14:paraId="014DE3FD" w14:textId="77777777" w:rsidR="009974A4" w:rsidRDefault="009974A4" w:rsidP="009974A4">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243019EF" w14:textId="563A3373" w:rsidR="009974A4" w:rsidRDefault="009974A4" w:rsidP="009974A4">
            <w:pPr>
              <w:ind w:left="20"/>
            </w:pPr>
            <w:r>
              <w:t xml:space="preserve">Check for decimal values in the </w:t>
            </w:r>
            <w:r>
              <w:lastRenderedPageBreak/>
              <w:t>source data. When present, round these up to the nearest integer.</w:t>
            </w:r>
          </w:p>
        </w:tc>
      </w:tr>
      <w:tr w:rsidR="009974A4" w14:paraId="0F9B639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3D94D04" w14:textId="29D9D813" w:rsidR="009974A4" w:rsidRDefault="009974A4" w:rsidP="009974A4">
            <w:pPr>
              <w:ind w:left="20"/>
            </w:pPr>
          </w:p>
        </w:tc>
        <w:tc>
          <w:tcPr>
            <w:tcW w:w="1695" w:type="dxa"/>
            <w:tcBorders>
              <w:bottom w:val="single" w:sz="8" w:space="0" w:color="000000"/>
              <w:right w:val="single" w:sz="8" w:space="0" w:color="000000"/>
            </w:tcBorders>
            <w:tcMar>
              <w:top w:w="100" w:type="dxa"/>
              <w:left w:w="20" w:type="dxa"/>
              <w:bottom w:w="100" w:type="dxa"/>
              <w:right w:w="20" w:type="dxa"/>
            </w:tcMar>
          </w:tcPr>
          <w:p w14:paraId="026C64BA" w14:textId="25431C5B" w:rsidR="009974A4" w:rsidRDefault="009974A4" w:rsidP="009974A4">
            <w:pPr>
              <w:ind w:left="20"/>
            </w:pPr>
          </w:p>
        </w:tc>
        <w:tc>
          <w:tcPr>
            <w:tcW w:w="3450" w:type="dxa"/>
            <w:tcBorders>
              <w:bottom w:val="single" w:sz="8" w:space="0" w:color="000000"/>
              <w:right w:val="single" w:sz="8" w:space="0" w:color="000000"/>
            </w:tcBorders>
            <w:tcMar>
              <w:top w:w="100" w:type="dxa"/>
              <w:left w:w="20" w:type="dxa"/>
              <w:bottom w:w="100" w:type="dxa"/>
              <w:right w:w="20" w:type="dxa"/>
            </w:tcMar>
          </w:tcPr>
          <w:p w14:paraId="1360F7FC" w14:textId="1AA3A587" w:rsidR="009974A4" w:rsidRDefault="009974A4" w:rsidP="009974A4">
            <w:pPr>
              <w:ind w:left="20"/>
            </w:pPr>
          </w:p>
        </w:tc>
        <w:tc>
          <w:tcPr>
            <w:tcW w:w="1200" w:type="dxa"/>
            <w:tcBorders>
              <w:bottom w:val="single" w:sz="8" w:space="0" w:color="000000"/>
              <w:right w:val="single" w:sz="8" w:space="0" w:color="000000"/>
            </w:tcBorders>
            <w:tcMar>
              <w:top w:w="100" w:type="dxa"/>
              <w:left w:w="20" w:type="dxa"/>
              <w:bottom w:w="100" w:type="dxa"/>
              <w:right w:w="20" w:type="dxa"/>
            </w:tcMar>
          </w:tcPr>
          <w:p w14:paraId="0A162BCF" w14:textId="1311F70D" w:rsidR="009974A4" w:rsidRDefault="009974A4" w:rsidP="009974A4">
            <w:pPr>
              <w:ind w:left="20"/>
            </w:pPr>
          </w:p>
        </w:tc>
      </w:tr>
      <w:tr w:rsidR="009974A4" w14:paraId="68DF06B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74864F5" w14:textId="77777777" w:rsidR="009974A4" w:rsidRDefault="009974A4" w:rsidP="009974A4">
            <w:pPr>
              <w:ind w:left="20"/>
            </w:pPr>
            <w:r>
              <w:t>dose_unit_source_value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0F55E153" w14:textId="77777777" w:rsidR="009974A4" w:rsidRDefault="009974A4" w:rsidP="009974A4">
            <w:pPr>
              <w:ind w:left="20"/>
            </w:pPr>
            <w:r>
              <w:t>strength</w:t>
            </w:r>
          </w:p>
          <w:p w14:paraId="6CB1EA37" w14:textId="77777777" w:rsidR="009974A4" w:rsidRDefault="009974A4" w:rsidP="009974A4">
            <w:pPr>
              <w:ind w:left="20"/>
            </w:pPr>
            <w:r>
              <w:t>strength_unit</w:t>
            </w:r>
          </w:p>
          <w:p w14:paraId="0073419C" w14:textId="77777777" w:rsidR="009974A4" w:rsidRDefault="009974A4" w:rsidP="009974A4">
            <w:pPr>
              <w:ind w:left="20"/>
            </w:pPr>
            <w:r>
              <w:t>dosage_form</w:t>
            </w:r>
          </w:p>
          <w:p w14:paraId="60A8BA70" w14:textId="77777777" w:rsidR="009974A4" w:rsidRDefault="009974A4" w:rsidP="009974A4">
            <w:pPr>
              <w:ind w:left="20"/>
            </w:pPr>
            <w:r>
              <w:t>dosefreq</w:t>
            </w:r>
          </w:p>
        </w:tc>
        <w:tc>
          <w:tcPr>
            <w:tcW w:w="3450" w:type="dxa"/>
            <w:tcBorders>
              <w:bottom w:val="single" w:sz="8" w:space="0" w:color="000000"/>
              <w:right w:val="single" w:sz="8" w:space="0" w:color="000000"/>
            </w:tcBorders>
            <w:tcMar>
              <w:top w:w="100" w:type="dxa"/>
              <w:left w:w="20" w:type="dxa"/>
              <w:bottom w:w="100" w:type="dxa"/>
              <w:right w:w="20" w:type="dxa"/>
            </w:tcMar>
          </w:tcPr>
          <w:p w14:paraId="44054071" w14:textId="77777777" w:rsidR="009974A4" w:rsidRDefault="009974A4" w:rsidP="009974A4">
            <w:pPr>
              <w:ind w:left="20"/>
            </w:pPr>
            <w:r>
              <w:t>Concatenate: strength + strength_unit + dosage_form + dosefreq with a semi-colon for delimiter</w:t>
            </w:r>
          </w:p>
        </w:tc>
        <w:tc>
          <w:tcPr>
            <w:tcW w:w="1200" w:type="dxa"/>
            <w:tcBorders>
              <w:bottom w:val="single" w:sz="8" w:space="0" w:color="000000"/>
              <w:right w:val="single" w:sz="8" w:space="0" w:color="000000"/>
            </w:tcBorders>
            <w:tcMar>
              <w:top w:w="100" w:type="dxa"/>
              <w:left w:w="20" w:type="dxa"/>
              <w:bottom w:w="100" w:type="dxa"/>
              <w:right w:w="20" w:type="dxa"/>
            </w:tcMar>
          </w:tcPr>
          <w:p w14:paraId="1886079E" w14:textId="77777777" w:rsidR="009974A4" w:rsidRDefault="009974A4" w:rsidP="009974A4">
            <w:pPr>
              <w:ind w:left="20"/>
            </w:pPr>
            <w:r>
              <w:t xml:space="preserve"> </w:t>
            </w:r>
          </w:p>
        </w:tc>
      </w:tr>
      <w:tr w:rsidR="009974A4" w14:paraId="1A3663E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F10D3BF" w14:textId="333F5A62" w:rsidR="009974A4" w:rsidRDefault="009974A4" w:rsidP="009974A4">
            <w:pPr>
              <w:ind w:left="20"/>
            </w:pPr>
          </w:p>
        </w:tc>
        <w:tc>
          <w:tcPr>
            <w:tcW w:w="1695" w:type="dxa"/>
            <w:tcBorders>
              <w:bottom w:val="single" w:sz="8" w:space="0" w:color="000000"/>
              <w:right w:val="single" w:sz="8" w:space="0" w:color="000000"/>
            </w:tcBorders>
            <w:tcMar>
              <w:top w:w="100" w:type="dxa"/>
              <w:left w:w="20" w:type="dxa"/>
              <w:bottom w:w="100" w:type="dxa"/>
              <w:right w:w="20" w:type="dxa"/>
            </w:tcMar>
          </w:tcPr>
          <w:p w14:paraId="5398349B" w14:textId="207B1EF8" w:rsidR="009974A4" w:rsidRDefault="009974A4" w:rsidP="009974A4">
            <w:pPr>
              <w:ind w:left="20"/>
            </w:pPr>
          </w:p>
        </w:tc>
        <w:tc>
          <w:tcPr>
            <w:tcW w:w="3450" w:type="dxa"/>
            <w:tcBorders>
              <w:bottom w:val="single" w:sz="8" w:space="0" w:color="000000"/>
              <w:right w:val="single" w:sz="8" w:space="0" w:color="000000"/>
            </w:tcBorders>
            <w:tcMar>
              <w:top w:w="100" w:type="dxa"/>
              <w:left w:w="20" w:type="dxa"/>
              <w:bottom w:w="100" w:type="dxa"/>
              <w:right w:w="20" w:type="dxa"/>
            </w:tcMar>
          </w:tcPr>
          <w:p w14:paraId="1126FF92" w14:textId="2E5FE0DE" w:rsidR="009974A4" w:rsidRDefault="009974A4" w:rsidP="009974A4">
            <w:pPr>
              <w:ind w:left="20"/>
            </w:pPr>
          </w:p>
        </w:tc>
        <w:tc>
          <w:tcPr>
            <w:tcW w:w="1200" w:type="dxa"/>
            <w:tcBorders>
              <w:bottom w:val="single" w:sz="8" w:space="0" w:color="000000"/>
              <w:right w:val="single" w:sz="8" w:space="0" w:color="000000"/>
            </w:tcBorders>
            <w:tcMar>
              <w:top w:w="100" w:type="dxa"/>
              <w:left w:w="20" w:type="dxa"/>
              <w:bottom w:w="100" w:type="dxa"/>
              <w:right w:w="20" w:type="dxa"/>
            </w:tcMar>
          </w:tcPr>
          <w:p w14:paraId="20272EAD" w14:textId="2F427725" w:rsidR="009974A4" w:rsidRDefault="009974A4" w:rsidP="009974A4">
            <w:pPr>
              <w:ind w:left="20"/>
            </w:pPr>
          </w:p>
        </w:tc>
      </w:tr>
      <w:tr w:rsidR="009974A4" w14:paraId="78C621E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3A2C86B" w14:textId="77777777" w:rsidR="009974A4" w:rsidRDefault="009974A4" w:rsidP="009974A4">
            <w:pPr>
              <w:ind w:left="20"/>
            </w:pPr>
            <w:r>
              <w:t>stop_reason</w:t>
            </w:r>
          </w:p>
        </w:tc>
        <w:tc>
          <w:tcPr>
            <w:tcW w:w="1695" w:type="dxa"/>
            <w:tcBorders>
              <w:bottom w:val="single" w:sz="8" w:space="0" w:color="000000"/>
              <w:right w:val="single" w:sz="8" w:space="0" w:color="000000"/>
            </w:tcBorders>
            <w:tcMar>
              <w:top w:w="100" w:type="dxa"/>
              <w:left w:w="20" w:type="dxa"/>
              <w:bottom w:w="100" w:type="dxa"/>
              <w:right w:w="20" w:type="dxa"/>
            </w:tcMar>
          </w:tcPr>
          <w:p w14:paraId="06EF7941" w14:textId="77777777" w:rsidR="009974A4" w:rsidRDefault="009974A4" w:rsidP="009974A4">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2C0B77EC" w14:textId="77777777" w:rsidR="009974A4" w:rsidRDefault="009974A4" w:rsidP="009974A4">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4F04733F" w14:textId="77777777" w:rsidR="009974A4" w:rsidRDefault="009974A4" w:rsidP="009974A4">
            <w:pPr>
              <w:ind w:left="20"/>
            </w:pPr>
            <w:r>
              <w:t xml:space="preserve"> </w:t>
            </w:r>
          </w:p>
        </w:tc>
      </w:tr>
      <w:tr w:rsidR="009974A4" w14:paraId="050C0A6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40FC24E" w14:textId="77777777" w:rsidR="009974A4" w:rsidRDefault="009974A4" w:rsidP="009974A4">
            <w:pPr>
              <w:ind w:left="20"/>
            </w:pPr>
            <w:r>
              <w:t>sig</w:t>
            </w:r>
          </w:p>
        </w:tc>
        <w:tc>
          <w:tcPr>
            <w:tcW w:w="1695" w:type="dxa"/>
            <w:tcBorders>
              <w:bottom w:val="single" w:sz="8" w:space="0" w:color="000000"/>
              <w:right w:val="single" w:sz="8" w:space="0" w:color="000000"/>
            </w:tcBorders>
            <w:tcMar>
              <w:top w:w="100" w:type="dxa"/>
              <w:left w:w="20" w:type="dxa"/>
              <w:bottom w:w="100" w:type="dxa"/>
              <w:right w:w="20" w:type="dxa"/>
            </w:tcMar>
          </w:tcPr>
          <w:p w14:paraId="4B9E2272" w14:textId="77777777" w:rsidR="009974A4" w:rsidRDefault="009974A4" w:rsidP="009974A4">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0C9C4FC6" w14:textId="77777777" w:rsidR="009974A4" w:rsidRDefault="009974A4" w:rsidP="009974A4">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63AD2908" w14:textId="77777777" w:rsidR="009974A4" w:rsidRDefault="009974A4" w:rsidP="009974A4">
            <w:pPr>
              <w:ind w:left="20"/>
            </w:pPr>
            <w:r>
              <w:t xml:space="preserve"> </w:t>
            </w:r>
          </w:p>
        </w:tc>
      </w:tr>
      <w:tr w:rsidR="009974A4" w14:paraId="2933E2EC"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9F7B383" w14:textId="77777777" w:rsidR="009974A4" w:rsidRDefault="009974A4" w:rsidP="009974A4">
            <w:pPr>
              <w:ind w:left="20"/>
            </w:pPr>
            <w:r>
              <w:t>lot_number</w:t>
            </w:r>
          </w:p>
        </w:tc>
        <w:tc>
          <w:tcPr>
            <w:tcW w:w="1695" w:type="dxa"/>
            <w:tcBorders>
              <w:bottom w:val="single" w:sz="8" w:space="0" w:color="000000"/>
              <w:right w:val="single" w:sz="8" w:space="0" w:color="000000"/>
            </w:tcBorders>
            <w:tcMar>
              <w:top w:w="100" w:type="dxa"/>
              <w:left w:w="20" w:type="dxa"/>
              <w:bottom w:w="100" w:type="dxa"/>
              <w:right w:w="20" w:type="dxa"/>
            </w:tcMar>
          </w:tcPr>
          <w:p w14:paraId="6EAE74DD" w14:textId="77777777" w:rsidR="009974A4" w:rsidRDefault="009974A4" w:rsidP="009974A4">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35C63F0B" w14:textId="77777777" w:rsidR="009974A4" w:rsidRDefault="009974A4" w:rsidP="009974A4">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116D4D1C" w14:textId="77777777" w:rsidR="009974A4" w:rsidRDefault="009974A4" w:rsidP="009974A4">
            <w:pPr>
              <w:ind w:left="20"/>
            </w:pPr>
            <w:r>
              <w:t xml:space="preserve"> </w:t>
            </w:r>
          </w:p>
        </w:tc>
      </w:tr>
      <w:tr w:rsidR="009974A4" w14:paraId="337BE25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695309B" w14:textId="77777777" w:rsidR="009974A4" w:rsidRDefault="009974A4" w:rsidP="009974A4">
            <w:pPr>
              <w:ind w:left="20"/>
            </w:pPr>
            <w:r>
              <w:t>drug_exposure_end_date</w:t>
            </w:r>
          </w:p>
        </w:tc>
        <w:tc>
          <w:tcPr>
            <w:tcW w:w="1695" w:type="dxa"/>
            <w:tcBorders>
              <w:bottom w:val="single" w:sz="8" w:space="0" w:color="000000"/>
              <w:right w:val="single" w:sz="8" w:space="0" w:color="000000"/>
            </w:tcBorders>
            <w:tcMar>
              <w:top w:w="100" w:type="dxa"/>
              <w:left w:w="20" w:type="dxa"/>
              <w:bottom w:w="100" w:type="dxa"/>
              <w:right w:w="20" w:type="dxa"/>
            </w:tcMar>
          </w:tcPr>
          <w:p w14:paraId="64767EFA" w14:textId="77777777" w:rsidR="009974A4" w:rsidRDefault="009974A4" w:rsidP="009974A4">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30F22067" w14:textId="77777777" w:rsidR="009974A4" w:rsidRDefault="009974A4" w:rsidP="009974A4">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53D1D241" w14:textId="77777777" w:rsidR="009974A4" w:rsidRDefault="009974A4" w:rsidP="009974A4">
            <w:pPr>
              <w:ind w:left="20"/>
            </w:pPr>
            <w:r>
              <w:t xml:space="preserve"> </w:t>
            </w:r>
          </w:p>
        </w:tc>
      </w:tr>
    </w:tbl>
    <w:p w14:paraId="32A76F43" w14:textId="77777777" w:rsidR="00AB0492" w:rsidRDefault="00AB0492"/>
    <w:p w14:paraId="5C642BA3" w14:textId="77777777" w:rsidR="00AB0492" w:rsidRDefault="00B554AB">
      <w:pPr>
        <w:pStyle w:val="Heading3"/>
      </w:pPr>
      <w:bookmarkStart w:id="368" w:name="_pbzmrj7jmxi9" w:colFirst="0" w:colLast="0"/>
      <w:bookmarkEnd w:id="368"/>
      <w:r>
        <w:lastRenderedPageBreak/>
        <w:t>Reading from patient_reported_meds</w:t>
      </w:r>
    </w:p>
    <w:p w14:paraId="09EB054D" w14:textId="77777777" w:rsidR="00AB0492" w:rsidRDefault="00B554AB">
      <w:r>
        <w:rPr>
          <w:noProof/>
        </w:rPr>
        <w:drawing>
          <wp:inline distT="114300" distB="114300" distL="114300" distR="114300" wp14:anchorId="498329FB" wp14:editId="47EE4FCF">
            <wp:extent cx="5715000" cy="402907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715000" cy="4029075"/>
                    </a:xfrm>
                    <a:prstGeom prst="rect">
                      <a:avLst/>
                    </a:prstGeom>
                    <a:ln/>
                  </pic:spPr>
                </pic:pic>
              </a:graphicData>
            </a:graphic>
          </wp:inline>
        </w:drawing>
      </w:r>
    </w:p>
    <w:p w14:paraId="183722D5" w14:textId="77777777" w:rsidR="00AB0492" w:rsidRDefault="00AB0492"/>
    <w:tbl>
      <w:tblPr>
        <w:tblStyle w:val="ad"/>
        <w:tblW w:w="94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710"/>
        <w:gridCol w:w="1980"/>
        <w:gridCol w:w="3285"/>
      </w:tblGrid>
      <w:tr w:rsidR="00AB0492" w14:paraId="28C1E006" w14:textId="77777777">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6400047" w14:textId="77777777" w:rsidR="00AB0492" w:rsidRDefault="00B554AB">
            <w:r>
              <w:t>Destination Field</w:t>
            </w:r>
          </w:p>
        </w:tc>
        <w:tc>
          <w:tcPr>
            <w:tcW w:w="171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0574E6E" w14:textId="77777777" w:rsidR="00AB0492" w:rsidRDefault="00B554AB">
            <w:r>
              <w:t>Source Field</w:t>
            </w:r>
          </w:p>
        </w:tc>
        <w:tc>
          <w:tcPr>
            <w:tcW w:w="198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0689300" w14:textId="77777777" w:rsidR="00AB0492" w:rsidRDefault="00B554AB">
            <w:r>
              <w:t>Logic</w:t>
            </w:r>
          </w:p>
        </w:tc>
        <w:tc>
          <w:tcPr>
            <w:tcW w:w="32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6DC33F3" w14:textId="77777777" w:rsidR="00AB0492" w:rsidRDefault="00B554AB">
            <w:r>
              <w:t>Comment</w:t>
            </w:r>
          </w:p>
        </w:tc>
      </w:tr>
      <w:tr w:rsidR="00AB0492" w14:paraId="7DC5F2D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BC0B7D" w14:textId="77777777" w:rsidR="00AB0492" w:rsidRDefault="00B554AB">
            <w:r>
              <w:rPr>
                <w:sz w:val="18"/>
                <w:szCs w:val="18"/>
              </w:rPr>
              <w:t>drug_exposure_id</w:t>
            </w:r>
          </w:p>
        </w:tc>
        <w:tc>
          <w:tcPr>
            <w:tcW w:w="1710" w:type="dxa"/>
            <w:tcBorders>
              <w:bottom w:val="single" w:sz="8" w:space="0" w:color="000000"/>
              <w:right w:val="single" w:sz="8" w:space="0" w:color="000000"/>
            </w:tcBorders>
            <w:tcMar>
              <w:top w:w="100" w:type="dxa"/>
              <w:left w:w="20" w:type="dxa"/>
              <w:bottom w:w="100" w:type="dxa"/>
              <w:right w:w="20" w:type="dxa"/>
            </w:tcMar>
          </w:tcPr>
          <w:p w14:paraId="391194ED"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728B0BC1"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B4EEC23" w14:textId="77777777" w:rsidR="00AB0492" w:rsidRDefault="00B554AB">
            <w:r>
              <w:rPr>
                <w:sz w:val="18"/>
                <w:szCs w:val="18"/>
              </w:rPr>
              <w:t xml:space="preserve"> </w:t>
            </w:r>
          </w:p>
        </w:tc>
      </w:tr>
      <w:tr w:rsidR="00AB0492" w14:paraId="64183B1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016903" w14:textId="77777777" w:rsidR="00AB0492" w:rsidRDefault="00B554AB">
            <w:r>
              <w:rPr>
                <w:sz w:val="18"/>
                <w:szCs w:val="18"/>
              </w:rPr>
              <w:t>person_id</w:t>
            </w:r>
          </w:p>
        </w:tc>
        <w:tc>
          <w:tcPr>
            <w:tcW w:w="1710" w:type="dxa"/>
            <w:tcBorders>
              <w:bottom w:val="single" w:sz="8" w:space="0" w:color="000000"/>
              <w:right w:val="single" w:sz="8" w:space="0" w:color="000000"/>
            </w:tcBorders>
            <w:tcMar>
              <w:top w:w="100" w:type="dxa"/>
              <w:left w:w="20" w:type="dxa"/>
              <w:bottom w:w="100" w:type="dxa"/>
              <w:right w:w="20" w:type="dxa"/>
            </w:tcMar>
          </w:tcPr>
          <w:p w14:paraId="07266259" w14:textId="77777777" w:rsidR="00AB0492" w:rsidRDefault="00B554AB">
            <w:r>
              <w:rPr>
                <w:sz w:val="18"/>
                <w:szCs w:val="18"/>
              </w:rPr>
              <w:t>ptid</w:t>
            </w:r>
          </w:p>
        </w:tc>
        <w:tc>
          <w:tcPr>
            <w:tcW w:w="1980" w:type="dxa"/>
            <w:tcBorders>
              <w:bottom w:val="single" w:sz="8" w:space="0" w:color="000000"/>
              <w:right w:val="single" w:sz="8" w:space="0" w:color="000000"/>
            </w:tcBorders>
            <w:tcMar>
              <w:top w:w="100" w:type="dxa"/>
              <w:left w:w="20" w:type="dxa"/>
              <w:bottom w:w="100" w:type="dxa"/>
              <w:right w:w="20" w:type="dxa"/>
            </w:tcMar>
          </w:tcPr>
          <w:p w14:paraId="6697A408"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627CAD7B" w14:textId="77777777" w:rsidR="00AB0492" w:rsidRDefault="00B554AB">
            <w:r>
              <w:rPr>
                <w:sz w:val="18"/>
                <w:szCs w:val="18"/>
              </w:rPr>
              <w:t xml:space="preserve"> </w:t>
            </w:r>
          </w:p>
        </w:tc>
      </w:tr>
      <w:tr w:rsidR="00AB0492" w14:paraId="7F9C852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9F1741" w14:textId="77777777" w:rsidR="00AB0492" w:rsidRDefault="00B554AB">
            <w:r>
              <w:rPr>
                <w:sz w:val="18"/>
                <w:szCs w:val="18"/>
              </w:rPr>
              <w:t>drug_exposure_start_date</w:t>
            </w:r>
          </w:p>
        </w:tc>
        <w:tc>
          <w:tcPr>
            <w:tcW w:w="1710" w:type="dxa"/>
            <w:tcBorders>
              <w:bottom w:val="single" w:sz="8" w:space="0" w:color="000000"/>
              <w:right w:val="single" w:sz="8" w:space="0" w:color="000000"/>
            </w:tcBorders>
            <w:tcMar>
              <w:top w:w="100" w:type="dxa"/>
              <w:left w:w="20" w:type="dxa"/>
              <w:bottom w:w="100" w:type="dxa"/>
              <w:right w:w="20" w:type="dxa"/>
            </w:tcMar>
          </w:tcPr>
          <w:p w14:paraId="424BD9CD" w14:textId="77777777" w:rsidR="00AB0492" w:rsidRDefault="00B554AB">
            <w:r>
              <w:rPr>
                <w:sz w:val="18"/>
                <w:szCs w:val="18"/>
              </w:rPr>
              <w:t>reported_date</w:t>
            </w:r>
          </w:p>
        </w:tc>
        <w:tc>
          <w:tcPr>
            <w:tcW w:w="1980" w:type="dxa"/>
            <w:tcBorders>
              <w:bottom w:val="single" w:sz="8" w:space="0" w:color="000000"/>
              <w:right w:val="single" w:sz="8" w:space="0" w:color="000000"/>
            </w:tcBorders>
            <w:tcMar>
              <w:top w:w="100" w:type="dxa"/>
              <w:left w:w="20" w:type="dxa"/>
              <w:bottom w:w="100" w:type="dxa"/>
              <w:right w:w="20" w:type="dxa"/>
            </w:tcMar>
          </w:tcPr>
          <w:p w14:paraId="72EF685C"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658377EC" w14:textId="77777777" w:rsidR="00AB0492" w:rsidRDefault="00B554AB">
            <w:r>
              <w:rPr>
                <w:sz w:val="18"/>
                <w:szCs w:val="18"/>
              </w:rPr>
              <w:t xml:space="preserve"> </w:t>
            </w:r>
          </w:p>
        </w:tc>
      </w:tr>
      <w:tr w:rsidR="00184D62" w14:paraId="41E96C4C"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2AD2301" w14:textId="77777777" w:rsidR="00184D62" w:rsidRDefault="00184D62" w:rsidP="00184D62">
            <w:pPr>
              <w:rPr>
                <w:sz w:val="18"/>
                <w:szCs w:val="18"/>
              </w:rPr>
            </w:pPr>
            <w:r>
              <w:t>Drug_exposure_end_date</w:t>
            </w:r>
          </w:p>
        </w:tc>
        <w:tc>
          <w:tcPr>
            <w:tcW w:w="1710" w:type="dxa"/>
            <w:tcBorders>
              <w:bottom w:val="single" w:sz="8" w:space="0" w:color="000000"/>
              <w:right w:val="single" w:sz="8" w:space="0" w:color="000000"/>
            </w:tcBorders>
            <w:tcMar>
              <w:top w:w="100" w:type="dxa"/>
              <w:left w:w="20" w:type="dxa"/>
              <w:bottom w:w="100" w:type="dxa"/>
              <w:right w:w="20" w:type="dxa"/>
            </w:tcMar>
          </w:tcPr>
          <w:p w14:paraId="37249E54" w14:textId="77777777" w:rsidR="00184D62" w:rsidRPr="00F9244E" w:rsidRDefault="00184D62" w:rsidP="00F9244E">
            <w:pPr>
              <w:ind w:left="20"/>
            </w:pPr>
            <w:r>
              <w:t>reported_date</w:t>
            </w:r>
          </w:p>
        </w:tc>
        <w:tc>
          <w:tcPr>
            <w:tcW w:w="1980" w:type="dxa"/>
            <w:tcBorders>
              <w:bottom w:val="single" w:sz="8" w:space="0" w:color="000000"/>
              <w:right w:val="single" w:sz="8" w:space="0" w:color="000000"/>
            </w:tcBorders>
            <w:tcMar>
              <w:top w:w="100" w:type="dxa"/>
              <w:left w:w="20" w:type="dxa"/>
              <w:bottom w:w="100" w:type="dxa"/>
              <w:right w:w="20" w:type="dxa"/>
            </w:tcMar>
          </w:tcPr>
          <w:p w14:paraId="12DAC280" w14:textId="77777777" w:rsidR="00184D62" w:rsidRDefault="00184D62" w:rsidP="00184D62">
            <w:pPr>
              <w:rPr>
                <w:sz w:val="18"/>
                <w:szCs w:val="18"/>
              </w:rPr>
            </w:pPr>
          </w:p>
        </w:tc>
        <w:tc>
          <w:tcPr>
            <w:tcW w:w="3285" w:type="dxa"/>
            <w:tcBorders>
              <w:bottom w:val="single" w:sz="8" w:space="0" w:color="000000"/>
              <w:right w:val="single" w:sz="8" w:space="0" w:color="000000"/>
            </w:tcBorders>
            <w:tcMar>
              <w:top w:w="100" w:type="dxa"/>
              <w:left w:w="20" w:type="dxa"/>
              <w:bottom w:w="100" w:type="dxa"/>
              <w:right w:w="20" w:type="dxa"/>
            </w:tcMar>
          </w:tcPr>
          <w:p w14:paraId="6D647500" w14:textId="77777777" w:rsidR="00184D62" w:rsidRDefault="00184D62" w:rsidP="00184D62">
            <w:pPr>
              <w:rPr>
                <w:sz w:val="18"/>
                <w:szCs w:val="18"/>
              </w:rPr>
            </w:pPr>
          </w:p>
        </w:tc>
      </w:tr>
      <w:tr w:rsidR="00184D62" w14:paraId="7B4FD73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2EC7DA5" w14:textId="77777777" w:rsidR="00184D62" w:rsidRDefault="00184D62" w:rsidP="00184D62">
            <w:pPr>
              <w:rPr>
                <w:sz w:val="18"/>
                <w:szCs w:val="18"/>
              </w:rPr>
            </w:pPr>
            <w:r>
              <w:t>Verbatim_end_date</w:t>
            </w:r>
          </w:p>
        </w:tc>
        <w:tc>
          <w:tcPr>
            <w:tcW w:w="1710" w:type="dxa"/>
            <w:tcBorders>
              <w:bottom w:val="single" w:sz="8" w:space="0" w:color="000000"/>
              <w:right w:val="single" w:sz="8" w:space="0" w:color="000000"/>
            </w:tcBorders>
            <w:tcMar>
              <w:top w:w="100" w:type="dxa"/>
              <w:left w:w="20" w:type="dxa"/>
              <w:bottom w:w="100" w:type="dxa"/>
              <w:right w:w="20" w:type="dxa"/>
            </w:tcMar>
          </w:tcPr>
          <w:p w14:paraId="359CFB35" w14:textId="77777777" w:rsidR="00184D62" w:rsidRDefault="00184D62" w:rsidP="00184D62">
            <w:pPr>
              <w:rPr>
                <w:sz w:val="18"/>
                <w:szCs w:val="18"/>
              </w:rPr>
            </w:pPr>
            <w:r>
              <w:t>NULL</w:t>
            </w:r>
          </w:p>
        </w:tc>
        <w:tc>
          <w:tcPr>
            <w:tcW w:w="1980" w:type="dxa"/>
            <w:tcBorders>
              <w:bottom w:val="single" w:sz="8" w:space="0" w:color="000000"/>
              <w:right w:val="single" w:sz="8" w:space="0" w:color="000000"/>
            </w:tcBorders>
            <w:tcMar>
              <w:top w:w="100" w:type="dxa"/>
              <w:left w:w="20" w:type="dxa"/>
              <w:bottom w:w="100" w:type="dxa"/>
              <w:right w:w="20" w:type="dxa"/>
            </w:tcMar>
          </w:tcPr>
          <w:p w14:paraId="625DF90B" w14:textId="77777777" w:rsidR="00184D62" w:rsidRDefault="00184D62" w:rsidP="00184D62">
            <w:pPr>
              <w:rPr>
                <w:sz w:val="18"/>
                <w:szCs w:val="18"/>
              </w:rPr>
            </w:pPr>
          </w:p>
        </w:tc>
        <w:tc>
          <w:tcPr>
            <w:tcW w:w="3285" w:type="dxa"/>
            <w:tcBorders>
              <w:bottom w:val="single" w:sz="8" w:space="0" w:color="000000"/>
              <w:right w:val="single" w:sz="8" w:space="0" w:color="000000"/>
            </w:tcBorders>
            <w:tcMar>
              <w:top w:w="100" w:type="dxa"/>
              <w:left w:w="20" w:type="dxa"/>
              <w:bottom w:w="100" w:type="dxa"/>
              <w:right w:w="20" w:type="dxa"/>
            </w:tcMar>
          </w:tcPr>
          <w:p w14:paraId="4A27FE33" w14:textId="77777777" w:rsidR="00184D62" w:rsidRDefault="00184D62" w:rsidP="00184D62">
            <w:pPr>
              <w:rPr>
                <w:sz w:val="18"/>
                <w:szCs w:val="18"/>
              </w:rPr>
            </w:pPr>
          </w:p>
        </w:tc>
      </w:tr>
      <w:tr w:rsidR="00AB0492" w14:paraId="3B960499"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1017B3B" w14:textId="77777777" w:rsidR="00AB0492" w:rsidRDefault="00B554AB">
            <w:r>
              <w:rPr>
                <w:sz w:val="18"/>
                <w:szCs w:val="18"/>
              </w:rPr>
              <w:t>drug_concept_id</w:t>
            </w:r>
          </w:p>
        </w:tc>
        <w:tc>
          <w:tcPr>
            <w:tcW w:w="1710" w:type="dxa"/>
            <w:tcBorders>
              <w:bottom w:val="single" w:sz="8" w:space="0" w:color="000000"/>
              <w:right w:val="single" w:sz="8" w:space="0" w:color="000000"/>
            </w:tcBorders>
            <w:tcMar>
              <w:top w:w="100" w:type="dxa"/>
              <w:left w:w="20" w:type="dxa"/>
              <w:bottom w:w="100" w:type="dxa"/>
              <w:right w:w="20" w:type="dxa"/>
            </w:tcMar>
          </w:tcPr>
          <w:p w14:paraId="70E15D46" w14:textId="77777777"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14:paraId="10C43447"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216465B" w14:textId="1946FAFF" w:rsidR="00AB0492" w:rsidRDefault="00ED4171">
            <w:r w:rsidRPr="003B2C26">
              <w:rPr>
                <w:sz w:val="18"/>
                <w:szCs w:val="18"/>
              </w:rPr>
              <w:t xml:space="preserve">When mapping a prescription drug, map the 11-digit NDC code to SOURCE_CODE in OMOP vocab first. If no mapping found, </w:t>
            </w:r>
            <w:r w:rsidRPr="003B2C26">
              <w:rPr>
                <w:sz w:val="18"/>
                <w:szCs w:val="18"/>
              </w:rPr>
              <w:lastRenderedPageBreak/>
              <w:t>map the first 9 digits of NDC code to SOURCE_CODE.</w:t>
            </w:r>
          </w:p>
        </w:tc>
      </w:tr>
      <w:tr w:rsidR="00AB0492" w14:paraId="2EFEF8F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53B3EDF" w14:textId="77777777" w:rsidR="00AB0492" w:rsidRDefault="00B554AB">
            <w:r>
              <w:rPr>
                <w:sz w:val="18"/>
                <w:szCs w:val="18"/>
              </w:rPr>
              <w:lastRenderedPageBreak/>
              <w:t>drug_source_concept_id</w:t>
            </w:r>
          </w:p>
        </w:tc>
        <w:tc>
          <w:tcPr>
            <w:tcW w:w="1710" w:type="dxa"/>
            <w:tcBorders>
              <w:bottom w:val="single" w:sz="8" w:space="0" w:color="000000"/>
              <w:right w:val="single" w:sz="8" w:space="0" w:color="000000"/>
            </w:tcBorders>
            <w:tcMar>
              <w:top w:w="100" w:type="dxa"/>
              <w:left w:w="20" w:type="dxa"/>
              <w:bottom w:w="100" w:type="dxa"/>
              <w:right w:w="20" w:type="dxa"/>
            </w:tcMar>
          </w:tcPr>
          <w:p w14:paraId="4CE7A9F5" w14:textId="77777777"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14:paraId="6E6FF7A4"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87C2E09" w14:textId="77777777" w:rsidR="00AB0492" w:rsidRDefault="00B554AB">
            <w:r>
              <w:rPr>
                <w:sz w:val="18"/>
                <w:szCs w:val="18"/>
              </w:rPr>
              <w:t xml:space="preserve"> </w:t>
            </w:r>
          </w:p>
        </w:tc>
      </w:tr>
      <w:tr w:rsidR="00AB0492" w14:paraId="1441BC1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6A30D6E" w14:textId="77777777" w:rsidR="00AB0492" w:rsidRDefault="00B554AB">
            <w:r>
              <w:rPr>
                <w:sz w:val="18"/>
                <w:szCs w:val="18"/>
              </w:rPr>
              <w:t>drug_source_value</w:t>
            </w:r>
          </w:p>
        </w:tc>
        <w:tc>
          <w:tcPr>
            <w:tcW w:w="1710" w:type="dxa"/>
            <w:tcBorders>
              <w:bottom w:val="single" w:sz="8" w:space="0" w:color="000000"/>
              <w:right w:val="single" w:sz="8" w:space="0" w:color="000000"/>
            </w:tcBorders>
            <w:tcMar>
              <w:top w:w="100" w:type="dxa"/>
              <w:left w:w="20" w:type="dxa"/>
              <w:bottom w:w="100" w:type="dxa"/>
              <w:right w:w="20" w:type="dxa"/>
            </w:tcMar>
          </w:tcPr>
          <w:p w14:paraId="3846F0AE" w14:textId="77777777"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14:paraId="148C1423"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CED3CC8" w14:textId="77777777" w:rsidR="00AB0492" w:rsidRDefault="00B554AB">
            <w:r>
              <w:rPr>
                <w:sz w:val="18"/>
                <w:szCs w:val="18"/>
              </w:rPr>
              <w:t xml:space="preserve"> </w:t>
            </w:r>
          </w:p>
        </w:tc>
      </w:tr>
      <w:tr w:rsidR="00AB0492" w14:paraId="7D9C309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8D9ACBA" w14:textId="77777777" w:rsidR="00AB0492" w:rsidRDefault="00B554AB">
            <w:r>
              <w:rPr>
                <w:sz w:val="18"/>
                <w:szCs w:val="18"/>
              </w:rPr>
              <w:t>drug_type_concept_id</w:t>
            </w:r>
          </w:p>
        </w:tc>
        <w:tc>
          <w:tcPr>
            <w:tcW w:w="1710" w:type="dxa"/>
            <w:tcBorders>
              <w:bottom w:val="single" w:sz="8" w:space="0" w:color="000000"/>
              <w:right w:val="single" w:sz="8" w:space="0" w:color="000000"/>
            </w:tcBorders>
            <w:tcMar>
              <w:top w:w="100" w:type="dxa"/>
              <w:left w:w="20" w:type="dxa"/>
              <w:bottom w:w="100" w:type="dxa"/>
              <w:right w:w="20" w:type="dxa"/>
            </w:tcMar>
          </w:tcPr>
          <w:p w14:paraId="11C42467"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2CB54C2D" w14:textId="77777777" w:rsidR="00AB0492" w:rsidRDefault="00B554AB">
            <w:r>
              <w:rPr>
                <w:sz w:val="18"/>
                <w:szCs w:val="18"/>
              </w:rPr>
              <w:t xml:space="preserve"> 44787730</w:t>
            </w:r>
          </w:p>
        </w:tc>
        <w:tc>
          <w:tcPr>
            <w:tcW w:w="3285" w:type="dxa"/>
            <w:tcBorders>
              <w:bottom w:val="single" w:sz="8" w:space="0" w:color="000000"/>
              <w:right w:val="single" w:sz="8" w:space="0" w:color="000000"/>
            </w:tcBorders>
            <w:tcMar>
              <w:top w:w="100" w:type="dxa"/>
              <w:left w:w="20" w:type="dxa"/>
              <w:bottom w:w="100" w:type="dxa"/>
              <w:right w:w="20" w:type="dxa"/>
            </w:tcMar>
          </w:tcPr>
          <w:p w14:paraId="42381C23" w14:textId="77777777" w:rsidR="00AB0492" w:rsidRDefault="00B554AB">
            <w:r>
              <w:rPr>
                <w:sz w:val="18"/>
                <w:szCs w:val="18"/>
              </w:rPr>
              <w:t>Patient Self-Reported Medication</w:t>
            </w:r>
          </w:p>
        </w:tc>
      </w:tr>
      <w:tr w:rsidR="00AB0492" w14:paraId="43E8993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C022FA8" w14:textId="77777777" w:rsidR="00AB0492" w:rsidRDefault="00B554AB">
            <w:r>
              <w:rPr>
                <w:sz w:val="18"/>
                <w:szCs w:val="18"/>
              </w:rPr>
              <w:t>provider_id</w:t>
            </w:r>
          </w:p>
        </w:tc>
        <w:tc>
          <w:tcPr>
            <w:tcW w:w="1710" w:type="dxa"/>
            <w:tcBorders>
              <w:bottom w:val="single" w:sz="8" w:space="0" w:color="000000"/>
              <w:right w:val="single" w:sz="8" w:space="0" w:color="000000"/>
            </w:tcBorders>
            <w:tcMar>
              <w:top w:w="100" w:type="dxa"/>
              <w:left w:w="20" w:type="dxa"/>
              <w:bottom w:w="100" w:type="dxa"/>
              <w:right w:w="20" w:type="dxa"/>
            </w:tcMar>
          </w:tcPr>
          <w:p w14:paraId="2AEB2F74" w14:textId="77777777" w:rsidR="00AB0492" w:rsidRDefault="00B554AB">
            <w:r>
              <w:rPr>
                <w:sz w:val="18"/>
                <w:szCs w:val="18"/>
              </w:rPr>
              <w:t>provid</w:t>
            </w:r>
          </w:p>
        </w:tc>
        <w:tc>
          <w:tcPr>
            <w:tcW w:w="1980" w:type="dxa"/>
            <w:tcBorders>
              <w:bottom w:val="single" w:sz="8" w:space="0" w:color="000000"/>
              <w:right w:val="single" w:sz="8" w:space="0" w:color="000000"/>
            </w:tcBorders>
            <w:tcMar>
              <w:top w:w="100" w:type="dxa"/>
              <w:left w:w="20" w:type="dxa"/>
              <w:bottom w:w="100" w:type="dxa"/>
              <w:right w:w="20" w:type="dxa"/>
            </w:tcMar>
          </w:tcPr>
          <w:p w14:paraId="1B882C84"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2208058" w14:textId="77777777" w:rsidR="00AB0492" w:rsidRDefault="001A3A1C">
            <w:r>
              <w:rPr>
                <w:sz w:val="18"/>
                <w:szCs w:val="18"/>
              </w:rPr>
              <w:t>To avoid duplication, apply the same logic described when transforming the encounter table to visit_occurrence above.</w:t>
            </w:r>
          </w:p>
        </w:tc>
      </w:tr>
      <w:tr w:rsidR="00AB0492" w14:paraId="7CD9241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D4BC13B" w14:textId="77777777" w:rsidR="00AB0492" w:rsidRDefault="00B554AB">
            <w:r>
              <w:rPr>
                <w:sz w:val="18"/>
                <w:szCs w:val="18"/>
              </w:rPr>
              <w:t>route_concept_id</w:t>
            </w:r>
          </w:p>
        </w:tc>
        <w:tc>
          <w:tcPr>
            <w:tcW w:w="1710" w:type="dxa"/>
            <w:tcBorders>
              <w:bottom w:val="single" w:sz="8" w:space="0" w:color="000000"/>
              <w:right w:val="single" w:sz="8" w:space="0" w:color="000000"/>
            </w:tcBorders>
            <w:tcMar>
              <w:top w:w="100" w:type="dxa"/>
              <w:left w:w="20" w:type="dxa"/>
              <w:bottom w:w="100" w:type="dxa"/>
              <w:right w:w="20" w:type="dxa"/>
            </w:tcMar>
          </w:tcPr>
          <w:p w14:paraId="6E40C8E0" w14:textId="77777777" w:rsidR="00AB0492" w:rsidRDefault="00B554AB">
            <w:r>
              <w:rPr>
                <w:sz w:val="18"/>
                <w:szCs w:val="18"/>
              </w:rPr>
              <w:t>route</w:t>
            </w:r>
          </w:p>
        </w:tc>
        <w:tc>
          <w:tcPr>
            <w:tcW w:w="1980" w:type="dxa"/>
            <w:tcBorders>
              <w:bottom w:val="single" w:sz="8" w:space="0" w:color="000000"/>
              <w:right w:val="single" w:sz="8" w:space="0" w:color="000000"/>
            </w:tcBorders>
            <w:tcMar>
              <w:top w:w="100" w:type="dxa"/>
              <w:left w:w="20" w:type="dxa"/>
              <w:bottom w:w="100" w:type="dxa"/>
              <w:right w:w="20" w:type="dxa"/>
            </w:tcMar>
          </w:tcPr>
          <w:p w14:paraId="46672E6A" w14:textId="77777777" w:rsidR="00AB0492" w:rsidRDefault="00B554AB">
            <w:r>
              <w:rPr>
                <w:sz w:val="18"/>
                <w:szCs w:val="18"/>
              </w:rPr>
              <w:t xml:space="preserve">Lookup route value in the STCM </w:t>
            </w:r>
            <w:proofErr w:type="gramStart"/>
            <w:r>
              <w:rPr>
                <w:sz w:val="18"/>
                <w:szCs w:val="18"/>
              </w:rPr>
              <w:t xml:space="preserve">Lookup </w:t>
            </w:r>
            <w:r>
              <w:rPr>
                <w:rFonts w:ascii="Times New Roman" w:eastAsia="Times New Roman" w:hAnsi="Times New Roman" w:cs="Times New Roman"/>
                <w:sz w:val="14"/>
                <w:szCs w:val="14"/>
              </w:rPr>
              <w:t xml:space="preserve"> </w:t>
            </w:r>
            <w:r>
              <w:t>JNJ</w:t>
            </w:r>
            <w:proofErr w:type="gramEnd"/>
            <w:r>
              <w:t>_OPTUM_EHR_ROUTE</w:t>
            </w:r>
          </w:p>
        </w:tc>
        <w:tc>
          <w:tcPr>
            <w:tcW w:w="3285" w:type="dxa"/>
            <w:tcBorders>
              <w:bottom w:val="single" w:sz="8" w:space="0" w:color="000000"/>
              <w:right w:val="single" w:sz="8" w:space="0" w:color="000000"/>
            </w:tcBorders>
            <w:tcMar>
              <w:top w:w="100" w:type="dxa"/>
              <w:left w:w="20" w:type="dxa"/>
              <w:bottom w:w="100" w:type="dxa"/>
              <w:right w:w="20" w:type="dxa"/>
            </w:tcMar>
          </w:tcPr>
          <w:p w14:paraId="7F6C67DA" w14:textId="77777777" w:rsidR="00AB0492" w:rsidRDefault="00AB0492"/>
        </w:tc>
      </w:tr>
      <w:tr w:rsidR="00AB0492" w14:paraId="4FC46C4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14B2136" w14:textId="77777777" w:rsidR="00AB0492" w:rsidRDefault="00B554AB">
            <w:r>
              <w:rPr>
                <w:sz w:val="18"/>
                <w:szCs w:val="18"/>
              </w:rPr>
              <w:t>route_source_value</w:t>
            </w:r>
          </w:p>
        </w:tc>
        <w:tc>
          <w:tcPr>
            <w:tcW w:w="1710" w:type="dxa"/>
            <w:tcBorders>
              <w:bottom w:val="single" w:sz="8" w:space="0" w:color="000000"/>
              <w:right w:val="single" w:sz="8" w:space="0" w:color="000000"/>
            </w:tcBorders>
            <w:tcMar>
              <w:top w:w="100" w:type="dxa"/>
              <w:left w:w="20" w:type="dxa"/>
              <w:bottom w:w="100" w:type="dxa"/>
              <w:right w:w="20" w:type="dxa"/>
            </w:tcMar>
          </w:tcPr>
          <w:p w14:paraId="2A45E2C5" w14:textId="77777777" w:rsidR="00AB0492" w:rsidRDefault="00B554AB">
            <w:r>
              <w:rPr>
                <w:sz w:val="18"/>
                <w:szCs w:val="18"/>
              </w:rPr>
              <w:t>route</w:t>
            </w:r>
          </w:p>
        </w:tc>
        <w:tc>
          <w:tcPr>
            <w:tcW w:w="1980" w:type="dxa"/>
            <w:tcBorders>
              <w:bottom w:val="single" w:sz="8" w:space="0" w:color="000000"/>
              <w:right w:val="single" w:sz="8" w:space="0" w:color="000000"/>
            </w:tcBorders>
            <w:tcMar>
              <w:top w:w="100" w:type="dxa"/>
              <w:left w:w="20" w:type="dxa"/>
              <w:bottom w:w="100" w:type="dxa"/>
              <w:right w:w="20" w:type="dxa"/>
            </w:tcMar>
          </w:tcPr>
          <w:p w14:paraId="56196459"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72BA0CC" w14:textId="77777777" w:rsidR="00AB0492" w:rsidRDefault="00B554AB">
            <w:r>
              <w:rPr>
                <w:sz w:val="18"/>
                <w:szCs w:val="18"/>
              </w:rPr>
              <w:t xml:space="preserve"> </w:t>
            </w:r>
          </w:p>
        </w:tc>
      </w:tr>
      <w:tr w:rsidR="00AB0492" w14:paraId="3E496B8C"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D79D1A8" w14:textId="77777777" w:rsidR="00AB0492" w:rsidRDefault="00B554AB">
            <w:r>
              <w:rPr>
                <w:sz w:val="18"/>
                <w:szCs w:val="18"/>
              </w:rPr>
              <w:t>quantity</w:t>
            </w:r>
          </w:p>
        </w:tc>
        <w:tc>
          <w:tcPr>
            <w:tcW w:w="1710" w:type="dxa"/>
            <w:tcBorders>
              <w:bottom w:val="single" w:sz="8" w:space="0" w:color="000000"/>
              <w:right w:val="single" w:sz="8" w:space="0" w:color="000000"/>
            </w:tcBorders>
            <w:tcMar>
              <w:top w:w="100" w:type="dxa"/>
              <w:left w:w="20" w:type="dxa"/>
              <w:bottom w:w="100" w:type="dxa"/>
              <w:right w:w="20" w:type="dxa"/>
            </w:tcMar>
          </w:tcPr>
          <w:p w14:paraId="056CDDEC" w14:textId="77777777" w:rsidR="00AB0492" w:rsidRDefault="00B554AB">
            <w:r>
              <w:rPr>
                <w:sz w:val="18"/>
                <w:szCs w:val="18"/>
              </w:rPr>
              <w:t>quantity_of_dose</w:t>
            </w:r>
          </w:p>
        </w:tc>
        <w:tc>
          <w:tcPr>
            <w:tcW w:w="1980" w:type="dxa"/>
            <w:tcBorders>
              <w:bottom w:val="single" w:sz="8" w:space="0" w:color="000000"/>
              <w:right w:val="single" w:sz="8" w:space="0" w:color="000000"/>
            </w:tcBorders>
            <w:tcMar>
              <w:top w:w="100" w:type="dxa"/>
              <w:left w:w="20" w:type="dxa"/>
              <w:bottom w:w="100" w:type="dxa"/>
              <w:right w:w="20" w:type="dxa"/>
            </w:tcMar>
          </w:tcPr>
          <w:p w14:paraId="3C8A4994"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0357800" w14:textId="77777777" w:rsidR="00AB0492" w:rsidRDefault="00B554AB">
            <w:r>
              <w:rPr>
                <w:sz w:val="18"/>
                <w:szCs w:val="18"/>
              </w:rPr>
              <w:t xml:space="preserve"> </w:t>
            </w:r>
          </w:p>
        </w:tc>
      </w:tr>
      <w:tr w:rsidR="00AB0492" w14:paraId="2C8848E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AFA1A5" w14:textId="77777777" w:rsidR="00AB0492" w:rsidRDefault="00B554AB">
            <w:r>
              <w:rPr>
                <w:sz w:val="18"/>
                <w:szCs w:val="18"/>
              </w:rPr>
              <w:t>refills</w:t>
            </w:r>
          </w:p>
        </w:tc>
        <w:tc>
          <w:tcPr>
            <w:tcW w:w="1710" w:type="dxa"/>
            <w:tcBorders>
              <w:bottom w:val="single" w:sz="8" w:space="0" w:color="000000"/>
              <w:right w:val="single" w:sz="8" w:space="0" w:color="000000"/>
            </w:tcBorders>
            <w:tcMar>
              <w:top w:w="100" w:type="dxa"/>
              <w:left w:w="20" w:type="dxa"/>
              <w:bottom w:w="100" w:type="dxa"/>
              <w:right w:w="20" w:type="dxa"/>
            </w:tcMar>
          </w:tcPr>
          <w:p w14:paraId="69D8EADD"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41B71BC4"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8B1153B" w14:textId="77777777" w:rsidR="00AB0492" w:rsidRDefault="00B554AB">
            <w:r>
              <w:rPr>
                <w:sz w:val="18"/>
                <w:szCs w:val="18"/>
              </w:rPr>
              <w:t xml:space="preserve"> </w:t>
            </w:r>
          </w:p>
        </w:tc>
      </w:tr>
      <w:tr w:rsidR="00AB0492" w14:paraId="0BA0DC8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361C945" w14:textId="77777777" w:rsidR="00AB0492" w:rsidRDefault="00B554AB">
            <w:r>
              <w:rPr>
                <w:sz w:val="18"/>
                <w:szCs w:val="18"/>
              </w:rPr>
              <w:t>days_supply</w:t>
            </w:r>
          </w:p>
        </w:tc>
        <w:tc>
          <w:tcPr>
            <w:tcW w:w="1710" w:type="dxa"/>
            <w:tcBorders>
              <w:bottom w:val="single" w:sz="8" w:space="0" w:color="000000"/>
              <w:right w:val="single" w:sz="8" w:space="0" w:color="000000"/>
            </w:tcBorders>
            <w:tcMar>
              <w:top w:w="100" w:type="dxa"/>
              <w:left w:w="20" w:type="dxa"/>
              <w:bottom w:w="100" w:type="dxa"/>
              <w:right w:w="20" w:type="dxa"/>
            </w:tcMar>
          </w:tcPr>
          <w:p w14:paraId="59731F80"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308C5D9F"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3F07ABA" w14:textId="77777777" w:rsidR="00AB0492" w:rsidRDefault="00B554AB">
            <w:r>
              <w:rPr>
                <w:sz w:val="18"/>
                <w:szCs w:val="18"/>
              </w:rPr>
              <w:t xml:space="preserve"> </w:t>
            </w:r>
          </w:p>
        </w:tc>
      </w:tr>
      <w:tr w:rsidR="00AB0492" w:rsidDel="009974A4" w14:paraId="462305C8" w14:textId="1C3B43FB">
        <w:trPr>
          <w:del w:id="369" w:author="Sena, Anthony [JRDUS]" w:date="2018-08-06T16: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5381DC6" w14:textId="579B989B" w:rsidR="00AB0492" w:rsidDel="009974A4" w:rsidRDefault="00AB0492">
            <w:pPr>
              <w:rPr>
                <w:del w:id="370" w:author="Sena, Anthony [JRDUS]" w:date="2018-08-06T16:52:00Z"/>
              </w:rPr>
            </w:pPr>
          </w:p>
        </w:tc>
        <w:tc>
          <w:tcPr>
            <w:tcW w:w="1710" w:type="dxa"/>
            <w:tcBorders>
              <w:bottom w:val="single" w:sz="8" w:space="0" w:color="000000"/>
              <w:right w:val="single" w:sz="8" w:space="0" w:color="000000"/>
            </w:tcBorders>
            <w:tcMar>
              <w:top w:w="100" w:type="dxa"/>
              <w:left w:w="20" w:type="dxa"/>
              <w:bottom w:w="100" w:type="dxa"/>
              <w:right w:w="20" w:type="dxa"/>
            </w:tcMar>
          </w:tcPr>
          <w:p w14:paraId="44DB17C3" w14:textId="65BB5A9E" w:rsidR="00AB0492" w:rsidDel="009974A4" w:rsidRDefault="00B554AB">
            <w:pPr>
              <w:rPr>
                <w:del w:id="371" w:author="Sena, Anthony [JRDUS]" w:date="2018-08-06T16:52:00Z"/>
              </w:rPr>
            </w:pPr>
            <w:del w:id="372" w:author="Sena, Anthony [JRDUS]" w:date="2018-08-06T16:52:00Z">
              <w:r w:rsidDel="009974A4">
                <w:rPr>
                  <w:sz w:val="18"/>
                  <w:szCs w:val="18"/>
                </w:rPr>
                <w:delText xml:space="preserve"> </w:delText>
              </w:r>
            </w:del>
          </w:p>
        </w:tc>
        <w:tc>
          <w:tcPr>
            <w:tcW w:w="1980" w:type="dxa"/>
            <w:tcBorders>
              <w:bottom w:val="single" w:sz="8" w:space="0" w:color="000000"/>
              <w:right w:val="single" w:sz="8" w:space="0" w:color="000000"/>
            </w:tcBorders>
            <w:tcMar>
              <w:top w:w="100" w:type="dxa"/>
              <w:left w:w="20" w:type="dxa"/>
              <w:bottom w:w="100" w:type="dxa"/>
              <w:right w:w="20" w:type="dxa"/>
            </w:tcMar>
          </w:tcPr>
          <w:p w14:paraId="242B5DB9" w14:textId="3D15B222" w:rsidR="00AB0492" w:rsidDel="009974A4" w:rsidRDefault="00B554AB">
            <w:pPr>
              <w:rPr>
                <w:del w:id="373" w:author="Sena, Anthony [JRDUS]" w:date="2018-08-06T16:52:00Z"/>
              </w:rPr>
            </w:pPr>
            <w:del w:id="374" w:author="Sena, Anthony [JRDUS]" w:date="2018-08-06T16:52:00Z">
              <w:r w:rsidDel="009974A4">
                <w:rPr>
                  <w:sz w:val="18"/>
                  <w:szCs w:val="18"/>
                </w:rPr>
                <w:delText xml:space="preserve"> </w:delText>
              </w:r>
            </w:del>
          </w:p>
        </w:tc>
        <w:tc>
          <w:tcPr>
            <w:tcW w:w="3285" w:type="dxa"/>
            <w:tcBorders>
              <w:bottom w:val="single" w:sz="8" w:space="0" w:color="000000"/>
              <w:right w:val="single" w:sz="8" w:space="0" w:color="000000"/>
            </w:tcBorders>
            <w:tcMar>
              <w:top w:w="100" w:type="dxa"/>
              <w:left w:w="20" w:type="dxa"/>
              <w:bottom w:w="100" w:type="dxa"/>
              <w:right w:w="20" w:type="dxa"/>
            </w:tcMar>
          </w:tcPr>
          <w:p w14:paraId="2EB7396E" w14:textId="5FECD885" w:rsidR="00AB0492" w:rsidDel="009974A4" w:rsidRDefault="00B554AB">
            <w:pPr>
              <w:rPr>
                <w:del w:id="375" w:author="Sena, Anthony [JRDUS]" w:date="2018-08-06T16:52:00Z"/>
              </w:rPr>
            </w:pPr>
            <w:del w:id="376" w:author="Sena, Anthony [JRDUS]" w:date="2018-08-06T16:52:00Z">
              <w:r w:rsidDel="009974A4">
                <w:rPr>
                  <w:sz w:val="18"/>
                  <w:szCs w:val="18"/>
                </w:rPr>
                <w:delText xml:space="preserve"> </w:delText>
              </w:r>
            </w:del>
          </w:p>
        </w:tc>
      </w:tr>
      <w:tr w:rsidR="00AB0492" w14:paraId="7950DDE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8A194CF" w14:textId="77777777" w:rsidR="00AB0492" w:rsidRDefault="00B554AB">
            <w:r>
              <w:rPr>
                <w:sz w:val="18"/>
                <w:szCs w:val="18"/>
              </w:rPr>
              <w:t>dose_unit_source_value</w:t>
            </w:r>
          </w:p>
        </w:tc>
        <w:tc>
          <w:tcPr>
            <w:tcW w:w="1710" w:type="dxa"/>
            <w:tcBorders>
              <w:bottom w:val="single" w:sz="8" w:space="0" w:color="000000"/>
              <w:right w:val="single" w:sz="8" w:space="0" w:color="000000"/>
            </w:tcBorders>
            <w:tcMar>
              <w:top w:w="100" w:type="dxa"/>
              <w:left w:w="20" w:type="dxa"/>
              <w:bottom w:w="100" w:type="dxa"/>
              <w:right w:w="20" w:type="dxa"/>
            </w:tcMar>
          </w:tcPr>
          <w:p w14:paraId="79D6AA27"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3B4A9C05"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38503D6A" w14:textId="77777777" w:rsidR="00AB0492" w:rsidRDefault="00B554AB">
            <w:r>
              <w:rPr>
                <w:sz w:val="18"/>
                <w:szCs w:val="18"/>
              </w:rPr>
              <w:t xml:space="preserve"> </w:t>
            </w:r>
          </w:p>
        </w:tc>
      </w:tr>
      <w:tr w:rsidR="00AB0492" w:rsidDel="009974A4" w14:paraId="14EC14DE" w14:textId="2DD9A545">
        <w:trPr>
          <w:del w:id="377" w:author="Sena, Anthony [JRDUS]" w:date="2018-08-06T16: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5EC5CF" w14:textId="28ABA99C" w:rsidR="00AB0492" w:rsidDel="009974A4" w:rsidRDefault="00AB0492">
            <w:pPr>
              <w:rPr>
                <w:del w:id="378" w:author="Sena, Anthony [JRDUS]" w:date="2018-08-06T16:52:00Z"/>
              </w:rPr>
            </w:pPr>
          </w:p>
        </w:tc>
        <w:tc>
          <w:tcPr>
            <w:tcW w:w="1710" w:type="dxa"/>
            <w:tcBorders>
              <w:bottom w:val="single" w:sz="8" w:space="0" w:color="000000"/>
              <w:right w:val="single" w:sz="8" w:space="0" w:color="000000"/>
            </w:tcBorders>
            <w:tcMar>
              <w:top w:w="100" w:type="dxa"/>
              <w:left w:w="20" w:type="dxa"/>
              <w:bottom w:w="100" w:type="dxa"/>
              <w:right w:w="20" w:type="dxa"/>
            </w:tcMar>
          </w:tcPr>
          <w:p w14:paraId="04D761A8" w14:textId="16A0B6BA" w:rsidR="00AB0492" w:rsidDel="009974A4" w:rsidRDefault="00B554AB">
            <w:pPr>
              <w:rPr>
                <w:del w:id="379" w:author="Sena, Anthony [JRDUS]" w:date="2018-08-06T16:52:00Z"/>
              </w:rPr>
            </w:pPr>
            <w:del w:id="380" w:author="Sena, Anthony [JRDUS]" w:date="2018-08-06T16:52:00Z">
              <w:r w:rsidDel="009974A4">
                <w:rPr>
                  <w:sz w:val="18"/>
                  <w:szCs w:val="18"/>
                </w:rPr>
                <w:delText xml:space="preserve"> </w:delText>
              </w:r>
            </w:del>
          </w:p>
        </w:tc>
        <w:tc>
          <w:tcPr>
            <w:tcW w:w="1980" w:type="dxa"/>
            <w:tcBorders>
              <w:bottom w:val="single" w:sz="8" w:space="0" w:color="000000"/>
              <w:right w:val="single" w:sz="8" w:space="0" w:color="000000"/>
            </w:tcBorders>
            <w:tcMar>
              <w:top w:w="100" w:type="dxa"/>
              <w:left w:w="20" w:type="dxa"/>
              <w:bottom w:w="100" w:type="dxa"/>
              <w:right w:w="20" w:type="dxa"/>
            </w:tcMar>
          </w:tcPr>
          <w:p w14:paraId="55CA1A22" w14:textId="32E30E44" w:rsidR="00AB0492" w:rsidDel="009974A4" w:rsidRDefault="00B554AB">
            <w:pPr>
              <w:rPr>
                <w:del w:id="381" w:author="Sena, Anthony [JRDUS]" w:date="2018-08-06T16:52:00Z"/>
              </w:rPr>
            </w:pPr>
            <w:del w:id="382" w:author="Sena, Anthony [JRDUS]" w:date="2018-08-06T16:52:00Z">
              <w:r w:rsidDel="009974A4">
                <w:rPr>
                  <w:sz w:val="18"/>
                  <w:szCs w:val="18"/>
                </w:rPr>
                <w:delText xml:space="preserve"> </w:delText>
              </w:r>
            </w:del>
          </w:p>
        </w:tc>
        <w:tc>
          <w:tcPr>
            <w:tcW w:w="3285" w:type="dxa"/>
            <w:tcBorders>
              <w:bottom w:val="single" w:sz="8" w:space="0" w:color="000000"/>
              <w:right w:val="single" w:sz="8" w:space="0" w:color="000000"/>
            </w:tcBorders>
            <w:tcMar>
              <w:top w:w="100" w:type="dxa"/>
              <w:left w:w="20" w:type="dxa"/>
              <w:bottom w:w="100" w:type="dxa"/>
              <w:right w:w="20" w:type="dxa"/>
            </w:tcMar>
          </w:tcPr>
          <w:p w14:paraId="45597BB8" w14:textId="63B83BC3" w:rsidR="00AB0492" w:rsidDel="009974A4" w:rsidRDefault="00B554AB">
            <w:pPr>
              <w:rPr>
                <w:del w:id="383" w:author="Sena, Anthony [JRDUS]" w:date="2018-08-06T16:52:00Z"/>
              </w:rPr>
            </w:pPr>
            <w:del w:id="384" w:author="Sena, Anthony [JRDUS]" w:date="2018-08-06T16:52:00Z">
              <w:r w:rsidDel="009974A4">
                <w:rPr>
                  <w:sz w:val="18"/>
                  <w:szCs w:val="18"/>
                </w:rPr>
                <w:delText xml:space="preserve"> </w:delText>
              </w:r>
            </w:del>
          </w:p>
        </w:tc>
      </w:tr>
      <w:tr w:rsidR="00AB0492" w14:paraId="23E1316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FE94604" w14:textId="77777777" w:rsidR="00AB0492" w:rsidRDefault="00B554AB">
            <w:r>
              <w:rPr>
                <w:sz w:val="18"/>
                <w:szCs w:val="18"/>
              </w:rPr>
              <w:t>visit_occurrence_id</w:t>
            </w:r>
          </w:p>
        </w:tc>
        <w:tc>
          <w:tcPr>
            <w:tcW w:w="1710" w:type="dxa"/>
            <w:tcBorders>
              <w:bottom w:val="single" w:sz="8" w:space="0" w:color="000000"/>
              <w:right w:val="single" w:sz="8" w:space="0" w:color="000000"/>
            </w:tcBorders>
            <w:tcMar>
              <w:top w:w="100" w:type="dxa"/>
              <w:left w:w="20" w:type="dxa"/>
              <w:bottom w:w="100" w:type="dxa"/>
              <w:right w:w="20" w:type="dxa"/>
            </w:tcMar>
          </w:tcPr>
          <w:p w14:paraId="732FD839"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0D86FB92"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0E6DC312" w14:textId="77777777" w:rsidR="00AB0492" w:rsidRDefault="00B554AB">
            <w:r>
              <w:rPr>
                <w:sz w:val="18"/>
                <w:szCs w:val="18"/>
              </w:rPr>
              <w:t xml:space="preserve"> </w:t>
            </w:r>
          </w:p>
        </w:tc>
      </w:tr>
      <w:tr w:rsidR="009974A4" w14:paraId="52205C75" w14:textId="77777777">
        <w:trPr>
          <w:ins w:id="385" w:author="Sena, Anthony [JRDUS]" w:date="2018-08-06T16: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2F6EFA7" w14:textId="4EC9706E" w:rsidR="009974A4" w:rsidRDefault="00A90567" w:rsidP="009974A4">
            <w:pPr>
              <w:rPr>
                <w:ins w:id="386" w:author="Sena, Anthony [JRDUS]" w:date="2018-08-06T16:52:00Z"/>
                <w:sz w:val="18"/>
                <w:szCs w:val="18"/>
              </w:rPr>
            </w:pPr>
            <w:ins w:id="387" w:author="Sena, Anthony [JRDUS]" w:date="2018-08-06T16:52:00Z">
              <w:r>
                <w:rPr>
                  <w:sz w:val="18"/>
                  <w:szCs w:val="18"/>
                </w:rPr>
                <w:t>v</w:t>
              </w:r>
              <w:r w:rsidR="009974A4">
                <w:rPr>
                  <w:sz w:val="18"/>
                  <w:szCs w:val="18"/>
                </w:rPr>
                <w:t>isit_detail_id</w:t>
              </w:r>
            </w:ins>
          </w:p>
        </w:tc>
        <w:tc>
          <w:tcPr>
            <w:tcW w:w="1710" w:type="dxa"/>
            <w:tcBorders>
              <w:bottom w:val="single" w:sz="8" w:space="0" w:color="000000"/>
              <w:right w:val="single" w:sz="8" w:space="0" w:color="000000"/>
            </w:tcBorders>
            <w:tcMar>
              <w:top w:w="100" w:type="dxa"/>
              <w:left w:w="20" w:type="dxa"/>
              <w:bottom w:w="100" w:type="dxa"/>
              <w:right w:w="20" w:type="dxa"/>
            </w:tcMar>
          </w:tcPr>
          <w:p w14:paraId="46549B9B" w14:textId="4063A468" w:rsidR="009974A4" w:rsidRDefault="009974A4" w:rsidP="009974A4">
            <w:pPr>
              <w:rPr>
                <w:ins w:id="388" w:author="Sena, Anthony [JRDUS]" w:date="2018-08-06T16:52:00Z"/>
                <w:sz w:val="18"/>
                <w:szCs w:val="18"/>
              </w:rPr>
            </w:pPr>
          </w:p>
        </w:tc>
        <w:tc>
          <w:tcPr>
            <w:tcW w:w="1980" w:type="dxa"/>
            <w:tcBorders>
              <w:bottom w:val="single" w:sz="8" w:space="0" w:color="000000"/>
              <w:right w:val="single" w:sz="8" w:space="0" w:color="000000"/>
            </w:tcBorders>
            <w:tcMar>
              <w:top w:w="100" w:type="dxa"/>
              <w:left w:w="20" w:type="dxa"/>
              <w:bottom w:w="100" w:type="dxa"/>
              <w:right w:w="20" w:type="dxa"/>
            </w:tcMar>
          </w:tcPr>
          <w:p w14:paraId="36E25D27" w14:textId="5E94B2E1" w:rsidR="009974A4" w:rsidRDefault="009974A4" w:rsidP="009974A4">
            <w:pPr>
              <w:rPr>
                <w:ins w:id="389" w:author="Sena, Anthony [JRDUS]" w:date="2018-08-06T16:52:00Z"/>
                <w:sz w:val="18"/>
                <w:szCs w:val="18"/>
              </w:rPr>
            </w:pPr>
          </w:p>
        </w:tc>
        <w:tc>
          <w:tcPr>
            <w:tcW w:w="3285" w:type="dxa"/>
            <w:tcBorders>
              <w:bottom w:val="single" w:sz="8" w:space="0" w:color="000000"/>
              <w:right w:val="single" w:sz="8" w:space="0" w:color="000000"/>
            </w:tcBorders>
            <w:tcMar>
              <w:top w:w="100" w:type="dxa"/>
              <w:left w:w="20" w:type="dxa"/>
              <w:bottom w:w="100" w:type="dxa"/>
              <w:right w:w="20" w:type="dxa"/>
            </w:tcMar>
          </w:tcPr>
          <w:p w14:paraId="251C84D3" w14:textId="77777777" w:rsidR="009974A4" w:rsidRDefault="009974A4" w:rsidP="009974A4">
            <w:pPr>
              <w:rPr>
                <w:ins w:id="390" w:author="Sena, Anthony [JRDUS]" w:date="2018-08-06T16:52:00Z"/>
                <w:sz w:val="18"/>
                <w:szCs w:val="18"/>
              </w:rPr>
            </w:pPr>
          </w:p>
        </w:tc>
      </w:tr>
      <w:tr w:rsidR="009974A4" w14:paraId="247DDF36"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31082C" w14:textId="77777777" w:rsidR="009974A4" w:rsidRDefault="009974A4" w:rsidP="009974A4">
            <w:r>
              <w:rPr>
                <w:sz w:val="18"/>
                <w:szCs w:val="18"/>
              </w:rPr>
              <w:lastRenderedPageBreak/>
              <w:t>stop_reason</w:t>
            </w:r>
          </w:p>
        </w:tc>
        <w:tc>
          <w:tcPr>
            <w:tcW w:w="1710" w:type="dxa"/>
            <w:tcBorders>
              <w:bottom w:val="single" w:sz="8" w:space="0" w:color="000000"/>
              <w:right w:val="single" w:sz="8" w:space="0" w:color="000000"/>
            </w:tcBorders>
            <w:tcMar>
              <w:top w:w="100" w:type="dxa"/>
              <w:left w:w="20" w:type="dxa"/>
              <w:bottom w:w="100" w:type="dxa"/>
              <w:right w:w="20" w:type="dxa"/>
            </w:tcMar>
          </w:tcPr>
          <w:p w14:paraId="21134BF7" w14:textId="77777777" w:rsidR="009974A4" w:rsidRDefault="009974A4" w:rsidP="009974A4">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7C55FD3F" w14:textId="77777777" w:rsidR="009974A4" w:rsidRDefault="009974A4" w:rsidP="009974A4">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09E154C6" w14:textId="77777777" w:rsidR="009974A4" w:rsidRDefault="009974A4" w:rsidP="009974A4">
            <w:r>
              <w:rPr>
                <w:sz w:val="18"/>
                <w:szCs w:val="18"/>
              </w:rPr>
              <w:t xml:space="preserve"> </w:t>
            </w:r>
          </w:p>
        </w:tc>
      </w:tr>
      <w:tr w:rsidR="009974A4" w14:paraId="3B39452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E8E5B3" w14:textId="77777777" w:rsidR="009974A4" w:rsidRDefault="009974A4" w:rsidP="009974A4">
            <w:r>
              <w:rPr>
                <w:sz w:val="18"/>
                <w:szCs w:val="18"/>
              </w:rPr>
              <w:t>sig</w:t>
            </w:r>
          </w:p>
        </w:tc>
        <w:tc>
          <w:tcPr>
            <w:tcW w:w="1710" w:type="dxa"/>
            <w:tcBorders>
              <w:bottom w:val="single" w:sz="8" w:space="0" w:color="000000"/>
              <w:right w:val="single" w:sz="8" w:space="0" w:color="000000"/>
            </w:tcBorders>
            <w:tcMar>
              <w:top w:w="100" w:type="dxa"/>
              <w:left w:w="20" w:type="dxa"/>
              <w:bottom w:w="100" w:type="dxa"/>
              <w:right w:w="20" w:type="dxa"/>
            </w:tcMar>
          </w:tcPr>
          <w:p w14:paraId="00C0B7A8" w14:textId="77777777" w:rsidR="009974A4" w:rsidRDefault="009974A4" w:rsidP="009974A4">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7C526146" w14:textId="77777777" w:rsidR="009974A4" w:rsidRDefault="009974A4" w:rsidP="009974A4">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7F6AB1F0" w14:textId="77777777" w:rsidR="009974A4" w:rsidRDefault="009974A4" w:rsidP="009974A4">
            <w:r>
              <w:rPr>
                <w:sz w:val="18"/>
                <w:szCs w:val="18"/>
              </w:rPr>
              <w:t xml:space="preserve"> </w:t>
            </w:r>
          </w:p>
        </w:tc>
      </w:tr>
      <w:tr w:rsidR="009974A4" w14:paraId="7A312A0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F1E40C9" w14:textId="77777777" w:rsidR="009974A4" w:rsidRDefault="009974A4" w:rsidP="009974A4">
            <w:r>
              <w:rPr>
                <w:sz w:val="18"/>
                <w:szCs w:val="18"/>
              </w:rPr>
              <w:t>lot_number</w:t>
            </w:r>
          </w:p>
        </w:tc>
        <w:tc>
          <w:tcPr>
            <w:tcW w:w="1710" w:type="dxa"/>
            <w:tcBorders>
              <w:bottom w:val="single" w:sz="8" w:space="0" w:color="000000"/>
              <w:right w:val="single" w:sz="8" w:space="0" w:color="000000"/>
            </w:tcBorders>
            <w:tcMar>
              <w:top w:w="100" w:type="dxa"/>
              <w:left w:w="20" w:type="dxa"/>
              <w:bottom w:w="100" w:type="dxa"/>
              <w:right w:w="20" w:type="dxa"/>
            </w:tcMar>
          </w:tcPr>
          <w:p w14:paraId="66A8162A" w14:textId="77777777" w:rsidR="009974A4" w:rsidRDefault="009974A4" w:rsidP="009974A4">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59673D78" w14:textId="77777777" w:rsidR="009974A4" w:rsidRDefault="009974A4" w:rsidP="009974A4">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68AE1A3B" w14:textId="77777777" w:rsidR="009974A4" w:rsidRDefault="009974A4" w:rsidP="009974A4">
            <w:r>
              <w:rPr>
                <w:sz w:val="18"/>
                <w:szCs w:val="18"/>
              </w:rPr>
              <w:t xml:space="preserve"> </w:t>
            </w:r>
          </w:p>
        </w:tc>
      </w:tr>
      <w:tr w:rsidR="009974A4" w14:paraId="464895E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B25BA76" w14:textId="77777777" w:rsidR="009974A4" w:rsidRDefault="009974A4" w:rsidP="009974A4">
            <w:r>
              <w:rPr>
                <w:sz w:val="18"/>
                <w:szCs w:val="18"/>
              </w:rPr>
              <w:t>drug_exposure_end_date</w:t>
            </w:r>
          </w:p>
        </w:tc>
        <w:tc>
          <w:tcPr>
            <w:tcW w:w="1710" w:type="dxa"/>
            <w:tcBorders>
              <w:bottom w:val="single" w:sz="8" w:space="0" w:color="000000"/>
              <w:right w:val="single" w:sz="8" w:space="0" w:color="000000"/>
            </w:tcBorders>
            <w:tcMar>
              <w:top w:w="100" w:type="dxa"/>
              <w:left w:w="20" w:type="dxa"/>
              <w:bottom w:w="100" w:type="dxa"/>
              <w:right w:w="20" w:type="dxa"/>
            </w:tcMar>
          </w:tcPr>
          <w:p w14:paraId="016F2700" w14:textId="77777777" w:rsidR="009974A4" w:rsidRDefault="009974A4" w:rsidP="009974A4">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2037CE38" w14:textId="77777777" w:rsidR="009974A4" w:rsidRDefault="009974A4" w:rsidP="009974A4">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7EEFC0F" w14:textId="77777777" w:rsidR="009974A4" w:rsidRDefault="009974A4" w:rsidP="009974A4">
            <w:r>
              <w:rPr>
                <w:sz w:val="18"/>
                <w:szCs w:val="18"/>
              </w:rPr>
              <w:t xml:space="preserve"> </w:t>
            </w:r>
          </w:p>
        </w:tc>
      </w:tr>
    </w:tbl>
    <w:p w14:paraId="69AB2421" w14:textId="77777777" w:rsidR="00AB0492" w:rsidRDefault="00AB0492"/>
    <w:p w14:paraId="6595F57B" w14:textId="77777777" w:rsidR="00AB0492" w:rsidRDefault="00B554AB">
      <w:pPr>
        <w:pStyle w:val="Heading3"/>
      </w:pPr>
      <w:bookmarkStart w:id="391" w:name="_e3myuwde9rie" w:colFirst="0" w:colLast="0"/>
      <w:bookmarkEnd w:id="391"/>
      <w:r>
        <w:t>Reading from immunization</w:t>
      </w:r>
    </w:p>
    <w:p w14:paraId="44F75450" w14:textId="77777777" w:rsidR="00AB0492" w:rsidRDefault="00B554AB">
      <w:r>
        <w:rPr>
          <w:noProof/>
        </w:rPr>
        <w:drawing>
          <wp:inline distT="114300" distB="114300" distL="114300" distR="114300" wp14:anchorId="1C7898EF" wp14:editId="598FCF68">
            <wp:extent cx="5715000" cy="27432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715000" cy="2743200"/>
                    </a:xfrm>
                    <a:prstGeom prst="rect">
                      <a:avLst/>
                    </a:prstGeom>
                    <a:ln/>
                  </pic:spPr>
                </pic:pic>
              </a:graphicData>
            </a:graphic>
          </wp:inline>
        </w:drawing>
      </w:r>
    </w:p>
    <w:tbl>
      <w:tblPr>
        <w:tblStyle w:val="ae"/>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00"/>
        <w:gridCol w:w="1770"/>
        <w:gridCol w:w="2175"/>
        <w:gridCol w:w="3750"/>
      </w:tblGrid>
      <w:tr w:rsidR="00AB0492" w14:paraId="08E31097" w14:textId="77777777">
        <w:tc>
          <w:tcPr>
            <w:tcW w:w="2400" w:type="dxa"/>
            <w:shd w:val="clear" w:color="auto" w:fill="AAAAFF"/>
          </w:tcPr>
          <w:p w14:paraId="5F6A58BA" w14:textId="77777777" w:rsidR="00AB0492" w:rsidRDefault="00B554AB">
            <w:r>
              <w:t>Destination Field</w:t>
            </w:r>
          </w:p>
        </w:tc>
        <w:tc>
          <w:tcPr>
            <w:tcW w:w="1770" w:type="dxa"/>
            <w:shd w:val="clear" w:color="auto" w:fill="AAAAFF"/>
          </w:tcPr>
          <w:p w14:paraId="0DDAC558" w14:textId="77777777" w:rsidR="00AB0492" w:rsidRDefault="00B554AB">
            <w:r>
              <w:t>Source Field</w:t>
            </w:r>
          </w:p>
        </w:tc>
        <w:tc>
          <w:tcPr>
            <w:tcW w:w="2175" w:type="dxa"/>
            <w:shd w:val="clear" w:color="auto" w:fill="AAAAFF"/>
          </w:tcPr>
          <w:p w14:paraId="1CD1786B" w14:textId="77777777" w:rsidR="00AB0492" w:rsidRDefault="00B554AB">
            <w:r>
              <w:t>Logic</w:t>
            </w:r>
          </w:p>
        </w:tc>
        <w:tc>
          <w:tcPr>
            <w:tcW w:w="3750" w:type="dxa"/>
            <w:shd w:val="clear" w:color="auto" w:fill="AAAAFF"/>
          </w:tcPr>
          <w:p w14:paraId="2B05643C" w14:textId="77777777" w:rsidR="00AB0492" w:rsidRDefault="00B554AB">
            <w:r>
              <w:t>Comment</w:t>
            </w:r>
          </w:p>
        </w:tc>
      </w:tr>
      <w:tr w:rsidR="00AB0492" w14:paraId="5F4CB5D5" w14:textId="77777777">
        <w:tc>
          <w:tcPr>
            <w:tcW w:w="2400" w:type="dxa"/>
          </w:tcPr>
          <w:p w14:paraId="0A002C94" w14:textId="77777777" w:rsidR="00AB0492" w:rsidRDefault="00B554AB">
            <w:r>
              <w:rPr>
                <w:sz w:val="18"/>
                <w:szCs w:val="18"/>
              </w:rPr>
              <w:t>drug_exposure_id</w:t>
            </w:r>
          </w:p>
        </w:tc>
        <w:tc>
          <w:tcPr>
            <w:tcW w:w="1770" w:type="dxa"/>
          </w:tcPr>
          <w:p w14:paraId="43BAD453" w14:textId="77777777" w:rsidR="00AB0492" w:rsidRDefault="00AB0492"/>
        </w:tc>
        <w:tc>
          <w:tcPr>
            <w:tcW w:w="2175" w:type="dxa"/>
          </w:tcPr>
          <w:p w14:paraId="71705495" w14:textId="77777777" w:rsidR="00AB0492" w:rsidRDefault="00AB0492"/>
        </w:tc>
        <w:tc>
          <w:tcPr>
            <w:tcW w:w="3750" w:type="dxa"/>
          </w:tcPr>
          <w:p w14:paraId="7D69CF90" w14:textId="77777777" w:rsidR="00AB0492" w:rsidRDefault="00AB0492"/>
        </w:tc>
      </w:tr>
      <w:tr w:rsidR="00AB0492" w14:paraId="6208C3A8" w14:textId="77777777">
        <w:tc>
          <w:tcPr>
            <w:tcW w:w="2400" w:type="dxa"/>
          </w:tcPr>
          <w:p w14:paraId="1CE88339" w14:textId="77777777" w:rsidR="00AB0492" w:rsidRDefault="00B554AB">
            <w:r>
              <w:rPr>
                <w:sz w:val="18"/>
                <w:szCs w:val="18"/>
              </w:rPr>
              <w:t>person_id</w:t>
            </w:r>
          </w:p>
        </w:tc>
        <w:tc>
          <w:tcPr>
            <w:tcW w:w="1770" w:type="dxa"/>
          </w:tcPr>
          <w:p w14:paraId="1EFEE931" w14:textId="77777777" w:rsidR="00AB0492" w:rsidRDefault="00B554AB">
            <w:r>
              <w:rPr>
                <w:sz w:val="18"/>
                <w:szCs w:val="18"/>
              </w:rPr>
              <w:t>ptid</w:t>
            </w:r>
          </w:p>
        </w:tc>
        <w:tc>
          <w:tcPr>
            <w:tcW w:w="2175" w:type="dxa"/>
          </w:tcPr>
          <w:p w14:paraId="3444BB38" w14:textId="77777777" w:rsidR="00AB0492" w:rsidRDefault="00AB0492"/>
        </w:tc>
        <w:tc>
          <w:tcPr>
            <w:tcW w:w="3750" w:type="dxa"/>
          </w:tcPr>
          <w:p w14:paraId="4BCF1295" w14:textId="77777777" w:rsidR="00AB0492" w:rsidRDefault="00AB0492"/>
        </w:tc>
      </w:tr>
      <w:tr w:rsidR="00AB0492" w14:paraId="08A397B7" w14:textId="77777777">
        <w:tc>
          <w:tcPr>
            <w:tcW w:w="2400" w:type="dxa"/>
          </w:tcPr>
          <w:p w14:paraId="0546E298" w14:textId="77777777" w:rsidR="00AB0492" w:rsidRDefault="00B554AB">
            <w:r>
              <w:rPr>
                <w:sz w:val="18"/>
                <w:szCs w:val="18"/>
              </w:rPr>
              <w:t>drug_concept_id</w:t>
            </w:r>
          </w:p>
        </w:tc>
        <w:tc>
          <w:tcPr>
            <w:tcW w:w="1770" w:type="dxa"/>
          </w:tcPr>
          <w:p w14:paraId="0B6F9D8A" w14:textId="77777777" w:rsidR="00AB0492" w:rsidRDefault="00B554AB">
            <w:r>
              <w:rPr>
                <w:sz w:val="18"/>
                <w:szCs w:val="18"/>
              </w:rPr>
              <w:t>ndc</w:t>
            </w:r>
          </w:p>
          <w:p w14:paraId="53FB7313" w14:textId="77777777" w:rsidR="00AB0492" w:rsidRDefault="00B554AB">
            <w:r>
              <w:rPr>
                <w:sz w:val="18"/>
                <w:szCs w:val="18"/>
              </w:rPr>
              <w:t>pt_reported</w:t>
            </w:r>
          </w:p>
        </w:tc>
        <w:tc>
          <w:tcPr>
            <w:tcW w:w="2175" w:type="dxa"/>
          </w:tcPr>
          <w:p w14:paraId="707A85BA" w14:textId="77777777" w:rsidR="00AB0492" w:rsidRDefault="00B554AB">
            <w:r>
              <w:rPr>
                <w:sz w:val="18"/>
                <w:szCs w:val="18"/>
              </w:rPr>
              <w:t>where pt_reported = 'N'</w:t>
            </w:r>
          </w:p>
        </w:tc>
        <w:tc>
          <w:tcPr>
            <w:tcW w:w="3750" w:type="dxa"/>
          </w:tcPr>
          <w:p w14:paraId="27692B01" w14:textId="1D311C9C" w:rsidR="00AB0492" w:rsidRDefault="00ED4171" w:rsidP="00ED4171">
            <w:r w:rsidRPr="003B2C26">
              <w:rPr>
                <w:sz w:val="18"/>
                <w:szCs w:val="18"/>
              </w:rPr>
              <w:t>When mapping a prescription drug, map the 11-digit NDC code to SOURCE_CODE in OMOP vocab first. If no mapping found, map the first 9 digits of NDC code to SOURCE_CODE.</w:t>
            </w:r>
          </w:p>
        </w:tc>
      </w:tr>
      <w:tr w:rsidR="00AB0492" w14:paraId="27266581" w14:textId="77777777">
        <w:tc>
          <w:tcPr>
            <w:tcW w:w="2400" w:type="dxa"/>
          </w:tcPr>
          <w:p w14:paraId="06FFEC80" w14:textId="77777777" w:rsidR="00AB0492" w:rsidRDefault="00B554AB">
            <w:r>
              <w:rPr>
                <w:sz w:val="18"/>
                <w:szCs w:val="18"/>
              </w:rPr>
              <w:t>drug_exposure_start_date</w:t>
            </w:r>
          </w:p>
        </w:tc>
        <w:tc>
          <w:tcPr>
            <w:tcW w:w="1770" w:type="dxa"/>
          </w:tcPr>
          <w:p w14:paraId="232093A3" w14:textId="77777777" w:rsidR="00AB0492" w:rsidRDefault="00B554AB">
            <w:r>
              <w:rPr>
                <w:sz w:val="18"/>
                <w:szCs w:val="18"/>
              </w:rPr>
              <w:t>immunization_date</w:t>
            </w:r>
          </w:p>
        </w:tc>
        <w:tc>
          <w:tcPr>
            <w:tcW w:w="2175" w:type="dxa"/>
          </w:tcPr>
          <w:p w14:paraId="33CCA357" w14:textId="77777777" w:rsidR="00AB0492" w:rsidRDefault="00AB0492"/>
        </w:tc>
        <w:tc>
          <w:tcPr>
            <w:tcW w:w="3750" w:type="dxa"/>
          </w:tcPr>
          <w:p w14:paraId="4CA31340" w14:textId="77777777" w:rsidR="00AB0492" w:rsidRDefault="00AB0492"/>
        </w:tc>
      </w:tr>
      <w:tr w:rsidR="001A02EC" w14:paraId="1AAF2E8E" w14:textId="77777777">
        <w:tc>
          <w:tcPr>
            <w:tcW w:w="2400" w:type="dxa"/>
          </w:tcPr>
          <w:p w14:paraId="0710C4E2" w14:textId="77777777" w:rsidR="001A02EC" w:rsidRDefault="001A02EC" w:rsidP="001A02EC">
            <w:r>
              <w:rPr>
                <w:sz w:val="18"/>
                <w:szCs w:val="18"/>
              </w:rPr>
              <w:t>drug_exposure_end_date</w:t>
            </w:r>
          </w:p>
        </w:tc>
        <w:tc>
          <w:tcPr>
            <w:tcW w:w="1770" w:type="dxa"/>
          </w:tcPr>
          <w:p w14:paraId="295DBC5D" w14:textId="77777777" w:rsidR="001A02EC" w:rsidRDefault="001A02EC" w:rsidP="001A02EC">
            <w:r>
              <w:rPr>
                <w:sz w:val="18"/>
                <w:szCs w:val="18"/>
              </w:rPr>
              <w:t>immunization_date</w:t>
            </w:r>
          </w:p>
        </w:tc>
        <w:tc>
          <w:tcPr>
            <w:tcW w:w="2175" w:type="dxa"/>
          </w:tcPr>
          <w:p w14:paraId="0C100059" w14:textId="77777777" w:rsidR="001A02EC" w:rsidRDefault="001A02EC" w:rsidP="001A02EC"/>
        </w:tc>
        <w:tc>
          <w:tcPr>
            <w:tcW w:w="3750" w:type="dxa"/>
          </w:tcPr>
          <w:p w14:paraId="5CEA1186" w14:textId="77777777" w:rsidR="001A02EC" w:rsidRDefault="001A02EC" w:rsidP="001A02EC"/>
        </w:tc>
      </w:tr>
      <w:tr w:rsidR="001A02EC" w14:paraId="788A7D5E" w14:textId="77777777">
        <w:tc>
          <w:tcPr>
            <w:tcW w:w="2400" w:type="dxa"/>
          </w:tcPr>
          <w:p w14:paraId="4D99AE24" w14:textId="77777777" w:rsidR="001A02EC" w:rsidRDefault="001A02EC" w:rsidP="001A02EC">
            <w:pPr>
              <w:rPr>
                <w:sz w:val="18"/>
                <w:szCs w:val="18"/>
              </w:rPr>
            </w:pPr>
            <w:r>
              <w:rPr>
                <w:sz w:val="18"/>
                <w:szCs w:val="18"/>
              </w:rPr>
              <w:t>Verbatim_end_date</w:t>
            </w:r>
          </w:p>
        </w:tc>
        <w:tc>
          <w:tcPr>
            <w:tcW w:w="1770" w:type="dxa"/>
          </w:tcPr>
          <w:p w14:paraId="1BBA6988" w14:textId="77777777" w:rsidR="001A02EC" w:rsidRDefault="001A02EC" w:rsidP="001A02EC">
            <w:r>
              <w:t>NULL</w:t>
            </w:r>
          </w:p>
        </w:tc>
        <w:tc>
          <w:tcPr>
            <w:tcW w:w="2175" w:type="dxa"/>
          </w:tcPr>
          <w:p w14:paraId="596F40B3" w14:textId="77777777" w:rsidR="001A02EC" w:rsidRDefault="001A02EC" w:rsidP="001A02EC"/>
        </w:tc>
        <w:tc>
          <w:tcPr>
            <w:tcW w:w="3750" w:type="dxa"/>
          </w:tcPr>
          <w:p w14:paraId="1C11F902" w14:textId="77777777" w:rsidR="001A02EC" w:rsidRDefault="001A02EC" w:rsidP="001A02EC"/>
        </w:tc>
      </w:tr>
      <w:tr w:rsidR="001A02EC" w14:paraId="4611DD0A" w14:textId="77777777">
        <w:tc>
          <w:tcPr>
            <w:tcW w:w="2400" w:type="dxa"/>
          </w:tcPr>
          <w:p w14:paraId="73F86F77" w14:textId="77777777" w:rsidR="001A02EC" w:rsidRDefault="001A02EC" w:rsidP="001A02EC">
            <w:r>
              <w:rPr>
                <w:sz w:val="18"/>
                <w:szCs w:val="18"/>
              </w:rPr>
              <w:lastRenderedPageBreak/>
              <w:t>drug_type_concept_id</w:t>
            </w:r>
          </w:p>
        </w:tc>
        <w:tc>
          <w:tcPr>
            <w:tcW w:w="1770" w:type="dxa"/>
          </w:tcPr>
          <w:p w14:paraId="1CD90CDD" w14:textId="77777777" w:rsidR="001A02EC" w:rsidRDefault="001A02EC" w:rsidP="001A02EC"/>
        </w:tc>
        <w:tc>
          <w:tcPr>
            <w:tcW w:w="2175" w:type="dxa"/>
          </w:tcPr>
          <w:p w14:paraId="4DCF2BAA" w14:textId="77777777" w:rsidR="001A02EC" w:rsidRDefault="001A02EC" w:rsidP="001A02EC">
            <w:r>
              <w:rPr>
                <w:sz w:val="18"/>
                <w:szCs w:val="18"/>
              </w:rPr>
              <w:t>43542358</w:t>
            </w:r>
          </w:p>
        </w:tc>
        <w:tc>
          <w:tcPr>
            <w:tcW w:w="3750" w:type="dxa"/>
          </w:tcPr>
          <w:p w14:paraId="1FCAE723" w14:textId="77777777" w:rsidR="001A02EC" w:rsidRDefault="001A02EC" w:rsidP="001A02EC">
            <w:r>
              <w:rPr>
                <w:sz w:val="18"/>
                <w:szCs w:val="18"/>
              </w:rPr>
              <w:t>Physician administered drug (identified from EHR observation)</w:t>
            </w:r>
          </w:p>
        </w:tc>
      </w:tr>
      <w:tr w:rsidR="001A02EC" w14:paraId="11D7318F" w14:textId="77777777">
        <w:tc>
          <w:tcPr>
            <w:tcW w:w="2400" w:type="dxa"/>
          </w:tcPr>
          <w:p w14:paraId="3659B2BB" w14:textId="77777777" w:rsidR="001A02EC" w:rsidRDefault="001A02EC" w:rsidP="001A02EC">
            <w:r>
              <w:rPr>
                <w:sz w:val="18"/>
                <w:szCs w:val="18"/>
              </w:rPr>
              <w:t>stop_reason</w:t>
            </w:r>
          </w:p>
        </w:tc>
        <w:tc>
          <w:tcPr>
            <w:tcW w:w="1770" w:type="dxa"/>
          </w:tcPr>
          <w:p w14:paraId="2A2A9191" w14:textId="77777777" w:rsidR="001A02EC" w:rsidRDefault="001A02EC" w:rsidP="001A02EC"/>
        </w:tc>
        <w:tc>
          <w:tcPr>
            <w:tcW w:w="2175" w:type="dxa"/>
          </w:tcPr>
          <w:p w14:paraId="3E1F3527" w14:textId="77777777" w:rsidR="001A02EC" w:rsidRDefault="001A02EC" w:rsidP="001A02EC"/>
        </w:tc>
        <w:tc>
          <w:tcPr>
            <w:tcW w:w="3750" w:type="dxa"/>
          </w:tcPr>
          <w:p w14:paraId="4E46EBF7" w14:textId="77777777" w:rsidR="001A02EC" w:rsidRDefault="001A02EC" w:rsidP="001A02EC"/>
        </w:tc>
      </w:tr>
      <w:tr w:rsidR="001A02EC" w14:paraId="1CA0B4CC" w14:textId="77777777">
        <w:tc>
          <w:tcPr>
            <w:tcW w:w="2400" w:type="dxa"/>
          </w:tcPr>
          <w:p w14:paraId="0794F1BA" w14:textId="77777777" w:rsidR="001A02EC" w:rsidRDefault="001A02EC" w:rsidP="001A02EC">
            <w:r>
              <w:rPr>
                <w:sz w:val="18"/>
                <w:szCs w:val="18"/>
              </w:rPr>
              <w:t>refills</w:t>
            </w:r>
          </w:p>
        </w:tc>
        <w:tc>
          <w:tcPr>
            <w:tcW w:w="1770" w:type="dxa"/>
          </w:tcPr>
          <w:p w14:paraId="780A1793" w14:textId="77777777" w:rsidR="001A02EC" w:rsidRDefault="001A02EC" w:rsidP="001A02EC"/>
        </w:tc>
        <w:tc>
          <w:tcPr>
            <w:tcW w:w="2175" w:type="dxa"/>
          </w:tcPr>
          <w:p w14:paraId="36376CA5" w14:textId="77777777" w:rsidR="001A02EC" w:rsidRDefault="001A02EC" w:rsidP="001A02EC"/>
        </w:tc>
        <w:tc>
          <w:tcPr>
            <w:tcW w:w="3750" w:type="dxa"/>
          </w:tcPr>
          <w:p w14:paraId="074FD4BB" w14:textId="77777777" w:rsidR="001A02EC" w:rsidRDefault="001A02EC" w:rsidP="001A02EC"/>
        </w:tc>
      </w:tr>
      <w:tr w:rsidR="001A02EC" w14:paraId="49B25CF9" w14:textId="77777777">
        <w:tc>
          <w:tcPr>
            <w:tcW w:w="2400" w:type="dxa"/>
          </w:tcPr>
          <w:p w14:paraId="5C44A5B0" w14:textId="77777777" w:rsidR="001A02EC" w:rsidRDefault="001A02EC" w:rsidP="001A02EC">
            <w:r>
              <w:rPr>
                <w:sz w:val="18"/>
                <w:szCs w:val="18"/>
              </w:rPr>
              <w:t>quantity</w:t>
            </w:r>
          </w:p>
        </w:tc>
        <w:tc>
          <w:tcPr>
            <w:tcW w:w="1770" w:type="dxa"/>
          </w:tcPr>
          <w:p w14:paraId="509537E3" w14:textId="77777777" w:rsidR="001A02EC" w:rsidRDefault="001A02EC" w:rsidP="001A02EC"/>
        </w:tc>
        <w:tc>
          <w:tcPr>
            <w:tcW w:w="2175" w:type="dxa"/>
          </w:tcPr>
          <w:p w14:paraId="078DEF56" w14:textId="77777777" w:rsidR="001A02EC" w:rsidRDefault="001A02EC" w:rsidP="001A02EC"/>
        </w:tc>
        <w:tc>
          <w:tcPr>
            <w:tcW w:w="3750" w:type="dxa"/>
          </w:tcPr>
          <w:p w14:paraId="6B2370FC" w14:textId="77777777" w:rsidR="001A02EC" w:rsidRDefault="001A02EC" w:rsidP="001A02EC"/>
        </w:tc>
      </w:tr>
      <w:tr w:rsidR="001A02EC" w14:paraId="1E438191" w14:textId="77777777">
        <w:tc>
          <w:tcPr>
            <w:tcW w:w="2400" w:type="dxa"/>
          </w:tcPr>
          <w:p w14:paraId="5AA585CF" w14:textId="77777777" w:rsidR="001A02EC" w:rsidRDefault="001A02EC" w:rsidP="001A02EC">
            <w:r>
              <w:rPr>
                <w:sz w:val="18"/>
                <w:szCs w:val="18"/>
              </w:rPr>
              <w:t>days_supply</w:t>
            </w:r>
          </w:p>
        </w:tc>
        <w:tc>
          <w:tcPr>
            <w:tcW w:w="1770" w:type="dxa"/>
          </w:tcPr>
          <w:p w14:paraId="1B0B4FBC" w14:textId="77777777" w:rsidR="001A02EC" w:rsidRDefault="001A02EC" w:rsidP="001A02EC"/>
        </w:tc>
        <w:tc>
          <w:tcPr>
            <w:tcW w:w="2175" w:type="dxa"/>
          </w:tcPr>
          <w:p w14:paraId="1BFEAA9A" w14:textId="77777777" w:rsidR="001A02EC" w:rsidRDefault="001A02EC" w:rsidP="001A02EC"/>
        </w:tc>
        <w:tc>
          <w:tcPr>
            <w:tcW w:w="3750" w:type="dxa"/>
          </w:tcPr>
          <w:p w14:paraId="13E39E7B" w14:textId="77777777" w:rsidR="001A02EC" w:rsidRDefault="001A02EC" w:rsidP="001A02EC"/>
        </w:tc>
      </w:tr>
      <w:tr w:rsidR="001A02EC" w14:paraId="0B961F33" w14:textId="77777777">
        <w:tc>
          <w:tcPr>
            <w:tcW w:w="2400" w:type="dxa"/>
          </w:tcPr>
          <w:p w14:paraId="1ECE69F3" w14:textId="77777777" w:rsidR="001A02EC" w:rsidRDefault="001A02EC" w:rsidP="001A02EC">
            <w:r>
              <w:rPr>
                <w:sz w:val="18"/>
                <w:szCs w:val="18"/>
              </w:rPr>
              <w:t>sig</w:t>
            </w:r>
          </w:p>
        </w:tc>
        <w:tc>
          <w:tcPr>
            <w:tcW w:w="1770" w:type="dxa"/>
          </w:tcPr>
          <w:p w14:paraId="6FC353AF" w14:textId="77777777" w:rsidR="001A02EC" w:rsidRDefault="001A02EC" w:rsidP="001A02EC"/>
        </w:tc>
        <w:tc>
          <w:tcPr>
            <w:tcW w:w="2175" w:type="dxa"/>
          </w:tcPr>
          <w:p w14:paraId="336E5A8F" w14:textId="77777777" w:rsidR="001A02EC" w:rsidRDefault="001A02EC" w:rsidP="001A02EC"/>
        </w:tc>
        <w:tc>
          <w:tcPr>
            <w:tcW w:w="3750" w:type="dxa"/>
          </w:tcPr>
          <w:p w14:paraId="2B94EEB3" w14:textId="77777777" w:rsidR="001A02EC" w:rsidRDefault="001A02EC" w:rsidP="001A02EC"/>
        </w:tc>
      </w:tr>
      <w:tr w:rsidR="001A02EC" w14:paraId="0E46761E" w14:textId="77777777">
        <w:tc>
          <w:tcPr>
            <w:tcW w:w="2400" w:type="dxa"/>
          </w:tcPr>
          <w:p w14:paraId="193796A9" w14:textId="77777777" w:rsidR="001A02EC" w:rsidRDefault="001A02EC" w:rsidP="001A02EC">
            <w:r>
              <w:rPr>
                <w:sz w:val="18"/>
                <w:szCs w:val="18"/>
              </w:rPr>
              <w:t>route_concept_id</w:t>
            </w:r>
          </w:p>
        </w:tc>
        <w:tc>
          <w:tcPr>
            <w:tcW w:w="1770" w:type="dxa"/>
          </w:tcPr>
          <w:p w14:paraId="049B8E8A" w14:textId="77777777" w:rsidR="001A02EC" w:rsidRDefault="001A02EC" w:rsidP="001A02EC"/>
        </w:tc>
        <w:tc>
          <w:tcPr>
            <w:tcW w:w="2175" w:type="dxa"/>
          </w:tcPr>
          <w:p w14:paraId="5EB80000" w14:textId="77777777" w:rsidR="001A02EC" w:rsidRDefault="001A02EC" w:rsidP="001A02EC"/>
        </w:tc>
        <w:tc>
          <w:tcPr>
            <w:tcW w:w="3750" w:type="dxa"/>
          </w:tcPr>
          <w:p w14:paraId="53E4DEDC" w14:textId="77777777" w:rsidR="001A02EC" w:rsidRDefault="001A02EC" w:rsidP="001A02EC"/>
        </w:tc>
      </w:tr>
      <w:tr w:rsidR="001A02EC" w:rsidDel="009974A4" w14:paraId="054C4898" w14:textId="2E187072">
        <w:trPr>
          <w:del w:id="392" w:author="Sena, Anthony [JRDUS]" w:date="2018-08-06T16:52:00Z"/>
        </w:trPr>
        <w:tc>
          <w:tcPr>
            <w:tcW w:w="2400" w:type="dxa"/>
          </w:tcPr>
          <w:p w14:paraId="402E085B" w14:textId="4FB28B49" w:rsidR="001A02EC" w:rsidDel="009974A4" w:rsidRDefault="001A02EC" w:rsidP="001A02EC">
            <w:pPr>
              <w:rPr>
                <w:del w:id="393" w:author="Sena, Anthony [JRDUS]" w:date="2018-08-06T16:52:00Z"/>
              </w:rPr>
            </w:pPr>
          </w:p>
        </w:tc>
        <w:tc>
          <w:tcPr>
            <w:tcW w:w="1770" w:type="dxa"/>
          </w:tcPr>
          <w:p w14:paraId="41037263" w14:textId="0F963FC5" w:rsidR="001A02EC" w:rsidDel="009974A4" w:rsidRDefault="001A02EC" w:rsidP="001A02EC">
            <w:pPr>
              <w:rPr>
                <w:del w:id="394" w:author="Sena, Anthony [JRDUS]" w:date="2018-08-06T16:52:00Z"/>
              </w:rPr>
            </w:pPr>
          </w:p>
        </w:tc>
        <w:tc>
          <w:tcPr>
            <w:tcW w:w="2175" w:type="dxa"/>
          </w:tcPr>
          <w:p w14:paraId="3C4805F3" w14:textId="121930A7" w:rsidR="001A02EC" w:rsidDel="009974A4" w:rsidRDefault="001A02EC" w:rsidP="001A02EC">
            <w:pPr>
              <w:rPr>
                <w:del w:id="395" w:author="Sena, Anthony [JRDUS]" w:date="2018-08-06T16:52:00Z"/>
              </w:rPr>
            </w:pPr>
          </w:p>
        </w:tc>
        <w:tc>
          <w:tcPr>
            <w:tcW w:w="3750" w:type="dxa"/>
          </w:tcPr>
          <w:p w14:paraId="321907C8" w14:textId="6B6C201A" w:rsidR="001A02EC" w:rsidDel="009974A4" w:rsidRDefault="001A02EC" w:rsidP="001A02EC">
            <w:pPr>
              <w:rPr>
                <w:del w:id="396" w:author="Sena, Anthony [JRDUS]" w:date="2018-08-06T16:52:00Z"/>
              </w:rPr>
            </w:pPr>
          </w:p>
        </w:tc>
      </w:tr>
      <w:tr w:rsidR="001A02EC" w:rsidDel="009974A4" w14:paraId="3D99BC8E" w14:textId="5C8A74F1">
        <w:trPr>
          <w:del w:id="397" w:author="Sena, Anthony [JRDUS]" w:date="2018-08-06T16:52:00Z"/>
        </w:trPr>
        <w:tc>
          <w:tcPr>
            <w:tcW w:w="2400" w:type="dxa"/>
          </w:tcPr>
          <w:p w14:paraId="5A89A6E4" w14:textId="7A9E8793" w:rsidR="001A02EC" w:rsidDel="009974A4" w:rsidRDefault="001A02EC" w:rsidP="001A02EC">
            <w:pPr>
              <w:rPr>
                <w:del w:id="398" w:author="Sena, Anthony [JRDUS]" w:date="2018-08-06T16:52:00Z"/>
              </w:rPr>
            </w:pPr>
          </w:p>
        </w:tc>
        <w:tc>
          <w:tcPr>
            <w:tcW w:w="1770" w:type="dxa"/>
          </w:tcPr>
          <w:p w14:paraId="6DD45117" w14:textId="2EC3FB27" w:rsidR="001A02EC" w:rsidDel="009974A4" w:rsidRDefault="001A02EC" w:rsidP="001A02EC">
            <w:pPr>
              <w:rPr>
                <w:del w:id="399" w:author="Sena, Anthony [JRDUS]" w:date="2018-08-06T16:52:00Z"/>
              </w:rPr>
            </w:pPr>
          </w:p>
        </w:tc>
        <w:tc>
          <w:tcPr>
            <w:tcW w:w="2175" w:type="dxa"/>
          </w:tcPr>
          <w:p w14:paraId="0537DE83" w14:textId="2F86DE9C" w:rsidR="001A02EC" w:rsidDel="009974A4" w:rsidRDefault="001A02EC" w:rsidP="001A02EC">
            <w:pPr>
              <w:rPr>
                <w:del w:id="400" w:author="Sena, Anthony [JRDUS]" w:date="2018-08-06T16:52:00Z"/>
              </w:rPr>
            </w:pPr>
          </w:p>
        </w:tc>
        <w:tc>
          <w:tcPr>
            <w:tcW w:w="3750" w:type="dxa"/>
          </w:tcPr>
          <w:p w14:paraId="4B600482" w14:textId="6416DF89" w:rsidR="001A02EC" w:rsidDel="009974A4" w:rsidRDefault="001A02EC" w:rsidP="001A02EC">
            <w:pPr>
              <w:rPr>
                <w:del w:id="401" w:author="Sena, Anthony [JRDUS]" w:date="2018-08-06T16:52:00Z"/>
              </w:rPr>
            </w:pPr>
          </w:p>
        </w:tc>
      </w:tr>
      <w:tr w:rsidR="001A02EC" w14:paraId="143BF05F" w14:textId="77777777">
        <w:tc>
          <w:tcPr>
            <w:tcW w:w="2400" w:type="dxa"/>
          </w:tcPr>
          <w:p w14:paraId="4DE35872" w14:textId="77777777" w:rsidR="001A02EC" w:rsidRDefault="001A02EC" w:rsidP="001A02EC">
            <w:r>
              <w:rPr>
                <w:sz w:val="18"/>
                <w:szCs w:val="18"/>
              </w:rPr>
              <w:t>lot_number</w:t>
            </w:r>
          </w:p>
        </w:tc>
        <w:tc>
          <w:tcPr>
            <w:tcW w:w="1770" w:type="dxa"/>
          </w:tcPr>
          <w:p w14:paraId="25C4E47C" w14:textId="77777777" w:rsidR="001A02EC" w:rsidRDefault="001A02EC" w:rsidP="001A02EC"/>
        </w:tc>
        <w:tc>
          <w:tcPr>
            <w:tcW w:w="2175" w:type="dxa"/>
          </w:tcPr>
          <w:p w14:paraId="0D7E1F13" w14:textId="77777777" w:rsidR="001A02EC" w:rsidRDefault="001A02EC" w:rsidP="001A02EC"/>
        </w:tc>
        <w:tc>
          <w:tcPr>
            <w:tcW w:w="3750" w:type="dxa"/>
          </w:tcPr>
          <w:p w14:paraId="3A7ACDF5" w14:textId="77777777" w:rsidR="001A02EC" w:rsidRDefault="001A02EC" w:rsidP="001A02EC"/>
        </w:tc>
      </w:tr>
      <w:tr w:rsidR="001A02EC" w14:paraId="112AD5DD" w14:textId="77777777">
        <w:tc>
          <w:tcPr>
            <w:tcW w:w="2400" w:type="dxa"/>
          </w:tcPr>
          <w:p w14:paraId="5A81211C" w14:textId="77777777" w:rsidR="001A02EC" w:rsidRDefault="001A02EC" w:rsidP="001A02EC">
            <w:r>
              <w:rPr>
                <w:sz w:val="18"/>
                <w:szCs w:val="18"/>
              </w:rPr>
              <w:t>provider_id</w:t>
            </w:r>
          </w:p>
        </w:tc>
        <w:tc>
          <w:tcPr>
            <w:tcW w:w="1770" w:type="dxa"/>
          </w:tcPr>
          <w:p w14:paraId="26E01CA5" w14:textId="77777777" w:rsidR="001A02EC" w:rsidRDefault="001A02EC" w:rsidP="001A02EC"/>
        </w:tc>
        <w:tc>
          <w:tcPr>
            <w:tcW w:w="2175" w:type="dxa"/>
          </w:tcPr>
          <w:p w14:paraId="7EB7A7E0" w14:textId="77777777" w:rsidR="001A02EC" w:rsidRDefault="001A02EC" w:rsidP="001A02EC"/>
        </w:tc>
        <w:tc>
          <w:tcPr>
            <w:tcW w:w="3750" w:type="dxa"/>
          </w:tcPr>
          <w:p w14:paraId="66B03695" w14:textId="77777777" w:rsidR="001A02EC" w:rsidRDefault="001A02EC" w:rsidP="001A02EC">
            <w:r>
              <w:rPr>
                <w:sz w:val="18"/>
                <w:szCs w:val="18"/>
              </w:rPr>
              <w:t>To avoid duplication, apply the same logic described when transforming the encounter table to visit_occurrence above.</w:t>
            </w:r>
          </w:p>
        </w:tc>
      </w:tr>
      <w:tr w:rsidR="001A02EC" w14:paraId="1F0F6940" w14:textId="77777777">
        <w:tc>
          <w:tcPr>
            <w:tcW w:w="2400" w:type="dxa"/>
          </w:tcPr>
          <w:p w14:paraId="335B29B2" w14:textId="77777777" w:rsidR="001A02EC" w:rsidRDefault="001A02EC" w:rsidP="001A02EC">
            <w:r>
              <w:rPr>
                <w:sz w:val="18"/>
                <w:szCs w:val="18"/>
              </w:rPr>
              <w:t>visit_occurrence_id</w:t>
            </w:r>
          </w:p>
        </w:tc>
        <w:tc>
          <w:tcPr>
            <w:tcW w:w="1770" w:type="dxa"/>
          </w:tcPr>
          <w:p w14:paraId="4B5B6429" w14:textId="77777777" w:rsidR="001A02EC" w:rsidRDefault="001A02EC" w:rsidP="001A02EC"/>
        </w:tc>
        <w:tc>
          <w:tcPr>
            <w:tcW w:w="2175" w:type="dxa"/>
          </w:tcPr>
          <w:p w14:paraId="0C1E5236" w14:textId="77777777" w:rsidR="001A02EC" w:rsidRDefault="001A02EC" w:rsidP="001A02EC"/>
        </w:tc>
        <w:tc>
          <w:tcPr>
            <w:tcW w:w="3750" w:type="dxa"/>
          </w:tcPr>
          <w:p w14:paraId="0244A8E1" w14:textId="77777777" w:rsidR="001A02EC" w:rsidRDefault="001A02EC" w:rsidP="001A02EC"/>
        </w:tc>
      </w:tr>
      <w:tr w:rsidR="009974A4" w14:paraId="54BF30EB" w14:textId="77777777">
        <w:trPr>
          <w:ins w:id="402" w:author="Sena, Anthony [JRDUS]" w:date="2018-08-06T16:52:00Z"/>
        </w:trPr>
        <w:tc>
          <w:tcPr>
            <w:tcW w:w="2400" w:type="dxa"/>
          </w:tcPr>
          <w:p w14:paraId="507AA308" w14:textId="62E60D66" w:rsidR="009974A4" w:rsidRDefault="00A90567" w:rsidP="009974A4">
            <w:pPr>
              <w:rPr>
                <w:ins w:id="403" w:author="Sena, Anthony [JRDUS]" w:date="2018-08-06T16:52:00Z"/>
                <w:sz w:val="18"/>
                <w:szCs w:val="18"/>
              </w:rPr>
            </w:pPr>
            <w:ins w:id="404" w:author="Sena, Anthony [JRDUS]" w:date="2018-08-06T16:52:00Z">
              <w:r>
                <w:rPr>
                  <w:sz w:val="18"/>
                  <w:szCs w:val="18"/>
                </w:rPr>
                <w:t>v</w:t>
              </w:r>
              <w:r w:rsidR="009974A4">
                <w:rPr>
                  <w:sz w:val="18"/>
                  <w:szCs w:val="18"/>
                </w:rPr>
                <w:t>isit_detail_id</w:t>
              </w:r>
            </w:ins>
          </w:p>
        </w:tc>
        <w:tc>
          <w:tcPr>
            <w:tcW w:w="1770" w:type="dxa"/>
          </w:tcPr>
          <w:p w14:paraId="0BCD3D28" w14:textId="041C9563" w:rsidR="009974A4" w:rsidRDefault="009974A4" w:rsidP="009974A4">
            <w:pPr>
              <w:rPr>
                <w:ins w:id="405" w:author="Sena, Anthony [JRDUS]" w:date="2018-08-06T16:52:00Z"/>
              </w:rPr>
            </w:pPr>
          </w:p>
        </w:tc>
        <w:tc>
          <w:tcPr>
            <w:tcW w:w="2175" w:type="dxa"/>
          </w:tcPr>
          <w:p w14:paraId="5BAFEA71" w14:textId="0026E770" w:rsidR="009974A4" w:rsidRDefault="009974A4" w:rsidP="009974A4">
            <w:pPr>
              <w:rPr>
                <w:ins w:id="406" w:author="Sena, Anthony [JRDUS]" w:date="2018-08-06T16:52:00Z"/>
              </w:rPr>
            </w:pPr>
          </w:p>
        </w:tc>
        <w:tc>
          <w:tcPr>
            <w:tcW w:w="3750" w:type="dxa"/>
          </w:tcPr>
          <w:p w14:paraId="06C1D2C3" w14:textId="77777777" w:rsidR="009974A4" w:rsidRDefault="009974A4" w:rsidP="009974A4">
            <w:pPr>
              <w:rPr>
                <w:ins w:id="407" w:author="Sena, Anthony [JRDUS]" w:date="2018-08-06T16:52:00Z"/>
              </w:rPr>
            </w:pPr>
          </w:p>
        </w:tc>
      </w:tr>
      <w:tr w:rsidR="009974A4" w14:paraId="150B6E9E" w14:textId="77777777">
        <w:tc>
          <w:tcPr>
            <w:tcW w:w="2400" w:type="dxa"/>
          </w:tcPr>
          <w:p w14:paraId="2D4587DB" w14:textId="77777777" w:rsidR="009974A4" w:rsidRDefault="009974A4" w:rsidP="009974A4">
            <w:r>
              <w:rPr>
                <w:sz w:val="18"/>
                <w:szCs w:val="18"/>
              </w:rPr>
              <w:t>drug_source_value</w:t>
            </w:r>
          </w:p>
        </w:tc>
        <w:tc>
          <w:tcPr>
            <w:tcW w:w="1770" w:type="dxa"/>
          </w:tcPr>
          <w:p w14:paraId="5F79B19A" w14:textId="77777777" w:rsidR="009974A4" w:rsidRDefault="009974A4" w:rsidP="009974A4">
            <w:r>
              <w:rPr>
                <w:sz w:val="18"/>
                <w:szCs w:val="18"/>
              </w:rPr>
              <w:t>ndc</w:t>
            </w:r>
          </w:p>
        </w:tc>
        <w:tc>
          <w:tcPr>
            <w:tcW w:w="2175" w:type="dxa"/>
          </w:tcPr>
          <w:p w14:paraId="5A9F4101" w14:textId="77777777" w:rsidR="009974A4" w:rsidRDefault="009974A4" w:rsidP="009974A4"/>
        </w:tc>
        <w:tc>
          <w:tcPr>
            <w:tcW w:w="3750" w:type="dxa"/>
          </w:tcPr>
          <w:p w14:paraId="2A8D97F5" w14:textId="77777777" w:rsidR="009974A4" w:rsidRDefault="009974A4" w:rsidP="009974A4"/>
        </w:tc>
      </w:tr>
      <w:tr w:rsidR="009974A4" w14:paraId="3445EB4B" w14:textId="77777777">
        <w:tc>
          <w:tcPr>
            <w:tcW w:w="2400" w:type="dxa"/>
          </w:tcPr>
          <w:p w14:paraId="729F6A5A" w14:textId="77777777" w:rsidR="009974A4" w:rsidRDefault="009974A4" w:rsidP="009974A4">
            <w:r>
              <w:rPr>
                <w:sz w:val="18"/>
                <w:szCs w:val="18"/>
              </w:rPr>
              <w:t>drug_source_concept_id</w:t>
            </w:r>
          </w:p>
        </w:tc>
        <w:tc>
          <w:tcPr>
            <w:tcW w:w="1770" w:type="dxa"/>
          </w:tcPr>
          <w:p w14:paraId="68BFFF6C" w14:textId="77777777" w:rsidR="009974A4" w:rsidRDefault="009974A4" w:rsidP="009974A4">
            <w:r>
              <w:rPr>
                <w:sz w:val="18"/>
                <w:szCs w:val="18"/>
              </w:rPr>
              <w:t>ndc</w:t>
            </w:r>
          </w:p>
        </w:tc>
        <w:tc>
          <w:tcPr>
            <w:tcW w:w="2175" w:type="dxa"/>
          </w:tcPr>
          <w:p w14:paraId="28B6AE79" w14:textId="77777777" w:rsidR="009974A4" w:rsidRDefault="009974A4" w:rsidP="009974A4"/>
        </w:tc>
        <w:tc>
          <w:tcPr>
            <w:tcW w:w="3750" w:type="dxa"/>
          </w:tcPr>
          <w:p w14:paraId="03502271" w14:textId="77777777" w:rsidR="009974A4" w:rsidRDefault="009974A4" w:rsidP="009974A4"/>
        </w:tc>
      </w:tr>
      <w:tr w:rsidR="009974A4" w14:paraId="578CC789" w14:textId="77777777">
        <w:tc>
          <w:tcPr>
            <w:tcW w:w="2400" w:type="dxa"/>
          </w:tcPr>
          <w:p w14:paraId="79607675" w14:textId="77777777" w:rsidR="009974A4" w:rsidRDefault="009974A4" w:rsidP="009974A4">
            <w:r>
              <w:rPr>
                <w:sz w:val="18"/>
                <w:szCs w:val="18"/>
              </w:rPr>
              <w:t>route_source_value</w:t>
            </w:r>
          </w:p>
        </w:tc>
        <w:tc>
          <w:tcPr>
            <w:tcW w:w="1770" w:type="dxa"/>
          </w:tcPr>
          <w:p w14:paraId="04AD7206" w14:textId="77777777" w:rsidR="009974A4" w:rsidRDefault="009974A4" w:rsidP="009974A4"/>
        </w:tc>
        <w:tc>
          <w:tcPr>
            <w:tcW w:w="2175" w:type="dxa"/>
          </w:tcPr>
          <w:p w14:paraId="0CFC0C0D" w14:textId="77777777" w:rsidR="009974A4" w:rsidRDefault="009974A4" w:rsidP="009974A4"/>
        </w:tc>
        <w:tc>
          <w:tcPr>
            <w:tcW w:w="3750" w:type="dxa"/>
          </w:tcPr>
          <w:p w14:paraId="3C670738" w14:textId="77777777" w:rsidR="009974A4" w:rsidRDefault="009974A4" w:rsidP="009974A4"/>
        </w:tc>
      </w:tr>
      <w:tr w:rsidR="009974A4" w14:paraId="4298F993" w14:textId="77777777">
        <w:tc>
          <w:tcPr>
            <w:tcW w:w="2400" w:type="dxa"/>
          </w:tcPr>
          <w:p w14:paraId="4ECFA497" w14:textId="77777777" w:rsidR="009974A4" w:rsidRDefault="009974A4" w:rsidP="009974A4">
            <w:r>
              <w:rPr>
                <w:sz w:val="18"/>
                <w:szCs w:val="18"/>
              </w:rPr>
              <w:t>dose_unit_source_value</w:t>
            </w:r>
          </w:p>
        </w:tc>
        <w:tc>
          <w:tcPr>
            <w:tcW w:w="1770" w:type="dxa"/>
          </w:tcPr>
          <w:p w14:paraId="0EEA1C2F" w14:textId="77777777" w:rsidR="009974A4" w:rsidRDefault="009974A4" w:rsidP="009974A4"/>
        </w:tc>
        <w:tc>
          <w:tcPr>
            <w:tcW w:w="2175" w:type="dxa"/>
          </w:tcPr>
          <w:p w14:paraId="4647FD0F" w14:textId="77777777" w:rsidR="009974A4" w:rsidRDefault="009974A4" w:rsidP="009974A4"/>
        </w:tc>
        <w:tc>
          <w:tcPr>
            <w:tcW w:w="3750" w:type="dxa"/>
          </w:tcPr>
          <w:p w14:paraId="52C3F4F3" w14:textId="77777777" w:rsidR="009974A4" w:rsidRDefault="009974A4" w:rsidP="009974A4"/>
        </w:tc>
      </w:tr>
    </w:tbl>
    <w:p w14:paraId="01AB5A71" w14:textId="77777777" w:rsidR="00AB0492" w:rsidRDefault="00AB0492"/>
    <w:p w14:paraId="25B952F4" w14:textId="77777777" w:rsidR="00AB0492" w:rsidRDefault="00B554AB">
      <w:pPr>
        <w:pStyle w:val="Heading3"/>
      </w:pPr>
      <w:bookmarkStart w:id="408" w:name="_x53tksktd8p" w:colFirst="0" w:colLast="0"/>
      <w:bookmarkEnd w:id="408"/>
      <w:r>
        <w:lastRenderedPageBreak/>
        <w:t>Reading from procedure</w:t>
      </w:r>
    </w:p>
    <w:p w14:paraId="51B0336F" w14:textId="77777777" w:rsidR="00AB0492" w:rsidRDefault="00B554AB" w:rsidP="00CA76C7">
      <w:pPr>
        <w:pStyle w:val="NoSpacing"/>
      </w:pPr>
      <w:bookmarkStart w:id="409" w:name="_623226h9w3wn" w:colFirst="0" w:colLast="0"/>
      <w:bookmarkEnd w:id="409"/>
      <w:r>
        <w:rPr>
          <w:noProof/>
        </w:rPr>
        <w:drawing>
          <wp:inline distT="114300" distB="114300" distL="114300" distR="114300" wp14:anchorId="7D14A6AA" wp14:editId="1C4AB874">
            <wp:extent cx="5715000" cy="3171825"/>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srcRect/>
                    <a:stretch>
                      <a:fillRect/>
                    </a:stretch>
                  </pic:blipFill>
                  <pic:spPr>
                    <a:xfrm>
                      <a:off x="0" y="0"/>
                      <a:ext cx="5715000" cy="3171825"/>
                    </a:xfrm>
                    <a:prstGeom prst="rect">
                      <a:avLst/>
                    </a:prstGeom>
                    <a:ln/>
                  </pic:spPr>
                </pic:pic>
              </a:graphicData>
            </a:graphic>
          </wp:inline>
        </w:drawing>
      </w:r>
    </w:p>
    <w:p w14:paraId="6FB1FD2B" w14:textId="77777777" w:rsidR="00AB0492" w:rsidRDefault="00AB0492"/>
    <w:tbl>
      <w:tblPr>
        <w:tblStyle w:val="af"/>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575"/>
        <w:gridCol w:w="1935"/>
        <w:gridCol w:w="2835"/>
      </w:tblGrid>
      <w:tr w:rsidR="00AB0492" w14:paraId="36AB72C7" w14:textId="77777777">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A4A3E47" w14:textId="77777777"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D43F3C0" w14:textId="77777777" w:rsidR="00AB0492" w:rsidRDefault="00B554AB">
            <w:pPr>
              <w:ind w:left="20"/>
            </w:pPr>
            <w:r>
              <w:rPr>
                <w:shd w:val="clear" w:color="auto" w:fill="AAAAFF"/>
              </w:rPr>
              <w:t>Source Field</w:t>
            </w:r>
          </w:p>
        </w:tc>
        <w:tc>
          <w:tcPr>
            <w:tcW w:w="193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2EACAF1" w14:textId="77777777" w:rsidR="00AB0492" w:rsidRDefault="00B554AB">
            <w:pPr>
              <w:ind w:left="20"/>
            </w:pPr>
            <w:r>
              <w:rPr>
                <w:shd w:val="clear" w:color="auto" w:fill="AAAAFF"/>
              </w:rPr>
              <w:t>Logic</w:t>
            </w:r>
          </w:p>
        </w:tc>
        <w:tc>
          <w:tcPr>
            <w:tcW w:w="283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4785040" w14:textId="77777777" w:rsidR="00AB0492" w:rsidRDefault="00B554AB">
            <w:pPr>
              <w:ind w:left="20"/>
            </w:pPr>
            <w:r>
              <w:rPr>
                <w:shd w:val="clear" w:color="auto" w:fill="AAAAFF"/>
              </w:rPr>
              <w:t>Comment</w:t>
            </w:r>
          </w:p>
        </w:tc>
      </w:tr>
      <w:tr w:rsidR="00AB0492" w14:paraId="7D45702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A5F19BA" w14:textId="77777777" w:rsidR="00AB0492" w:rsidRDefault="00B554AB">
            <w:pPr>
              <w:ind w:left="20"/>
            </w:pPr>
            <w:r>
              <w:t>drug_exposure_id</w:t>
            </w:r>
          </w:p>
        </w:tc>
        <w:tc>
          <w:tcPr>
            <w:tcW w:w="1575" w:type="dxa"/>
            <w:tcBorders>
              <w:bottom w:val="single" w:sz="8" w:space="0" w:color="000000"/>
              <w:right w:val="single" w:sz="8" w:space="0" w:color="000000"/>
            </w:tcBorders>
            <w:tcMar>
              <w:top w:w="100" w:type="dxa"/>
              <w:left w:w="20" w:type="dxa"/>
              <w:bottom w:w="100" w:type="dxa"/>
              <w:right w:w="20" w:type="dxa"/>
            </w:tcMar>
          </w:tcPr>
          <w:p w14:paraId="5D6AE1D0"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6865E252"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27A84400" w14:textId="77777777" w:rsidR="00AB0492" w:rsidRDefault="00B554AB">
            <w:pPr>
              <w:ind w:left="20"/>
            </w:pPr>
            <w:r>
              <w:t xml:space="preserve"> </w:t>
            </w:r>
          </w:p>
        </w:tc>
      </w:tr>
      <w:tr w:rsidR="00AB0492" w14:paraId="60BE944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ECF5FD" w14:textId="77777777"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14:paraId="7CA5D920" w14:textId="77777777" w:rsidR="00AB0492" w:rsidRDefault="00B554AB">
            <w:pPr>
              <w:ind w:left="20"/>
            </w:pPr>
            <w:r>
              <w:t>ptid</w:t>
            </w:r>
          </w:p>
        </w:tc>
        <w:tc>
          <w:tcPr>
            <w:tcW w:w="1935" w:type="dxa"/>
            <w:tcBorders>
              <w:bottom w:val="single" w:sz="8" w:space="0" w:color="000000"/>
              <w:right w:val="single" w:sz="8" w:space="0" w:color="000000"/>
            </w:tcBorders>
            <w:tcMar>
              <w:top w:w="100" w:type="dxa"/>
              <w:left w:w="20" w:type="dxa"/>
              <w:bottom w:w="100" w:type="dxa"/>
              <w:right w:w="20" w:type="dxa"/>
            </w:tcMar>
          </w:tcPr>
          <w:p w14:paraId="0187A853"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4C5129D4" w14:textId="77777777" w:rsidR="00AB0492" w:rsidRDefault="00B554AB">
            <w:pPr>
              <w:ind w:left="20"/>
            </w:pPr>
            <w:r>
              <w:t xml:space="preserve"> </w:t>
            </w:r>
          </w:p>
        </w:tc>
      </w:tr>
      <w:tr w:rsidR="00AB0492" w14:paraId="7606CEB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A4AC960" w14:textId="77777777" w:rsidR="00AB0492" w:rsidRDefault="00B554AB">
            <w:pPr>
              <w:ind w:left="20"/>
            </w:pPr>
            <w:r>
              <w:t>drug_exposure_start_date</w:t>
            </w:r>
          </w:p>
        </w:tc>
        <w:tc>
          <w:tcPr>
            <w:tcW w:w="1575" w:type="dxa"/>
            <w:tcBorders>
              <w:bottom w:val="single" w:sz="8" w:space="0" w:color="000000"/>
              <w:right w:val="single" w:sz="8" w:space="0" w:color="000000"/>
            </w:tcBorders>
            <w:tcMar>
              <w:top w:w="100" w:type="dxa"/>
              <w:left w:w="20" w:type="dxa"/>
              <w:bottom w:w="100" w:type="dxa"/>
              <w:right w:w="20" w:type="dxa"/>
            </w:tcMar>
          </w:tcPr>
          <w:p w14:paraId="721C2517" w14:textId="77777777" w:rsidR="00AB0492" w:rsidRDefault="00B554AB">
            <w:pPr>
              <w:ind w:left="20"/>
            </w:pPr>
            <w:r>
              <w:t>proc_date</w:t>
            </w:r>
          </w:p>
        </w:tc>
        <w:tc>
          <w:tcPr>
            <w:tcW w:w="1935" w:type="dxa"/>
            <w:tcBorders>
              <w:bottom w:val="single" w:sz="8" w:space="0" w:color="000000"/>
              <w:right w:val="single" w:sz="8" w:space="0" w:color="000000"/>
            </w:tcBorders>
            <w:tcMar>
              <w:top w:w="100" w:type="dxa"/>
              <w:left w:w="20" w:type="dxa"/>
              <w:bottom w:w="100" w:type="dxa"/>
              <w:right w:w="20" w:type="dxa"/>
            </w:tcMar>
          </w:tcPr>
          <w:p w14:paraId="3CC7CC8E"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57FF3E53" w14:textId="77777777" w:rsidR="00AB0492" w:rsidRDefault="00B554AB">
            <w:pPr>
              <w:ind w:left="20"/>
            </w:pPr>
            <w:r>
              <w:t xml:space="preserve"> </w:t>
            </w:r>
          </w:p>
        </w:tc>
      </w:tr>
      <w:tr w:rsidR="001A02EC" w14:paraId="21D553D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E353724" w14:textId="5B5C040C" w:rsidR="001A02EC" w:rsidRDefault="00562E51" w:rsidP="001A02EC">
            <w:pPr>
              <w:ind w:left="20"/>
            </w:pPr>
            <w:r>
              <w:t>drug_exposure_end</w:t>
            </w:r>
            <w:r w:rsidR="001A02EC">
              <w:t>_date</w:t>
            </w:r>
          </w:p>
        </w:tc>
        <w:tc>
          <w:tcPr>
            <w:tcW w:w="1575" w:type="dxa"/>
            <w:tcBorders>
              <w:bottom w:val="single" w:sz="8" w:space="0" w:color="000000"/>
              <w:right w:val="single" w:sz="8" w:space="0" w:color="000000"/>
            </w:tcBorders>
            <w:tcMar>
              <w:top w:w="100" w:type="dxa"/>
              <w:left w:w="20" w:type="dxa"/>
              <w:bottom w:w="100" w:type="dxa"/>
              <w:right w:w="20" w:type="dxa"/>
            </w:tcMar>
          </w:tcPr>
          <w:p w14:paraId="5A91593C" w14:textId="77777777" w:rsidR="001A02EC" w:rsidRDefault="001A02EC" w:rsidP="001A02EC">
            <w:pPr>
              <w:ind w:left="20"/>
            </w:pPr>
            <w:r>
              <w:rPr>
                <w:sz w:val="18"/>
                <w:szCs w:val="18"/>
              </w:rPr>
              <w:t>Proc_date</w:t>
            </w:r>
          </w:p>
        </w:tc>
        <w:tc>
          <w:tcPr>
            <w:tcW w:w="1935" w:type="dxa"/>
            <w:tcBorders>
              <w:bottom w:val="single" w:sz="8" w:space="0" w:color="000000"/>
              <w:right w:val="single" w:sz="8" w:space="0" w:color="000000"/>
            </w:tcBorders>
            <w:tcMar>
              <w:top w:w="100" w:type="dxa"/>
              <w:left w:w="20" w:type="dxa"/>
              <w:bottom w:w="100" w:type="dxa"/>
              <w:right w:w="20" w:type="dxa"/>
            </w:tcMar>
          </w:tcPr>
          <w:p w14:paraId="15194810" w14:textId="77777777" w:rsidR="001A02EC" w:rsidRDefault="001A02EC" w:rsidP="001A02EC">
            <w:pPr>
              <w:ind w:left="20"/>
            </w:pPr>
          </w:p>
        </w:tc>
        <w:tc>
          <w:tcPr>
            <w:tcW w:w="2835" w:type="dxa"/>
            <w:tcBorders>
              <w:bottom w:val="single" w:sz="8" w:space="0" w:color="000000"/>
              <w:right w:val="single" w:sz="8" w:space="0" w:color="000000"/>
            </w:tcBorders>
            <w:tcMar>
              <w:top w:w="100" w:type="dxa"/>
              <w:left w:w="20" w:type="dxa"/>
              <w:bottom w:w="100" w:type="dxa"/>
              <w:right w:w="20" w:type="dxa"/>
            </w:tcMar>
          </w:tcPr>
          <w:p w14:paraId="05EE4B8F" w14:textId="77777777" w:rsidR="001A02EC" w:rsidRDefault="001A02EC" w:rsidP="001A02EC">
            <w:pPr>
              <w:ind w:left="20"/>
            </w:pPr>
          </w:p>
        </w:tc>
      </w:tr>
      <w:tr w:rsidR="001A02EC" w14:paraId="16B05DA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FFE1D00" w14:textId="77777777" w:rsidR="001A02EC" w:rsidRDefault="001A02EC" w:rsidP="001A02EC">
            <w:pPr>
              <w:ind w:left="20"/>
            </w:pPr>
            <w:r>
              <w:rPr>
                <w:sz w:val="18"/>
                <w:szCs w:val="18"/>
              </w:rPr>
              <w:t>Verbatim_end_date</w:t>
            </w:r>
          </w:p>
        </w:tc>
        <w:tc>
          <w:tcPr>
            <w:tcW w:w="1575" w:type="dxa"/>
            <w:tcBorders>
              <w:bottom w:val="single" w:sz="8" w:space="0" w:color="000000"/>
              <w:right w:val="single" w:sz="8" w:space="0" w:color="000000"/>
            </w:tcBorders>
            <w:tcMar>
              <w:top w:w="100" w:type="dxa"/>
              <w:left w:w="20" w:type="dxa"/>
              <w:bottom w:w="100" w:type="dxa"/>
              <w:right w:w="20" w:type="dxa"/>
            </w:tcMar>
          </w:tcPr>
          <w:p w14:paraId="22AB3DD4" w14:textId="77777777" w:rsidR="001A02EC" w:rsidRDefault="001A02EC" w:rsidP="001A02EC">
            <w:pPr>
              <w:ind w:left="20"/>
            </w:pPr>
            <w:r>
              <w:rPr>
                <w:sz w:val="18"/>
                <w:szCs w:val="18"/>
              </w:rPr>
              <w:t>NULL</w:t>
            </w:r>
          </w:p>
        </w:tc>
        <w:tc>
          <w:tcPr>
            <w:tcW w:w="1935" w:type="dxa"/>
            <w:tcBorders>
              <w:bottom w:val="single" w:sz="8" w:space="0" w:color="000000"/>
              <w:right w:val="single" w:sz="8" w:space="0" w:color="000000"/>
            </w:tcBorders>
            <w:tcMar>
              <w:top w:w="100" w:type="dxa"/>
              <w:left w:w="20" w:type="dxa"/>
              <w:bottom w:w="100" w:type="dxa"/>
              <w:right w:w="20" w:type="dxa"/>
            </w:tcMar>
          </w:tcPr>
          <w:p w14:paraId="1E6FA3AB" w14:textId="77777777" w:rsidR="001A02EC" w:rsidRDefault="001A02EC" w:rsidP="001A02EC">
            <w:pPr>
              <w:ind w:left="20"/>
            </w:pPr>
          </w:p>
        </w:tc>
        <w:tc>
          <w:tcPr>
            <w:tcW w:w="2835" w:type="dxa"/>
            <w:tcBorders>
              <w:bottom w:val="single" w:sz="8" w:space="0" w:color="000000"/>
              <w:right w:val="single" w:sz="8" w:space="0" w:color="000000"/>
            </w:tcBorders>
            <w:tcMar>
              <w:top w:w="100" w:type="dxa"/>
              <w:left w:w="20" w:type="dxa"/>
              <w:bottom w:w="100" w:type="dxa"/>
              <w:right w:w="20" w:type="dxa"/>
            </w:tcMar>
          </w:tcPr>
          <w:p w14:paraId="3BE68CB2" w14:textId="77777777" w:rsidR="001A02EC" w:rsidRDefault="001A02EC" w:rsidP="001A02EC">
            <w:pPr>
              <w:ind w:left="20"/>
            </w:pPr>
          </w:p>
        </w:tc>
      </w:tr>
      <w:tr w:rsidR="00AB0492" w14:paraId="6BDB6C8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704E8F2" w14:textId="77777777" w:rsidR="00AB0492" w:rsidRDefault="00B554AB">
            <w:pPr>
              <w:ind w:left="20"/>
            </w:pPr>
            <w:r>
              <w:t>drug_concept_id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62693E44" w14:textId="77777777" w:rsidR="00AB0492" w:rsidRDefault="00B554AB">
            <w:pPr>
              <w:ind w:left="20"/>
            </w:pPr>
            <w:r>
              <w:t>proc_code</w:t>
            </w:r>
          </w:p>
          <w:p w14:paraId="7A8692F0" w14:textId="77777777" w:rsidR="00AB0492" w:rsidRDefault="00B554AB">
            <w:pPr>
              <w:ind w:left="20"/>
            </w:pPr>
            <w:r>
              <w:t>proc_code_type</w:t>
            </w:r>
          </w:p>
        </w:tc>
        <w:tc>
          <w:tcPr>
            <w:tcW w:w="1935" w:type="dxa"/>
            <w:tcBorders>
              <w:bottom w:val="single" w:sz="8" w:space="0" w:color="000000"/>
              <w:right w:val="single" w:sz="8" w:space="0" w:color="000000"/>
            </w:tcBorders>
            <w:tcMar>
              <w:top w:w="100" w:type="dxa"/>
              <w:left w:w="20" w:type="dxa"/>
              <w:bottom w:w="100" w:type="dxa"/>
              <w:right w:w="20" w:type="dxa"/>
            </w:tcMar>
          </w:tcPr>
          <w:p w14:paraId="17BFF208"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9B4E5AA" w14:textId="278DBBF3" w:rsidR="00AB0492" w:rsidRDefault="00B554AB">
            <w:pPr>
              <w:ind w:left="20"/>
            </w:pPr>
            <w:r>
              <w:t>Only map rows where the proc_code and proc_code_type map to a concept in the vocabulary that has domain_id = ‘drug’</w:t>
            </w:r>
          </w:p>
        </w:tc>
      </w:tr>
      <w:tr w:rsidR="00AB0492" w14:paraId="21067DE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BDFFCC4" w14:textId="77777777" w:rsidR="00AB0492" w:rsidRDefault="00B554AB">
            <w:pPr>
              <w:ind w:left="20"/>
            </w:pPr>
            <w:r>
              <w:t>drug_source_value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3AF0D72D" w14:textId="77777777" w:rsidR="00AB0492" w:rsidRDefault="00B554AB">
            <w:pPr>
              <w:ind w:left="20"/>
            </w:pPr>
            <w:r>
              <w:t>proc_code</w:t>
            </w:r>
          </w:p>
        </w:tc>
        <w:tc>
          <w:tcPr>
            <w:tcW w:w="1935" w:type="dxa"/>
            <w:tcBorders>
              <w:bottom w:val="single" w:sz="8" w:space="0" w:color="000000"/>
              <w:right w:val="single" w:sz="8" w:space="0" w:color="000000"/>
            </w:tcBorders>
            <w:tcMar>
              <w:top w:w="100" w:type="dxa"/>
              <w:left w:w="20" w:type="dxa"/>
              <w:bottom w:w="100" w:type="dxa"/>
              <w:right w:w="20" w:type="dxa"/>
            </w:tcMar>
          </w:tcPr>
          <w:p w14:paraId="447BA95F"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571D7B0D" w14:textId="77777777" w:rsidR="00AB0492" w:rsidRDefault="00B554AB">
            <w:pPr>
              <w:ind w:left="20"/>
            </w:pPr>
            <w:r>
              <w:t xml:space="preserve"> </w:t>
            </w:r>
          </w:p>
        </w:tc>
      </w:tr>
      <w:tr w:rsidR="00AB0492" w14:paraId="035C336C"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1830FA" w14:textId="77777777" w:rsidR="00AB0492" w:rsidRDefault="00B554AB">
            <w:pPr>
              <w:ind w:left="20"/>
            </w:pPr>
            <w:r>
              <w:lastRenderedPageBreak/>
              <w:t>drug_source_concept_id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681BB38B" w14:textId="77777777" w:rsidR="00AB0492" w:rsidRDefault="00B554AB">
            <w:pPr>
              <w:ind w:left="20"/>
            </w:pPr>
            <w:r>
              <w:t>proc_code</w:t>
            </w:r>
          </w:p>
        </w:tc>
        <w:tc>
          <w:tcPr>
            <w:tcW w:w="1935" w:type="dxa"/>
            <w:tcBorders>
              <w:bottom w:val="single" w:sz="8" w:space="0" w:color="000000"/>
              <w:right w:val="single" w:sz="8" w:space="0" w:color="000000"/>
            </w:tcBorders>
            <w:tcMar>
              <w:top w:w="100" w:type="dxa"/>
              <w:left w:w="20" w:type="dxa"/>
              <w:bottom w:w="100" w:type="dxa"/>
              <w:right w:w="20" w:type="dxa"/>
            </w:tcMar>
          </w:tcPr>
          <w:p w14:paraId="09C3DBB4"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9D033B3" w14:textId="77777777" w:rsidR="00AB0492" w:rsidRDefault="00B554AB">
            <w:pPr>
              <w:ind w:left="20"/>
            </w:pPr>
            <w:r>
              <w:t xml:space="preserve"> </w:t>
            </w:r>
          </w:p>
        </w:tc>
      </w:tr>
      <w:tr w:rsidR="00AB0492" w14:paraId="1FC2C84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32D5E1A" w14:textId="77777777" w:rsidR="00AB0492" w:rsidRDefault="00B554AB">
            <w:pPr>
              <w:ind w:left="20"/>
            </w:pPr>
            <w:r>
              <w:t>drug_type_concept_id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7E7FB0D5"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03AFCDBA" w14:textId="77777777" w:rsidR="00AB0492" w:rsidRDefault="00B554AB">
            <w:pPr>
              <w:ind w:left="20"/>
            </w:pPr>
            <w:r>
              <w:t xml:space="preserve"> 38000275</w:t>
            </w:r>
          </w:p>
        </w:tc>
        <w:tc>
          <w:tcPr>
            <w:tcW w:w="2835" w:type="dxa"/>
            <w:tcBorders>
              <w:bottom w:val="single" w:sz="8" w:space="0" w:color="000000"/>
              <w:right w:val="single" w:sz="8" w:space="0" w:color="000000"/>
            </w:tcBorders>
            <w:tcMar>
              <w:top w:w="100" w:type="dxa"/>
              <w:left w:w="20" w:type="dxa"/>
              <w:bottom w:w="100" w:type="dxa"/>
              <w:right w:w="20" w:type="dxa"/>
            </w:tcMar>
          </w:tcPr>
          <w:p w14:paraId="0A7403CF" w14:textId="77777777" w:rsidR="00AB0492" w:rsidRDefault="00B554AB">
            <w:pPr>
              <w:ind w:left="20"/>
            </w:pPr>
            <w:r>
              <w:t xml:space="preserve">EHR order list entry </w:t>
            </w:r>
          </w:p>
        </w:tc>
      </w:tr>
      <w:tr w:rsidR="00AB0492" w14:paraId="6A43646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E895E53" w14:textId="77777777"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14:paraId="46F46188" w14:textId="77777777" w:rsidR="00AB0492" w:rsidRDefault="00B554AB">
            <w:pPr>
              <w:ind w:left="20"/>
            </w:pPr>
            <w:r>
              <w:t>provid_perform</w:t>
            </w:r>
          </w:p>
        </w:tc>
        <w:tc>
          <w:tcPr>
            <w:tcW w:w="1935" w:type="dxa"/>
            <w:tcBorders>
              <w:bottom w:val="single" w:sz="8" w:space="0" w:color="000000"/>
              <w:right w:val="single" w:sz="8" w:space="0" w:color="000000"/>
            </w:tcBorders>
            <w:tcMar>
              <w:top w:w="100" w:type="dxa"/>
              <w:left w:w="20" w:type="dxa"/>
              <w:bottom w:w="100" w:type="dxa"/>
              <w:right w:w="20" w:type="dxa"/>
            </w:tcMar>
          </w:tcPr>
          <w:p w14:paraId="284E6DE8"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63DB2C67" w14:textId="77777777" w:rsidR="00AB0492" w:rsidRDefault="001A3A1C">
            <w:pPr>
              <w:ind w:left="20"/>
            </w:pPr>
            <w:r>
              <w:rPr>
                <w:sz w:val="18"/>
                <w:szCs w:val="18"/>
              </w:rPr>
              <w:t>To avoid duplication, apply the same logic described when transforming the encounter table to visit_occurrence above.</w:t>
            </w:r>
          </w:p>
        </w:tc>
      </w:tr>
      <w:tr w:rsidR="00AB0492" w14:paraId="1F884430"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67090DA" w14:textId="77777777"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1771BA36" w14:textId="77777777" w:rsidR="00AB0492" w:rsidRDefault="00B554AB">
            <w:pPr>
              <w:ind w:left="20"/>
            </w:pPr>
            <w:r>
              <w:t>encid</w:t>
            </w:r>
          </w:p>
        </w:tc>
        <w:tc>
          <w:tcPr>
            <w:tcW w:w="1935" w:type="dxa"/>
            <w:tcBorders>
              <w:bottom w:val="single" w:sz="8" w:space="0" w:color="000000"/>
              <w:right w:val="single" w:sz="8" w:space="0" w:color="000000"/>
            </w:tcBorders>
            <w:tcMar>
              <w:top w:w="100" w:type="dxa"/>
              <w:left w:w="20" w:type="dxa"/>
              <w:bottom w:w="100" w:type="dxa"/>
              <w:right w:w="20" w:type="dxa"/>
            </w:tcMar>
          </w:tcPr>
          <w:p w14:paraId="01017A3F"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0BB6116" w14:textId="77777777" w:rsidR="00AB0492" w:rsidRDefault="00B554AB">
            <w:pPr>
              <w:ind w:left="20"/>
            </w:pPr>
            <w:r>
              <w:t xml:space="preserve"> </w:t>
            </w:r>
          </w:p>
        </w:tc>
      </w:tr>
      <w:tr w:rsidR="009974A4" w14:paraId="6299CDE4" w14:textId="77777777">
        <w:trPr>
          <w:ins w:id="410" w:author="Sena, Anthony [JRDUS]" w:date="2018-08-06T16:51: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059BD65" w14:textId="529B72A3" w:rsidR="009974A4" w:rsidRDefault="00A90567" w:rsidP="009974A4">
            <w:pPr>
              <w:ind w:left="20"/>
              <w:rPr>
                <w:ins w:id="411" w:author="Sena, Anthony [JRDUS]" w:date="2018-08-06T16:51:00Z"/>
              </w:rPr>
            </w:pPr>
            <w:ins w:id="412" w:author="Sena, Anthony [JRDUS]" w:date="2018-08-06T17:00:00Z">
              <w:r>
                <w:rPr>
                  <w:sz w:val="18"/>
                  <w:szCs w:val="18"/>
                </w:rPr>
                <w:t>v</w:t>
              </w:r>
            </w:ins>
            <w:ins w:id="413" w:author="Sena, Anthony [JRDUS]" w:date="2018-08-06T16:51:00Z">
              <w:r w:rsidR="009974A4">
                <w:rPr>
                  <w:sz w:val="18"/>
                  <w:szCs w:val="18"/>
                </w:rPr>
                <w:t>isit_detail_id</w:t>
              </w:r>
            </w:ins>
          </w:p>
        </w:tc>
        <w:tc>
          <w:tcPr>
            <w:tcW w:w="1575" w:type="dxa"/>
            <w:tcBorders>
              <w:bottom w:val="single" w:sz="8" w:space="0" w:color="000000"/>
              <w:right w:val="single" w:sz="8" w:space="0" w:color="000000"/>
            </w:tcBorders>
            <w:tcMar>
              <w:top w:w="100" w:type="dxa"/>
              <w:left w:w="20" w:type="dxa"/>
              <w:bottom w:w="100" w:type="dxa"/>
              <w:right w:w="20" w:type="dxa"/>
            </w:tcMar>
          </w:tcPr>
          <w:p w14:paraId="4DC3963F" w14:textId="489FF719" w:rsidR="009974A4" w:rsidRDefault="009974A4" w:rsidP="009974A4">
            <w:pPr>
              <w:ind w:left="20"/>
              <w:rPr>
                <w:ins w:id="414" w:author="Sena, Anthony [JRDUS]" w:date="2018-08-06T16:51:00Z"/>
              </w:rPr>
            </w:pPr>
            <w:ins w:id="415" w:author="Sena, Anthony [JRDUS]" w:date="2018-08-06T16:51:00Z">
              <w:r>
                <w:rPr>
                  <w:sz w:val="18"/>
                  <w:szCs w:val="18"/>
                </w:rPr>
                <w:t>Encid</w:t>
              </w:r>
            </w:ins>
          </w:p>
        </w:tc>
        <w:tc>
          <w:tcPr>
            <w:tcW w:w="1935" w:type="dxa"/>
            <w:tcBorders>
              <w:bottom w:val="single" w:sz="8" w:space="0" w:color="000000"/>
              <w:right w:val="single" w:sz="8" w:space="0" w:color="000000"/>
            </w:tcBorders>
            <w:tcMar>
              <w:top w:w="100" w:type="dxa"/>
              <w:left w:w="20" w:type="dxa"/>
              <w:bottom w:w="100" w:type="dxa"/>
              <w:right w:w="20" w:type="dxa"/>
            </w:tcMar>
          </w:tcPr>
          <w:p w14:paraId="6367BE75" w14:textId="3BD75A5E" w:rsidR="009974A4" w:rsidRDefault="009974A4" w:rsidP="009974A4">
            <w:pPr>
              <w:ind w:left="20"/>
              <w:rPr>
                <w:ins w:id="416" w:author="Sena, Anthony [JRDUS]" w:date="2018-08-06T16:51:00Z"/>
              </w:rPr>
            </w:pPr>
            <w:ins w:id="417" w:author="Sena, Anthony [JRDUS]" w:date="2018-08-06T16:51:00Z">
              <w:r>
                <w:rPr>
                  <w:sz w:val="18"/>
                  <w:szCs w:val="18"/>
                </w:rPr>
                <w:t>If encid is found in the VISIT_DETAIL table, include the visit_detail_id in this field otherwise leave as NULL</w:t>
              </w:r>
            </w:ins>
          </w:p>
        </w:tc>
        <w:tc>
          <w:tcPr>
            <w:tcW w:w="2835" w:type="dxa"/>
            <w:tcBorders>
              <w:bottom w:val="single" w:sz="8" w:space="0" w:color="000000"/>
              <w:right w:val="single" w:sz="8" w:space="0" w:color="000000"/>
            </w:tcBorders>
            <w:tcMar>
              <w:top w:w="100" w:type="dxa"/>
              <w:left w:w="20" w:type="dxa"/>
              <w:bottom w:w="100" w:type="dxa"/>
              <w:right w:w="20" w:type="dxa"/>
            </w:tcMar>
          </w:tcPr>
          <w:p w14:paraId="1E028AF6" w14:textId="77777777" w:rsidR="009974A4" w:rsidRDefault="009974A4" w:rsidP="009974A4">
            <w:pPr>
              <w:ind w:left="20"/>
              <w:rPr>
                <w:ins w:id="418" w:author="Sena, Anthony [JRDUS]" w:date="2018-08-06T16:51:00Z"/>
              </w:rPr>
            </w:pPr>
          </w:p>
        </w:tc>
      </w:tr>
      <w:tr w:rsidR="009974A4" w14:paraId="0FE700A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ACB772" w14:textId="77777777" w:rsidR="009974A4" w:rsidRDefault="009974A4" w:rsidP="009974A4">
            <w:pPr>
              <w:ind w:left="20"/>
            </w:pPr>
            <w:r>
              <w:t>route_concept_id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020675FC" w14:textId="77777777" w:rsidR="009974A4" w:rsidRDefault="009974A4" w:rsidP="009974A4">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4CE8ED02" w14:textId="77777777" w:rsidR="009974A4" w:rsidRDefault="009974A4" w:rsidP="009974A4">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1ED942DE" w14:textId="77777777" w:rsidR="009974A4" w:rsidRDefault="009974A4" w:rsidP="009974A4">
            <w:pPr>
              <w:ind w:left="20"/>
            </w:pPr>
            <w:r>
              <w:t xml:space="preserve"> </w:t>
            </w:r>
          </w:p>
        </w:tc>
      </w:tr>
      <w:tr w:rsidR="009974A4" w14:paraId="3F38507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C112E36" w14:textId="77777777" w:rsidR="009974A4" w:rsidRDefault="009974A4" w:rsidP="009974A4">
            <w:pPr>
              <w:ind w:left="20"/>
            </w:pPr>
            <w:r>
              <w:t>route_source_value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2A2686CA" w14:textId="77777777" w:rsidR="009974A4" w:rsidRDefault="009974A4" w:rsidP="009974A4">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230DBD90" w14:textId="77777777" w:rsidR="009974A4" w:rsidRDefault="009974A4" w:rsidP="009974A4">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612E1068" w14:textId="77777777" w:rsidR="009974A4" w:rsidRDefault="009974A4" w:rsidP="009974A4">
            <w:pPr>
              <w:ind w:left="20"/>
            </w:pPr>
            <w:r>
              <w:t xml:space="preserve"> </w:t>
            </w:r>
          </w:p>
        </w:tc>
      </w:tr>
      <w:tr w:rsidR="009974A4" w14:paraId="4EAA20C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E744B55" w14:textId="77777777" w:rsidR="009974A4" w:rsidRDefault="009974A4" w:rsidP="009974A4">
            <w:pPr>
              <w:ind w:left="20"/>
            </w:pPr>
            <w:r>
              <w:t>quantity</w:t>
            </w:r>
          </w:p>
        </w:tc>
        <w:tc>
          <w:tcPr>
            <w:tcW w:w="1575" w:type="dxa"/>
            <w:tcBorders>
              <w:bottom w:val="single" w:sz="8" w:space="0" w:color="000000"/>
              <w:right w:val="single" w:sz="8" w:space="0" w:color="000000"/>
            </w:tcBorders>
            <w:tcMar>
              <w:top w:w="100" w:type="dxa"/>
              <w:left w:w="20" w:type="dxa"/>
              <w:bottom w:w="100" w:type="dxa"/>
              <w:right w:w="20" w:type="dxa"/>
            </w:tcMar>
          </w:tcPr>
          <w:p w14:paraId="7E7AF51C" w14:textId="77777777" w:rsidR="009974A4" w:rsidRDefault="009974A4" w:rsidP="009974A4">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4E1A2F7A" w14:textId="77777777" w:rsidR="009974A4" w:rsidRDefault="009974A4" w:rsidP="009974A4">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5D9C4258" w14:textId="77777777" w:rsidR="009974A4" w:rsidRDefault="009974A4" w:rsidP="009974A4">
            <w:pPr>
              <w:ind w:left="20"/>
            </w:pPr>
            <w:r>
              <w:t xml:space="preserve"> </w:t>
            </w:r>
          </w:p>
        </w:tc>
      </w:tr>
      <w:tr w:rsidR="009974A4" w14:paraId="23D6A470"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FB95BD2" w14:textId="77777777" w:rsidR="009974A4" w:rsidRDefault="009974A4" w:rsidP="009974A4">
            <w:pPr>
              <w:ind w:left="20"/>
            </w:pPr>
            <w:r>
              <w:t>refills</w:t>
            </w:r>
          </w:p>
        </w:tc>
        <w:tc>
          <w:tcPr>
            <w:tcW w:w="1575" w:type="dxa"/>
            <w:tcBorders>
              <w:bottom w:val="single" w:sz="8" w:space="0" w:color="000000"/>
              <w:right w:val="single" w:sz="8" w:space="0" w:color="000000"/>
            </w:tcBorders>
            <w:tcMar>
              <w:top w:w="100" w:type="dxa"/>
              <w:left w:w="20" w:type="dxa"/>
              <w:bottom w:w="100" w:type="dxa"/>
              <w:right w:w="20" w:type="dxa"/>
            </w:tcMar>
          </w:tcPr>
          <w:p w14:paraId="35047117" w14:textId="77777777" w:rsidR="009974A4" w:rsidRDefault="009974A4" w:rsidP="009974A4">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0673451E" w14:textId="77777777" w:rsidR="009974A4" w:rsidRDefault="009974A4" w:rsidP="009974A4">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0F2F4780" w14:textId="77777777" w:rsidR="009974A4" w:rsidRDefault="009974A4" w:rsidP="009974A4">
            <w:pPr>
              <w:ind w:left="20"/>
            </w:pPr>
            <w:r>
              <w:t xml:space="preserve"> </w:t>
            </w:r>
          </w:p>
        </w:tc>
      </w:tr>
      <w:tr w:rsidR="009974A4" w14:paraId="6ECA4F0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C6F133B" w14:textId="77777777" w:rsidR="009974A4" w:rsidRDefault="009974A4" w:rsidP="009974A4">
            <w:pPr>
              <w:ind w:left="20"/>
            </w:pPr>
            <w:r>
              <w:t>days_supply</w:t>
            </w:r>
          </w:p>
        </w:tc>
        <w:tc>
          <w:tcPr>
            <w:tcW w:w="1575" w:type="dxa"/>
            <w:tcBorders>
              <w:bottom w:val="single" w:sz="8" w:space="0" w:color="000000"/>
              <w:right w:val="single" w:sz="8" w:space="0" w:color="000000"/>
            </w:tcBorders>
            <w:tcMar>
              <w:top w:w="100" w:type="dxa"/>
              <w:left w:w="20" w:type="dxa"/>
              <w:bottom w:w="100" w:type="dxa"/>
              <w:right w:w="20" w:type="dxa"/>
            </w:tcMar>
          </w:tcPr>
          <w:p w14:paraId="4C41C7A0" w14:textId="77777777" w:rsidR="009974A4" w:rsidRDefault="009974A4" w:rsidP="009974A4">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12943572" w14:textId="77777777" w:rsidR="009974A4" w:rsidRDefault="009974A4" w:rsidP="009974A4">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5AD3149A" w14:textId="77777777" w:rsidR="009974A4" w:rsidRDefault="009974A4" w:rsidP="009974A4">
            <w:pPr>
              <w:ind w:left="20"/>
            </w:pPr>
            <w:r>
              <w:t xml:space="preserve"> </w:t>
            </w:r>
          </w:p>
        </w:tc>
      </w:tr>
      <w:tr w:rsidR="009974A4" w:rsidDel="00A90567" w14:paraId="168395AD" w14:textId="17B5F7A5">
        <w:trPr>
          <w:del w:id="419" w:author="Sena, Anthony [JRDUS]" w:date="2018-08-06T17:0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45CB41" w14:textId="3089C955" w:rsidR="009974A4" w:rsidDel="00A90567" w:rsidRDefault="009974A4" w:rsidP="009974A4">
            <w:pPr>
              <w:ind w:left="20"/>
              <w:rPr>
                <w:del w:id="420" w:author="Sena, Anthony [JRDUS]" w:date="2018-08-06T17:00:00Z"/>
              </w:rPr>
            </w:pPr>
          </w:p>
        </w:tc>
        <w:tc>
          <w:tcPr>
            <w:tcW w:w="1575" w:type="dxa"/>
            <w:tcBorders>
              <w:bottom w:val="single" w:sz="8" w:space="0" w:color="000000"/>
              <w:right w:val="single" w:sz="8" w:space="0" w:color="000000"/>
            </w:tcBorders>
            <w:tcMar>
              <w:top w:w="100" w:type="dxa"/>
              <w:left w:w="20" w:type="dxa"/>
              <w:bottom w:w="100" w:type="dxa"/>
              <w:right w:w="20" w:type="dxa"/>
            </w:tcMar>
          </w:tcPr>
          <w:p w14:paraId="2A935A0D" w14:textId="0A37EB72" w:rsidR="009974A4" w:rsidDel="00A90567" w:rsidRDefault="009974A4" w:rsidP="009974A4">
            <w:pPr>
              <w:ind w:left="20"/>
              <w:rPr>
                <w:del w:id="421" w:author="Sena, Anthony [JRDUS]" w:date="2018-08-06T17:00:00Z"/>
              </w:rPr>
            </w:pPr>
            <w:del w:id="422" w:author="Sena, Anthony [JRDUS]" w:date="2018-08-06T17:00:00Z">
              <w:r w:rsidDel="00A90567">
                <w:delText xml:space="preserve"> </w:delText>
              </w:r>
            </w:del>
          </w:p>
        </w:tc>
        <w:tc>
          <w:tcPr>
            <w:tcW w:w="1935" w:type="dxa"/>
            <w:tcBorders>
              <w:bottom w:val="single" w:sz="8" w:space="0" w:color="000000"/>
              <w:right w:val="single" w:sz="8" w:space="0" w:color="000000"/>
            </w:tcBorders>
            <w:tcMar>
              <w:top w:w="100" w:type="dxa"/>
              <w:left w:w="20" w:type="dxa"/>
              <w:bottom w:w="100" w:type="dxa"/>
              <w:right w:w="20" w:type="dxa"/>
            </w:tcMar>
          </w:tcPr>
          <w:p w14:paraId="71F26B9A" w14:textId="034B10B0" w:rsidR="009974A4" w:rsidDel="00A90567" w:rsidRDefault="009974A4" w:rsidP="009974A4">
            <w:pPr>
              <w:ind w:left="20"/>
              <w:rPr>
                <w:del w:id="423" w:author="Sena, Anthony [JRDUS]" w:date="2018-08-06T17:00:00Z"/>
              </w:rPr>
            </w:pPr>
            <w:del w:id="424" w:author="Sena, Anthony [JRDUS]" w:date="2018-08-06T17:00:00Z">
              <w:r w:rsidDel="00A90567">
                <w:delText xml:space="preserve"> </w:delText>
              </w:r>
            </w:del>
          </w:p>
        </w:tc>
        <w:tc>
          <w:tcPr>
            <w:tcW w:w="2835" w:type="dxa"/>
            <w:tcBorders>
              <w:bottom w:val="single" w:sz="8" w:space="0" w:color="000000"/>
              <w:right w:val="single" w:sz="8" w:space="0" w:color="000000"/>
            </w:tcBorders>
            <w:tcMar>
              <w:top w:w="100" w:type="dxa"/>
              <w:left w:w="20" w:type="dxa"/>
              <w:bottom w:w="100" w:type="dxa"/>
              <w:right w:w="20" w:type="dxa"/>
            </w:tcMar>
          </w:tcPr>
          <w:p w14:paraId="7C16ECB3" w14:textId="33A9E4A9" w:rsidR="009974A4" w:rsidDel="00A90567" w:rsidRDefault="009974A4" w:rsidP="009974A4">
            <w:pPr>
              <w:ind w:left="20"/>
              <w:rPr>
                <w:del w:id="425" w:author="Sena, Anthony [JRDUS]" w:date="2018-08-06T17:00:00Z"/>
              </w:rPr>
            </w:pPr>
            <w:del w:id="426" w:author="Sena, Anthony [JRDUS]" w:date="2018-08-06T17:00:00Z">
              <w:r w:rsidDel="00A90567">
                <w:delText xml:space="preserve"> </w:delText>
              </w:r>
            </w:del>
          </w:p>
        </w:tc>
      </w:tr>
      <w:tr w:rsidR="009974A4" w14:paraId="006C33F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111D10F" w14:textId="77777777" w:rsidR="009974A4" w:rsidRDefault="009974A4" w:rsidP="009974A4">
            <w:pPr>
              <w:ind w:left="20"/>
            </w:pPr>
            <w:r>
              <w:t>dose_unit_source_value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338E03AB" w14:textId="77777777" w:rsidR="009974A4" w:rsidRDefault="009974A4" w:rsidP="009974A4">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6A2F7B14" w14:textId="77777777" w:rsidR="009974A4" w:rsidRDefault="009974A4" w:rsidP="009974A4">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A91A4CE" w14:textId="77777777" w:rsidR="009974A4" w:rsidRDefault="009974A4" w:rsidP="009974A4">
            <w:pPr>
              <w:ind w:left="20"/>
            </w:pPr>
            <w:r>
              <w:t xml:space="preserve"> </w:t>
            </w:r>
          </w:p>
        </w:tc>
      </w:tr>
      <w:tr w:rsidR="009974A4" w:rsidDel="00A90567" w14:paraId="68C70750" w14:textId="6BF54509">
        <w:trPr>
          <w:del w:id="427" w:author="Sena, Anthony [JRDUS]" w:date="2018-08-06T17:0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11C532" w14:textId="3AEA3D06" w:rsidR="009974A4" w:rsidDel="00A90567" w:rsidRDefault="009974A4" w:rsidP="009974A4">
            <w:pPr>
              <w:ind w:left="20"/>
              <w:rPr>
                <w:del w:id="428" w:author="Sena, Anthony [JRDUS]" w:date="2018-08-06T17:00:00Z"/>
              </w:rPr>
            </w:pPr>
          </w:p>
        </w:tc>
        <w:tc>
          <w:tcPr>
            <w:tcW w:w="1575" w:type="dxa"/>
            <w:tcBorders>
              <w:bottom w:val="single" w:sz="8" w:space="0" w:color="000000"/>
              <w:right w:val="single" w:sz="8" w:space="0" w:color="000000"/>
            </w:tcBorders>
            <w:tcMar>
              <w:top w:w="100" w:type="dxa"/>
              <w:left w:w="20" w:type="dxa"/>
              <w:bottom w:w="100" w:type="dxa"/>
              <w:right w:w="20" w:type="dxa"/>
            </w:tcMar>
          </w:tcPr>
          <w:p w14:paraId="0EC6F9CB" w14:textId="2BFE07D2" w:rsidR="009974A4" w:rsidDel="00A90567" w:rsidRDefault="009974A4" w:rsidP="009974A4">
            <w:pPr>
              <w:ind w:left="20"/>
              <w:rPr>
                <w:del w:id="429" w:author="Sena, Anthony [JRDUS]" w:date="2018-08-06T17:00:00Z"/>
              </w:rPr>
            </w:pPr>
            <w:del w:id="430" w:author="Sena, Anthony [JRDUS]" w:date="2018-08-06T17:00:00Z">
              <w:r w:rsidDel="00A90567">
                <w:delText xml:space="preserve"> </w:delText>
              </w:r>
            </w:del>
          </w:p>
        </w:tc>
        <w:tc>
          <w:tcPr>
            <w:tcW w:w="1935" w:type="dxa"/>
            <w:tcBorders>
              <w:bottom w:val="single" w:sz="8" w:space="0" w:color="000000"/>
              <w:right w:val="single" w:sz="8" w:space="0" w:color="000000"/>
            </w:tcBorders>
            <w:tcMar>
              <w:top w:w="100" w:type="dxa"/>
              <w:left w:w="20" w:type="dxa"/>
              <w:bottom w:w="100" w:type="dxa"/>
              <w:right w:w="20" w:type="dxa"/>
            </w:tcMar>
          </w:tcPr>
          <w:p w14:paraId="02698B89" w14:textId="5969B587" w:rsidR="009974A4" w:rsidDel="00A90567" w:rsidRDefault="009974A4" w:rsidP="009974A4">
            <w:pPr>
              <w:ind w:left="20"/>
              <w:rPr>
                <w:del w:id="431" w:author="Sena, Anthony [JRDUS]" w:date="2018-08-06T17:00:00Z"/>
              </w:rPr>
            </w:pPr>
            <w:del w:id="432" w:author="Sena, Anthony [JRDUS]" w:date="2018-08-06T17:00:00Z">
              <w:r w:rsidDel="00A90567">
                <w:delText xml:space="preserve"> </w:delText>
              </w:r>
            </w:del>
          </w:p>
        </w:tc>
        <w:tc>
          <w:tcPr>
            <w:tcW w:w="2835" w:type="dxa"/>
            <w:tcBorders>
              <w:bottom w:val="single" w:sz="8" w:space="0" w:color="000000"/>
              <w:right w:val="single" w:sz="8" w:space="0" w:color="000000"/>
            </w:tcBorders>
            <w:tcMar>
              <w:top w:w="100" w:type="dxa"/>
              <w:left w:w="20" w:type="dxa"/>
              <w:bottom w:w="100" w:type="dxa"/>
              <w:right w:w="20" w:type="dxa"/>
            </w:tcMar>
          </w:tcPr>
          <w:p w14:paraId="261AAF62" w14:textId="2869552C" w:rsidR="009974A4" w:rsidDel="00A90567" w:rsidRDefault="009974A4" w:rsidP="009974A4">
            <w:pPr>
              <w:ind w:left="20"/>
              <w:rPr>
                <w:del w:id="433" w:author="Sena, Anthony [JRDUS]" w:date="2018-08-06T17:00:00Z"/>
              </w:rPr>
            </w:pPr>
            <w:del w:id="434" w:author="Sena, Anthony [JRDUS]" w:date="2018-08-06T17:00:00Z">
              <w:r w:rsidDel="00A90567">
                <w:delText xml:space="preserve"> </w:delText>
              </w:r>
            </w:del>
          </w:p>
        </w:tc>
      </w:tr>
      <w:tr w:rsidR="009974A4" w14:paraId="4E9ED84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6706832" w14:textId="77777777" w:rsidR="009974A4" w:rsidRDefault="009974A4" w:rsidP="009974A4">
            <w:pPr>
              <w:ind w:left="20"/>
            </w:pPr>
            <w:r>
              <w:t>stop_reason</w:t>
            </w:r>
          </w:p>
        </w:tc>
        <w:tc>
          <w:tcPr>
            <w:tcW w:w="1575" w:type="dxa"/>
            <w:tcBorders>
              <w:bottom w:val="single" w:sz="8" w:space="0" w:color="000000"/>
              <w:right w:val="single" w:sz="8" w:space="0" w:color="000000"/>
            </w:tcBorders>
            <w:tcMar>
              <w:top w:w="100" w:type="dxa"/>
              <w:left w:w="20" w:type="dxa"/>
              <w:bottom w:w="100" w:type="dxa"/>
              <w:right w:w="20" w:type="dxa"/>
            </w:tcMar>
          </w:tcPr>
          <w:p w14:paraId="115A21BB" w14:textId="77777777" w:rsidR="009974A4" w:rsidRDefault="009974A4" w:rsidP="009974A4">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49CCB50F" w14:textId="77777777" w:rsidR="009974A4" w:rsidRDefault="009974A4" w:rsidP="009974A4">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4D4AEE25" w14:textId="77777777" w:rsidR="009974A4" w:rsidRDefault="009974A4" w:rsidP="009974A4">
            <w:pPr>
              <w:ind w:left="20"/>
            </w:pPr>
            <w:r>
              <w:t xml:space="preserve"> </w:t>
            </w:r>
          </w:p>
        </w:tc>
      </w:tr>
      <w:tr w:rsidR="009974A4" w14:paraId="526B626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DC3000" w14:textId="77777777" w:rsidR="009974A4" w:rsidRDefault="009974A4" w:rsidP="009974A4">
            <w:pPr>
              <w:ind w:left="20"/>
            </w:pPr>
            <w:r>
              <w:t>sig</w:t>
            </w:r>
          </w:p>
        </w:tc>
        <w:tc>
          <w:tcPr>
            <w:tcW w:w="1575" w:type="dxa"/>
            <w:tcBorders>
              <w:bottom w:val="single" w:sz="8" w:space="0" w:color="000000"/>
              <w:right w:val="single" w:sz="8" w:space="0" w:color="000000"/>
            </w:tcBorders>
            <w:tcMar>
              <w:top w:w="100" w:type="dxa"/>
              <w:left w:w="20" w:type="dxa"/>
              <w:bottom w:w="100" w:type="dxa"/>
              <w:right w:w="20" w:type="dxa"/>
            </w:tcMar>
          </w:tcPr>
          <w:p w14:paraId="202A54C8" w14:textId="77777777" w:rsidR="009974A4" w:rsidRDefault="009974A4" w:rsidP="009974A4">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13033BE6" w14:textId="77777777" w:rsidR="009974A4" w:rsidRDefault="009974A4" w:rsidP="009974A4">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7E1DA5B7" w14:textId="77777777" w:rsidR="009974A4" w:rsidRDefault="009974A4" w:rsidP="009974A4">
            <w:pPr>
              <w:ind w:left="20"/>
            </w:pPr>
            <w:r>
              <w:t xml:space="preserve"> </w:t>
            </w:r>
          </w:p>
        </w:tc>
      </w:tr>
      <w:tr w:rsidR="009974A4" w14:paraId="5A792DC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CAAEC3F" w14:textId="77777777" w:rsidR="009974A4" w:rsidRDefault="009974A4" w:rsidP="009974A4">
            <w:pPr>
              <w:ind w:left="20"/>
            </w:pPr>
            <w:r>
              <w:lastRenderedPageBreak/>
              <w:t>lot_number</w:t>
            </w:r>
          </w:p>
        </w:tc>
        <w:tc>
          <w:tcPr>
            <w:tcW w:w="1575" w:type="dxa"/>
            <w:tcBorders>
              <w:bottom w:val="single" w:sz="8" w:space="0" w:color="000000"/>
              <w:right w:val="single" w:sz="8" w:space="0" w:color="000000"/>
            </w:tcBorders>
            <w:tcMar>
              <w:top w:w="100" w:type="dxa"/>
              <w:left w:w="20" w:type="dxa"/>
              <w:bottom w:w="100" w:type="dxa"/>
              <w:right w:w="20" w:type="dxa"/>
            </w:tcMar>
          </w:tcPr>
          <w:p w14:paraId="44361D21" w14:textId="77777777" w:rsidR="009974A4" w:rsidRDefault="009974A4" w:rsidP="009974A4">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6B0858B9" w14:textId="77777777" w:rsidR="009974A4" w:rsidRDefault="009974A4" w:rsidP="009974A4">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A4093F7" w14:textId="77777777" w:rsidR="009974A4" w:rsidRDefault="009974A4" w:rsidP="009974A4">
            <w:pPr>
              <w:ind w:left="20"/>
            </w:pPr>
            <w:r>
              <w:t xml:space="preserve"> </w:t>
            </w:r>
          </w:p>
        </w:tc>
      </w:tr>
      <w:tr w:rsidR="009974A4" w14:paraId="50117E5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5DE8E06" w14:textId="77777777" w:rsidR="009974A4" w:rsidRDefault="009974A4" w:rsidP="009974A4">
            <w:pPr>
              <w:ind w:left="20"/>
            </w:pPr>
            <w:r>
              <w:t>drug_exposure_end_date</w:t>
            </w:r>
          </w:p>
        </w:tc>
        <w:tc>
          <w:tcPr>
            <w:tcW w:w="1575" w:type="dxa"/>
            <w:tcBorders>
              <w:bottom w:val="single" w:sz="8" w:space="0" w:color="000000"/>
              <w:right w:val="single" w:sz="8" w:space="0" w:color="000000"/>
            </w:tcBorders>
            <w:tcMar>
              <w:top w:w="100" w:type="dxa"/>
              <w:left w:w="20" w:type="dxa"/>
              <w:bottom w:w="100" w:type="dxa"/>
              <w:right w:w="20" w:type="dxa"/>
            </w:tcMar>
          </w:tcPr>
          <w:p w14:paraId="75FB6EBE" w14:textId="77777777" w:rsidR="009974A4" w:rsidRDefault="009974A4" w:rsidP="009974A4">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49D464E3" w14:textId="77777777" w:rsidR="009974A4" w:rsidRDefault="009974A4" w:rsidP="009974A4">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742F27A9" w14:textId="77777777" w:rsidR="009974A4" w:rsidRDefault="009974A4" w:rsidP="009974A4">
            <w:pPr>
              <w:ind w:left="20"/>
            </w:pPr>
            <w:r>
              <w:t xml:space="preserve"> </w:t>
            </w:r>
          </w:p>
        </w:tc>
      </w:tr>
    </w:tbl>
    <w:p w14:paraId="4A29E5A4" w14:textId="77777777" w:rsidR="00AB0492" w:rsidRDefault="00AB0492"/>
    <w:p w14:paraId="445BAA55" w14:textId="77777777" w:rsidR="00AB0492" w:rsidRDefault="00B554AB">
      <w:pPr>
        <w:pStyle w:val="Heading3"/>
      </w:pPr>
      <w:bookmarkStart w:id="435" w:name="_qh3o63hkv6qc" w:colFirst="0" w:colLast="0"/>
      <w:bookmarkEnd w:id="435"/>
      <w:r>
        <w:t>Reading from nlp_drug_rationale</w:t>
      </w:r>
    </w:p>
    <w:p w14:paraId="0BA24BFC" w14:textId="77777777" w:rsidR="00AB0492" w:rsidRDefault="00AB0492"/>
    <w:p w14:paraId="6C49B280" w14:textId="77777777" w:rsidR="00AB0492" w:rsidRDefault="00B554AB">
      <w:r>
        <w:rPr>
          <w:noProof/>
        </w:rPr>
        <w:drawing>
          <wp:inline distT="114300" distB="114300" distL="114300" distR="114300" wp14:anchorId="7992F4CE" wp14:editId="15C68BA8">
            <wp:extent cx="5715000" cy="3600450"/>
            <wp:effectExtent l="0" t="0" r="0" b="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5"/>
                    <a:srcRect/>
                    <a:stretch>
                      <a:fillRect/>
                    </a:stretch>
                  </pic:blipFill>
                  <pic:spPr>
                    <a:xfrm>
                      <a:off x="0" y="0"/>
                      <a:ext cx="5715000" cy="3600450"/>
                    </a:xfrm>
                    <a:prstGeom prst="rect">
                      <a:avLst/>
                    </a:prstGeom>
                    <a:ln/>
                  </pic:spPr>
                </pic:pic>
              </a:graphicData>
            </a:graphic>
          </wp:inline>
        </w:drawing>
      </w:r>
    </w:p>
    <w:p w14:paraId="6251BBEE" w14:textId="77777777" w:rsidR="00AB0492" w:rsidRDefault="00AB0492"/>
    <w:p w14:paraId="74A374CC" w14:textId="77777777" w:rsidR="00AB0492" w:rsidRDefault="00B554AB">
      <w:r>
        <w:t>Only map the rows that match the following query:</w:t>
      </w:r>
    </w:p>
    <w:p w14:paraId="3DC4A00F" w14:textId="77777777" w:rsidR="00AB0492" w:rsidRDefault="00B554AB">
      <w:commentRangeStart w:id="436"/>
      <w:r>
        <w:t>select *</w:t>
      </w:r>
    </w:p>
    <w:p w14:paraId="3B3D334B" w14:textId="77777777" w:rsidR="00AB0492" w:rsidRDefault="00B554AB">
      <w:r>
        <w:t>from nlp_drug_rationale</w:t>
      </w:r>
    </w:p>
    <w:p w14:paraId="35E5A7E7" w14:textId="12F17304" w:rsidR="00AB0492" w:rsidRDefault="00B554AB">
      <w:r>
        <w:t xml:space="preserve">where (drug_action in </w:t>
      </w:r>
      <w:proofErr w:type="gramStart"/>
      <w:r>
        <w:t>(</w:t>
      </w:r>
      <w:r w:rsidR="00702235">
        <w:t xml:space="preserve"> ‘</w:t>
      </w:r>
      <w:proofErr w:type="gramEnd"/>
      <w:r w:rsidR="00702235">
        <w:t>TAKE’, ‘START’, ‘ADMINISTER’, ‘MEDICATE’</w:t>
      </w:r>
      <w:r>
        <w:t>))</w:t>
      </w:r>
    </w:p>
    <w:p w14:paraId="466712B9" w14:textId="53D610B5" w:rsidR="00AB0492" w:rsidRDefault="00B554AB">
      <w:r>
        <w:t>AND (sentiment is null)</w:t>
      </w:r>
      <w:commentRangeEnd w:id="436"/>
      <w:r w:rsidR="00702235">
        <w:rPr>
          <w:rStyle w:val="CommentReference"/>
        </w:rPr>
        <w:commentReference w:id="436"/>
      </w:r>
    </w:p>
    <w:p w14:paraId="7B4619D2" w14:textId="77777777" w:rsidR="00AB0492" w:rsidRDefault="00AB0492"/>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AB0492" w14:paraId="1EE0BC6B" w14:textId="77777777">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B598C98" w14:textId="77777777" w:rsidR="00AB0492" w:rsidRDefault="00B554AB">
            <w:pPr>
              <w:ind w:left="20"/>
            </w:pPr>
            <w:r>
              <w:rPr>
                <w:shd w:val="clear" w:color="auto" w:fill="AAAAFF"/>
              </w:rPr>
              <w:lastRenderedPageBreak/>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5736E12" w14:textId="77777777" w:rsidR="00AB0492" w:rsidRDefault="00B554AB">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85293FC" w14:textId="77777777"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3041686" w14:textId="77777777" w:rsidR="00AB0492" w:rsidRDefault="00B554AB">
            <w:pPr>
              <w:ind w:left="20"/>
            </w:pPr>
            <w:r>
              <w:rPr>
                <w:shd w:val="clear" w:color="auto" w:fill="AAAAFF"/>
              </w:rPr>
              <w:t>Comment</w:t>
            </w:r>
          </w:p>
        </w:tc>
      </w:tr>
      <w:tr w:rsidR="00AB0492" w14:paraId="183ACE3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A90F04" w14:textId="77777777" w:rsidR="00AB0492" w:rsidRDefault="00B554AB">
            <w:pPr>
              <w:ind w:left="20"/>
            </w:pPr>
            <w:r>
              <w:t>drug_exposure_id</w:t>
            </w:r>
          </w:p>
        </w:tc>
        <w:tc>
          <w:tcPr>
            <w:tcW w:w="1485" w:type="dxa"/>
            <w:tcBorders>
              <w:bottom w:val="single" w:sz="8" w:space="0" w:color="000000"/>
              <w:right w:val="single" w:sz="8" w:space="0" w:color="000000"/>
            </w:tcBorders>
            <w:tcMar>
              <w:top w:w="100" w:type="dxa"/>
              <w:left w:w="20" w:type="dxa"/>
              <w:bottom w:w="100" w:type="dxa"/>
              <w:right w:w="20" w:type="dxa"/>
            </w:tcMar>
          </w:tcPr>
          <w:p w14:paraId="26B1E47F" w14:textId="77777777"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1197A006"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0E2CF64" w14:textId="77777777" w:rsidR="00AB0492" w:rsidRDefault="00B554AB">
            <w:pPr>
              <w:ind w:left="20"/>
            </w:pPr>
            <w:r>
              <w:t xml:space="preserve"> </w:t>
            </w:r>
          </w:p>
        </w:tc>
      </w:tr>
      <w:tr w:rsidR="00AB0492" w14:paraId="74DB6D8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054E13" w14:textId="77777777" w:rsidR="00AB0492" w:rsidRDefault="00B554AB">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1D910230" w14:textId="77777777" w:rsidR="00AB0492" w:rsidRDefault="00B554AB">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5F0DAE02"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AD97E9F" w14:textId="77777777" w:rsidR="00AB0492" w:rsidRDefault="00B554AB">
            <w:pPr>
              <w:ind w:left="20"/>
            </w:pPr>
            <w:r>
              <w:t xml:space="preserve"> </w:t>
            </w:r>
          </w:p>
        </w:tc>
      </w:tr>
      <w:tr w:rsidR="00AB0492" w14:paraId="7D08375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05D718" w14:textId="77777777" w:rsidR="00AB0492" w:rsidRDefault="00B554AB">
            <w:pPr>
              <w:ind w:left="20"/>
            </w:pPr>
            <w:r>
              <w:t>drug_exposure_start_date</w:t>
            </w:r>
          </w:p>
        </w:tc>
        <w:tc>
          <w:tcPr>
            <w:tcW w:w="1485" w:type="dxa"/>
            <w:tcBorders>
              <w:bottom w:val="single" w:sz="8" w:space="0" w:color="000000"/>
              <w:right w:val="single" w:sz="8" w:space="0" w:color="000000"/>
            </w:tcBorders>
            <w:tcMar>
              <w:top w:w="100" w:type="dxa"/>
              <w:left w:w="20" w:type="dxa"/>
              <w:bottom w:w="100" w:type="dxa"/>
              <w:right w:w="20" w:type="dxa"/>
            </w:tcMar>
          </w:tcPr>
          <w:p w14:paraId="781981B7" w14:textId="77777777" w:rsidR="00AB0492" w:rsidRDefault="00B554AB">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05924D0F"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8A2EA6D" w14:textId="77777777" w:rsidR="00AB0492" w:rsidRDefault="00B554AB">
            <w:pPr>
              <w:ind w:left="20"/>
            </w:pPr>
            <w:r>
              <w:t xml:space="preserve"> </w:t>
            </w:r>
          </w:p>
        </w:tc>
      </w:tr>
      <w:tr w:rsidR="001A02EC" w14:paraId="073AEF8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F407D25" w14:textId="77777777" w:rsidR="001A02EC" w:rsidRDefault="001A02EC" w:rsidP="001A02EC">
            <w:pPr>
              <w:ind w:left="20"/>
            </w:pPr>
            <w:r>
              <w:t>drug_exposure_end_date</w:t>
            </w:r>
          </w:p>
        </w:tc>
        <w:tc>
          <w:tcPr>
            <w:tcW w:w="1485" w:type="dxa"/>
            <w:tcBorders>
              <w:bottom w:val="single" w:sz="8" w:space="0" w:color="000000"/>
              <w:right w:val="single" w:sz="8" w:space="0" w:color="000000"/>
            </w:tcBorders>
            <w:tcMar>
              <w:top w:w="100" w:type="dxa"/>
              <w:left w:w="20" w:type="dxa"/>
              <w:bottom w:w="100" w:type="dxa"/>
              <w:right w:w="20" w:type="dxa"/>
            </w:tcMar>
          </w:tcPr>
          <w:p w14:paraId="280DBB40" w14:textId="77777777" w:rsidR="001A02EC" w:rsidRDefault="001A02EC" w:rsidP="001A02EC">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31D552AE" w14:textId="77777777" w:rsidR="001A02EC" w:rsidRDefault="001A02EC" w:rsidP="001A02EC">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5FD19B2D" w14:textId="77777777" w:rsidR="001A02EC" w:rsidRDefault="001A02EC" w:rsidP="001A02EC">
            <w:pPr>
              <w:ind w:left="20"/>
            </w:pPr>
          </w:p>
        </w:tc>
      </w:tr>
      <w:tr w:rsidR="001A02EC" w14:paraId="07A23F10"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B02FFC0" w14:textId="77777777" w:rsidR="001A02EC" w:rsidRDefault="001A02EC" w:rsidP="001A02EC">
            <w:pPr>
              <w:ind w:left="20"/>
            </w:pPr>
            <w:r>
              <w:t>Verbatim_end_date</w:t>
            </w:r>
          </w:p>
        </w:tc>
        <w:tc>
          <w:tcPr>
            <w:tcW w:w="1485" w:type="dxa"/>
            <w:tcBorders>
              <w:bottom w:val="single" w:sz="8" w:space="0" w:color="000000"/>
              <w:right w:val="single" w:sz="8" w:space="0" w:color="000000"/>
            </w:tcBorders>
            <w:tcMar>
              <w:top w:w="100" w:type="dxa"/>
              <w:left w:w="20" w:type="dxa"/>
              <w:bottom w:w="100" w:type="dxa"/>
              <w:right w:w="20" w:type="dxa"/>
            </w:tcMar>
          </w:tcPr>
          <w:p w14:paraId="3D1A6B6D" w14:textId="77777777" w:rsidR="001A02EC" w:rsidRDefault="001A02EC" w:rsidP="001A02EC">
            <w:pPr>
              <w:ind w:left="20"/>
            </w:pPr>
            <w:r>
              <w:t>NULL</w:t>
            </w:r>
          </w:p>
        </w:tc>
        <w:tc>
          <w:tcPr>
            <w:tcW w:w="3870" w:type="dxa"/>
            <w:tcBorders>
              <w:bottom w:val="single" w:sz="8" w:space="0" w:color="000000"/>
              <w:right w:val="single" w:sz="8" w:space="0" w:color="000000"/>
            </w:tcBorders>
            <w:tcMar>
              <w:top w:w="100" w:type="dxa"/>
              <w:left w:w="20" w:type="dxa"/>
              <w:bottom w:w="100" w:type="dxa"/>
              <w:right w:w="20" w:type="dxa"/>
            </w:tcMar>
          </w:tcPr>
          <w:p w14:paraId="3998060C" w14:textId="77777777" w:rsidR="001A02EC" w:rsidRDefault="001A02EC" w:rsidP="001A02EC">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182CBED9" w14:textId="77777777" w:rsidR="001A02EC" w:rsidRDefault="001A02EC" w:rsidP="001A02EC">
            <w:pPr>
              <w:ind w:left="20"/>
            </w:pPr>
          </w:p>
        </w:tc>
      </w:tr>
      <w:tr w:rsidR="001A02EC" w14:paraId="3F4B8F0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659ED13" w14:textId="77777777" w:rsidR="001A02EC" w:rsidRDefault="001A02EC" w:rsidP="001A02EC">
            <w:pPr>
              <w:ind w:left="20"/>
            </w:pPr>
            <w:r>
              <w:t>drug_concept_id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72E8EECE" w14:textId="77777777" w:rsidR="001A02EC" w:rsidRDefault="001A02EC" w:rsidP="001A02EC">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14:paraId="6D1E4D3E" w14:textId="77777777" w:rsidR="001A02EC" w:rsidRDefault="001A02EC" w:rsidP="001A02EC">
            <w:pPr>
              <w:ind w:left="20"/>
            </w:pPr>
            <w:r>
              <w:t xml:space="preserve"> </w:t>
            </w:r>
            <w:r>
              <w:rPr>
                <w:sz w:val="18"/>
                <w:szCs w:val="18"/>
              </w:rPr>
              <w:t xml:space="preserve">STCM Lookup </w:t>
            </w:r>
            <w:r>
              <w:rPr>
                <w:color w:val="FF9900"/>
                <w:sz w:val="18"/>
                <w:szCs w:val="18"/>
              </w:rPr>
              <w:t>JNJ_OPTUM_NLP_DRUG.csv</w:t>
            </w:r>
          </w:p>
        </w:tc>
        <w:tc>
          <w:tcPr>
            <w:tcW w:w="990" w:type="dxa"/>
            <w:tcBorders>
              <w:bottom w:val="single" w:sz="8" w:space="0" w:color="000000"/>
              <w:right w:val="single" w:sz="8" w:space="0" w:color="000000"/>
            </w:tcBorders>
            <w:tcMar>
              <w:top w:w="100" w:type="dxa"/>
              <w:left w:w="20" w:type="dxa"/>
              <w:bottom w:w="100" w:type="dxa"/>
              <w:right w:w="20" w:type="dxa"/>
            </w:tcMar>
          </w:tcPr>
          <w:p w14:paraId="3E863FD4" w14:textId="77777777" w:rsidR="001A02EC" w:rsidRDefault="001A02EC" w:rsidP="001A02EC">
            <w:pPr>
              <w:ind w:left="20"/>
            </w:pPr>
            <w:r>
              <w:t xml:space="preserve"> </w:t>
            </w:r>
          </w:p>
        </w:tc>
      </w:tr>
      <w:tr w:rsidR="001A02EC" w14:paraId="0DC8004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0BB6978" w14:textId="77777777" w:rsidR="001A02EC" w:rsidRDefault="001A02EC" w:rsidP="001A02EC">
            <w:pPr>
              <w:ind w:left="20"/>
            </w:pPr>
            <w:r>
              <w:t>drug_source_value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40C9FD94" w14:textId="77777777" w:rsidR="001A02EC" w:rsidRDefault="001A02EC" w:rsidP="001A02EC">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14:paraId="20120091"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DAC806E" w14:textId="77777777" w:rsidR="001A02EC" w:rsidRDefault="001A02EC" w:rsidP="001A02EC">
            <w:pPr>
              <w:ind w:left="20"/>
            </w:pPr>
            <w:r>
              <w:t xml:space="preserve"> </w:t>
            </w:r>
          </w:p>
        </w:tc>
      </w:tr>
      <w:tr w:rsidR="001A02EC" w14:paraId="26782E5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BFC1F7" w14:textId="77777777" w:rsidR="001A02EC" w:rsidRDefault="001A02EC" w:rsidP="001A02EC">
            <w:pPr>
              <w:ind w:left="20"/>
            </w:pPr>
            <w:r>
              <w:t>drug_source_concept_id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73810B93" w14:textId="77777777" w:rsidR="001A02EC" w:rsidRDefault="001A02EC" w:rsidP="001A02EC">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14:paraId="38A6075B"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474F8C3" w14:textId="77777777" w:rsidR="001A02EC" w:rsidRDefault="001A02EC" w:rsidP="001A02EC">
            <w:pPr>
              <w:ind w:left="20"/>
            </w:pPr>
            <w:r>
              <w:t xml:space="preserve"> </w:t>
            </w:r>
          </w:p>
        </w:tc>
      </w:tr>
      <w:tr w:rsidR="001A02EC" w14:paraId="2256E27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97008B" w14:textId="77777777" w:rsidR="001A02EC" w:rsidRDefault="001A02EC" w:rsidP="001A02EC">
            <w:pPr>
              <w:ind w:left="20"/>
            </w:pPr>
            <w:r>
              <w:t>drug_type_concept_id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1AFCCA23" w14:textId="77777777" w:rsidR="001A02EC" w:rsidRDefault="001A02EC" w:rsidP="001A02EC">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6EE35B15" w14:textId="77777777" w:rsidR="001A02EC" w:rsidRDefault="001A02EC" w:rsidP="001A02EC">
            <w:pPr>
              <w:ind w:left="20"/>
            </w:pPr>
            <w:r>
              <w:t>38000281 = Observation recorded from EHR with text result</w:t>
            </w:r>
          </w:p>
        </w:tc>
        <w:tc>
          <w:tcPr>
            <w:tcW w:w="990" w:type="dxa"/>
            <w:tcBorders>
              <w:bottom w:val="single" w:sz="8" w:space="0" w:color="000000"/>
              <w:right w:val="single" w:sz="8" w:space="0" w:color="000000"/>
            </w:tcBorders>
            <w:tcMar>
              <w:top w:w="100" w:type="dxa"/>
              <w:left w:w="20" w:type="dxa"/>
              <w:bottom w:w="100" w:type="dxa"/>
              <w:right w:w="20" w:type="dxa"/>
            </w:tcMar>
          </w:tcPr>
          <w:p w14:paraId="232A2194" w14:textId="77777777" w:rsidR="001A02EC" w:rsidRDefault="001A02EC" w:rsidP="001A02EC">
            <w:pPr>
              <w:ind w:left="20"/>
            </w:pPr>
            <w:r>
              <w:t xml:space="preserve"> </w:t>
            </w:r>
          </w:p>
        </w:tc>
      </w:tr>
      <w:tr w:rsidR="001A02EC" w14:paraId="03C6490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A39BAF3" w14:textId="77777777" w:rsidR="001A02EC" w:rsidRDefault="001A02EC" w:rsidP="001A02EC">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13C5FB6F"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2D4B8E3E"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69CADD9" w14:textId="77777777" w:rsidR="001A02EC" w:rsidRDefault="001A02EC" w:rsidP="001A02EC">
            <w:pPr>
              <w:ind w:left="20"/>
            </w:pPr>
            <w:r>
              <w:t xml:space="preserve"> </w:t>
            </w:r>
          </w:p>
        </w:tc>
      </w:tr>
      <w:tr w:rsidR="001A02EC" w14:paraId="0C547189"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8ED7527" w14:textId="77777777" w:rsidR="001A02EC" w:rsidRDefault="001A02EC" w:rsidP="001A02EC">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78B4358D" w14:textId="77777777" w:rsidR="001A02EC" w:rsidRDefault="001A02EC" w:rsidP="001A02EC">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34776101"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2D123BA" w14:textId="77777777" w:rsidR="001A02EC" w:rsidRDefault="001A02EC" w:rsidP="001A02EC">
            <w:pPr>
              <w:ind w:left="20"/>
            </w:pPr>
            <w:r>
              <w:t xml:space="preserve"> </w:t>
            </w:r>
          </w:p>
        </w:tc>
      </w:tr>
      <w:tr w:rsidR="001A02EC" w14:paraId="18710DD0"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E945BE1" w14:textId="77777777" w:rsidR="001A02EC" w:rsidRDefault="001A02EC" w:rsidP="001A02EC">
            <w:pPr>
              <w:ind w:left="20"/>
            </w:pPr>
            <w:r>
              <w:t>route_concept_id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C9588AD"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4FA928B1"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78AF1F5" w14:textId="77777777" w:rsidR="001A02EC" w:rsidRDefault="001A02EC" w:rsidP="001A02EC">
            <w:pPr>
              <w:ind w:left="20"/>
            </w:pPr>
            <w:r>
              <w:t xml:space="preserve"> </w:t>
            </w:r>
          </w:p>
        </w:tc>
      </w:tr>
      <w:tr w:rsidR="001A02EC" w14:paraId="2B5347F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42B94D1" w14:textId="77777777" w:rsidR="001A02EC" w:rsidRDefault="001A02EC" w:rsidP="001A02EC">
            <w:pPr>
              <w:ind w:left="20"/>
            </w:pPr>
            <w:r>
              <w:t>route_source_value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56F8EEDD"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26F0856E"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43B8B13" w14:textId="77777777" w:rsidR="001A02EC" w:rsidRDefault="001A02EC" w:rsidP="001A02EC">
            <w:pPr>
              <w:ind w:left="20"/>
            </w:pPr>
            <w:r>
              <w:t xml:space="preserve"> </w:t>
            </w:r>
          </w:p>
        </w:tc>
      </w:tr>
      <w:tr w:rsidR="001A02EC" w14:paraId="1DB0291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4FDD149" w14:textId="77777777" w:rsidR="001A02EC" w:rsidRDefault="001A02EC" w:rsidP="001A02EC">
            <w:pPr>
              <w:ind w:left="20"/>
            </w:pPr>
            <w:r>
              <w:t>quantity</w:t>
            </w:r>
          </w:p>
        </w:tc>
        <w:tc>
          <w:tcPr>
            <w:tcW w:w="1485" w:type="dxa"/>
            <w:tcBorders>
              <w:bottom w:val="single" w:sz="8" w:space="0" w:color="000000"/>
              <w:right w:val="single" w:sz="8" w:space="0" w:color="000000"/>
            </w:tcBorders>
            <w:tcMar>
              <w:top w:w="100" w:type="dxa"/>
              <w:left w:w="20" w:type="dxa"/>
              <w:bottom w:w="100" w:type="dxa"/>
              <w:right w:w="20" w:type="dxa"/>
            </w:tcMar>
          </w:tcPr>
          <w:p w14:paraId="0852BA96"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68CCB088"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F9D3969" w14:textId="77777777" w:rsidR="001A02EC" w:rsidRDefault="001A02EC" w:rsidP="001A02EC">
            <w:pPr>
              <w:ind w:left="20"/>
            </w:pPr>
            <w:r>
              <w:t xml:space="preserve"> </w:t>
            </w:r>
          </w:p>
        </w:tc>
      </w:tr>
      <w:tr w:rsidR="001A02EC" w14:paraId="6F5C4EA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A2631AD" w14:textId="77777777" w:rsidR="001A02EC" w:rsidRDefault="001A02EC" w:rsidP="001A02EC">
            <w:pPr>
              <w:ind w:left="20"/>
            </w:pPr>
            <w:r>
              <w:t>refills</w:t>
            </w:r>
          </w:p>
        </w:tc>
        <w:tc>
          <w:tcPr>
            <w:tcW w:w="1485" w:type="dxa"/>
            <w:tcBorders>
              <w:bottom w:val="single" w:sz="8" w:space="0" w:color="000000"/>
              <w:right w:val="single" w:sz="8" w:space="0" w:color="000000"/>
            </w:tcBorders>
            <w:tcMar>
              <w:top w:w="100" w:type="dxa"/>
              <w:left w:w="20" w:type="dxa"/>
              <w:bottom w:w="100" w:type="dxa"/>
              <w:right w:w="20" w:type="dxa"/>
            </w:tcMar>
          </w:tcPr>
          <w:p w14:paraId="764C8227"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7029F6DE"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4F0A7A6" w14:textId="77777777" w:rsidR="001A02EC" w:rsidRDefault="001A02EC" w:rsidP="001A02EC">
            <w:pPr>
              <w:ind w:left="20"/>
            </w:pPr>
            <w:r>
              <w:t xml:space="preserve"> </w:t>
            </w:r>
          </w:p>
        </w:tc>
      </w:tr>
      <w:tr w:rsidR="001A02EC" w14:paraId="231ABC8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342B4E9" w14:textId="77777777" w:rsidR="001A02EC" w:rsidRDefault="001A02EC" w:rsidP="001A02EC">
            <w:pPr>
              <w:ind w:left="20"/>
            </w:pPr>
            <w:r>
              <w:t>days_supply</w:t>
            </w:r>
          </w:p>
        </w:tc>
        <w:tc>
          <w:tcPr>
            <w:tcW w:w="1485" w:type="dxa"/>
            <w:tcBorders>
              <w:bottom w:val="single" w:sz="8" w:space="0" w:color="000000"/>
              <w:right w:val="single" w:sz="8" w:space="0" w:color="000000"/>
            </w:tcBorders>
            <w:tcMar>
              <w:top w:w="100" w:type="dxa"/>
              <w:left w:w="20" w:type="dxa"/>
              <w:bottom w:w="100" w:type="dxa"/>
              <w:right w:w="20" w:type="dxa"/>
            </w:tcMar>
          </w:tcPr>
          <w:p w14:paraId="712330DF"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6E16E03B"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EA53622" w14:textId="77777777" w:rsidR="001A02EC" w:rsidRDefault="001A02EC" w:rsidP="001A02EC">
            <w:pPr>
              <w:ind w:left="20"/>
            </w:pPr>
            <w:r>
              <w:t xml:space="preserve"> </w:t>
            </w:r>
          </w:p>
        </w:tc>
      </w:tr>
      <w:tr w:rsidR="001A02EC" w14:paraId="4440FE5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3C02CFC" w14:textId="345F1F72" w:rsidR="001A02EC" w:rsidRDefault="001A02EC" w:rsidP="001A02EC">
            <w:pPr>
              <w:ind w:left="20"/>
            </w:pPr>
          </w:p>
        </w:tc>
        <w:tc>
          <w:tcPr>
            <w:tcW w:w="1485" w:type="dxa"/>
            <w:tcBorders>
              <w:bottom w:val="single" w:sz="8" w:space="0" w:color="000000"/>
              <w:right w:val="single" w:sz="8" w:space="0" w:color="000000"/>
            </w:tcBorders>
            <w:tcMar>
              <w:top w:w="100" w:type="dxa"/>
              <w:left w:w="20" w:type="dxa"/>
              <w:bottom w:w="100" w:type="dxa"/>
              <w:right w:w="20" w:type="dxa"/>
            </w:tcMar>
          </w:tcPr>
          <w:p w14:paraId="0E8AAF7E"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797B367B"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6E6185B" w14:textId="77777777" w:rsidR="001A02EC" w:rsidRDefault="001A02EC" w:rsidP="001A02EC">
            <w:pPr>
              <w:ind w:left="20"/>
            </w:pPr>
            <w:r>
              <w:t xml:space="preserve"> </w:t>
            </w:r>
          </w:p>
        </w:tc>
      </w:tr>
      <w:tr w:rsidR="001A02EC" w14:paraId="6818920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C6A8B61" w14:textId="77777777" w:rsidR="001A02EC" w:rsidRDefault="001A02EC" w:rsidP="001A02EC">
            <w:pPr>
              <w:ind w:left="20"/>
            </w:pPr>
            <w:r>
              <w:t>dose_unit_source_value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6E71C30E"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1D54E07B"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C3493D7" w14:textId="77777777" w:rsidR="001A02EC" w:rsidRDefault="001A02EC" w:rsidP="001A02EC">
            <w:pPr>
              <w:ind w:left="20"/>
            </w:pPr>
            <w:r>
              <w:t xml:space="preserve"> </w:t>
            </w:r>
          </w:p>
        </w:tc>
      </w:tr>
      <w:tr w:rsidR="001A02EC" w14:paraId="192332B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A7A244" w14:textId="40461688" w:rsidR="001A02EC" w:rsidRDefault="001A02EC" w:rsidP="001A02EC">
            <w:pPr>
              <w:ind w:left="20"/>
            </w:pPr>
          </w:p>
        </w:tc>
        <w:tc>
          <w:tcPr>
            <w:tcW w:w="1485" w:type="dxa"/>
            <w:tcBorders>
              <w:bottom w:val="single" w:sz="8" w:space="0" w:color="000000"/>
              <w:right w:val="single" w:sz="8" w:space="0" w:color="000000"/>
            </w:tcBorders>
            <w:tcMar>
              <w:top w:w="100" w:type="dxa"/>
              <w:left w:w="20" w:type="dxa"/>
              <w:bottom w:w="100" w:type="dxa"/>
              <w:right w:w="20" w:type="dxa"/>
            </w:tcMar>
          </w:tcPr>
          <w:p w14:paraId="6708BE40"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55779C41"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8B23EE1" w14:textId="77777777" w:rsidR="001A02EC" w:rsidRDefault="001A02EC" w:rsidP="001A02EC">
            <w:pPr>
              <w:ind w:left="20"/>
            </w:pPr>
            <w:r>
              <w:t xml:space="preserve"> </w:t>
            </w:r>
          </w:p>
        </w:tc>
      </w:tr>
      <w:tr w:rsidR="001A02EC" w14:paraId="51A27F0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65CEB9E" w14:textId="77777777" w:rsidR="001A02EC" w:rsidRDefault="001A02EC" w:rsidP="001A02EC">
            <w:pPr>
              <w:ind w:left="20"/>
            </w:pPr>
            <w:r>
              <w:t>stop_reason</w:t>
            </w:r>
          </w:p>
        </w:tc>
        <w:tc>
          <w:tcPr>
            <w:tcW w:w="1485" w:type="dxa"/>
            <w:tcBorders>
              <w:bottom w:val="single" w:sz="8" w:space="0" w:color="000000"/>
              <w:right w:val="single" w:sz="8" w:space="0" w:color="000000"/>
            </w:tcBorders>
            <w:tcMar>
              <w:top w:w="100" w:type="dxa"/>
              <w:left w:w="20" w:type="dxa"/>
              <w:bottom w:w="100" w:type="dxa"/>
              <w:right w:w="20" w:type="dxa"/>
            </w:tcMar>
          </w:tcPr>
          <w:p w14:paraId="65C8107F" w14:textId="77777777" w:rsidR="001A02EC" w:rsidRDefault="001A02EC" w:rsidP="001A02EC">
            <w:pPr>
              <w:ind w:left="20"/>
            </w:pPr>
            <w:r>
              <w:t>reason_general</w:t>
            </w:r>
          </w:p>
        </w:tc>
        <w:tc>
          <w:tcPr>
            <w:tcW w:w="3870" w:type="dxa"/>
            <w:tcBorders>
              <w:bottom w:val="single" w:sz="8" w:space="0" w:color="000000"/>
              <w:right w:val="single" w:sz="8" w:space="0" w:color="000000"/>
            </w:tcBorders>
            <w:tcMar>
              <w:top w:w="100" w:type="dxa"/>
              <w:left w:w="20" w:type="dxa"/>
              <w:bottom w:w="100" w:type="dxa"/>
              <w:right w:w="20" w:type="dxa"/>
            </w:tcMar>
          </w:tcPr>
          <w:p w14:paraId="472DBAF8"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06A85F9" w14:textId="77777777" w:rsidR="001A02EC" w:rsidRDefault="001A02EC" w:rsidP="001A02EC">
            <w:pPr>
              <w:ind w:left="20"/>
            </w:pPr>
            <w:r>
              <w:t xml:space="preserve"> </w:t>
            </w:r>
          </w:p>
        </w:tc>
      </w:tr>
      <w:tr w:rsidR="001A02EC" w14:paraId="00F4FBB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1F09DD0" w14:textId="77777777" w:rsidR="001A02EC" w:rsidRDefault="001A02EC" w:rsidP="001A02EC">
            <w:pPr>
              <w:ind w:left="20"/>
            </w:pPr>
            <w:r>
              <w:t>sig</w:t>
            </w:r>
          </w:p>
        </w:tc>
        <w:tc>
          <w:tcPr>
            <w:tcW w:w="1485" w:type="dxa"/>
            <w:tcBorders>
              <w:bottom w:val="single" w:sz="8" w:space="0" w:color="000000"/>
              <w:right w:val="single" w:sz="8" w:space="0" w:color="000000"/>
            </w:tcBorders>
            <w:tcMar>
              <w:top w:w="100" w:type="dxa"/>
              <w:left w:w="20" w:type="dxa"/>
              <w:bottom w:w="100" w:type="dxa"/>
              <w:right w:w="20" w:type="dxa"/>
            </w:tcMar>
          </w:tcPr>
          <w:p w14:paraId="66E32614"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3338AE39"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0809C32" w14:textId="77777777" w:rsidR="001A02EC" w:rsidRDefault="001A02EC" w:rsidP="001A02EC">
            <w:pPr>
              <w:ind w:left="20"/>
            </w:pPr>
            <w:r>
              <w:t xml:space="preserve"> </w:t>
            </w:r>
          </w:p>
        </w:tc>
      </w:tr>
      <w:tr w:rsidR="001A02EC" w14:paraId="2C8DAC9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1685A64" w14:textId="77777777" w:rsidR="001A02EC" w:rsidRDefault="001A02EC" w:rsidP="001A02EC">
            <w:pPr>
              <w:ind w:left="20"/>
            </w:pPr>
            <w:r>
              <w:t>lot_number</w:t>
            </w:r>
          </w:p>
        </w:tc>
        <w:tc>
          <w:tcPr>
            <w:tcW w:w="1485" w:type="dxa"/>
            <w:tcBorders>
              <w:bottom w:val="single" w:sz="8" w:space="0" w:color="000000"/>
              <w:right w:val="single" w:sz="8" w:space="0" w:color="000000"/>
            </w:tcBorders>
            <w:tcMar>
              <w:top w:w="100" w:type="dxa"/>
              <w:left w:w="20" w:type="dxa"/>
              <w:bottom w:w="100" w:type="dxa"/>
              <w:right w:w="20" w:type="dxa"/>
            </w:tcMar>
          </w:tcPr>
          <w:p w14:paraId="2B6084CC"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30D35C94"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79364C5" w14:textId="77777777" w:rsidR="001A02EC" w:rsidRDefault="001A02EC" w:rsidP="001A02EC">
            <w:pPr>
              <w:ind w:left="20"/>
            </w:pPr>
            <w:r>
              <w:t xml:space="preserve"> </w:t>
            </w:r>
          </w:p>
        </w:tc>
      </w:tr>
      <w:tr w:rsidR="001A02EC" w14:paraId="48A1A3C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22DA39" w14:textId="77777777" w:rsidR="001A02EC" w:rsidRDefault="001A02EC" w:rsidP="001A02EC">
            <w:pPr>
              <w:ind w:left="20"/>
            </w:pPr>
            <w:r>
              <w:t>drug_exposure_end_date</w:t>
            </w:r>
          </w:p>
        </w:tc>
        <w:tc>
          <w:tcPr>
            <w:tcW w:w="1485" w:type="dxa"/>
            <w:tcBorders>
              <w:bottom w:val="single" w:sz="8" w:space="0" w:color="000000"/>
              <w:right w:val="single" w:sz="8" w:space="0" w:color="000000"/>
            </w:tcBorders>
            <w:tcMar>
              <w:top w:w="100" w:type="dxa"/>
              <w:left w:w="20" w:type="dxa"/>
              <w:bottom w:w="100" w:type="dxa"/>
              <w:right w:w="20" w:type="dxa"/>
            </w:tcMar>
          </w:tcPr>
          <w:p w14:paraId="1E1A8D7B"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7BB27A2D"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9061007" w14:textId="77777777" w:rsidR="001A02EC" w:rsidRDefault="001A02EC" w:rsidP="001A02EC">
            <w:pPr>
              <w:ind w:left="20"/>
            </w:pPr>
            <w:r>
              <w:t xml:space="preserve"> </w:t>
            </w:r>
          </w:p>
        </w:tc>
      </w:tr>
    </w:tbl>
    <w:p w14:paraId="7C15BF58" w14:textId="77777777" w:rsidR="00AB0492" w:rsidRDefault="00AB0492"/>
    <w:p w14:paraId="2AED5D37" w14:textId="14099AE8" w:rsidR="00B812BB" w:rsidRDefault="00B812BB" w:rsidP="00B812BB">
      <w:pPr>
        <w:pStyle w:val="Heading2"/>
      </w:pPr>
      <w:bookmarkStart w:id="437" w:name="_8dmthn1tinlx" w:colFirst="0" w:colLast="0"/>
      <w:bookmarkEnd w:id="437"/>
      <w:r>
        <w:t xml:space="preserve">Table name: </w:t>
      </w:r>
      <w:ins w:id="438" w:author="Sena, Anthony [JRDUS]" w:date="2018-08-06T16:53:00Z">
        <w:r w:rsidR="00C07B06">
          <w:t>note_</w:t>
        </w:r>
      </w:ins>
      <w:r>
        <w:t>nlp</w:t>
      </w:r>
      <w:del w:id="439" w:author="Sena, Anthony [JRDUS]" w:date="2018-08-06T16:53:00Z">
        <w:r w:rsidDel="00C07B06">
          <w:delText>_note</w:delText>
        </w:r>
      </w:del>
    </w:p>
    <w:p w14:paraId="4CCD9F95" w14:textId="146C1407" w:rsidR="000249CC" w:rsidRDefault="000249CC" w:rsidP="000249CC">
      <w:pPr>
        <w:pStyle w:val="Heading3"/>
      </w:pPr>
      <w:r>
        <w:t>Reading from nlp_biomarkers</w:t>
      </w:r>
    </w:p>
    <w:p w14:paraId="076FF851" w14:textId="77777777" w:rsidR="000249CC" w:rsidRPr="00B812BB" w:rsidRDefault="000249CC" w:rsidP="000249CC"/>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0249CC" w14:paraId="5AF03178" w14:textId="77777777" w:rsidTr="00662164">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D95DF17" w14:textId="77777777" w:rsidR="000249CC" w:rsidRDefault="000249CC" w:rsidP="00662164">
            <w:pPr>
              <w:ind w:left="20"/>
            </w:pPr>
            <w:r>
              <w:rPr>
                <w:shd w:val="clear" w:color="auto" w:fill="AAAAFF"/>
              </w:rPr>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99C60E1" w14:textId="77777777" w:rsidR="000249CC" w:rsidRDefault="000249CC" w:rsidP="00662164">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F3D6463" w14:textId="77777777" w:rsidR="000249CC" w:rsidRDefault="000249CC" w:rsidP="00662164">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1412333" w14:textId="77777777" w:rsidR="000249CC" w:rsidRDefault="000249CC" w:rsidP="00662164">
            <w:pPr>
              <w:ind w:left="20"/>
            </w:pPr>
            <w:r>
              <w:rPr>
                <w:shd w:val="clear" w:color="auto" w:fill="AAAAFF"/>
              </w:rPr>
              <w:t>Comment</w:t>
            </w:r>
          </w:p>
        </w:tc>
      </w:tr>
      <w:tr w:rsidR="000249CC" w14:paraId="640CCDF7"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BA6AF8B" w14:textId="77777777" w:rsidR="000249CC" w:rsidRDefault="000249CC" w:rsidP="00662164">
            <w:pPr>
              <w:ind w:left="20"/>
            </w:pPr>
            <w:r>
              <w:t>Note_id</w:t>
            </w:r>
          </w:p>
        </w:tc>
        <w:tc>
          <w:tcPr>
            <w:tcW w:w="1485" w:type="dxa"/>
            <w:tcBorders>
              <w:bottom w:val="single" w:sz="8" w:space="0" w:color="000000"/>
              <w:right w:val="single" w:sz="8" w:space="0" w:color="000000"/>
            </w:tcBorders>
            <w:tcMar>
              <w:top w:w="100" w:type="dxa"/>
              <w:left w:w="20" w:type="dxa"/>
              <w:bottom w:w="100" w:type="dxa"/>
              <w:right w:w="20" w:type="dxa"/>
            </w:tcMar>
          </w:tcPr>
          <w:p w14:paraId="54A9575D" w14:textId="77777777" w:rsidR="000249CC" w:rsidRDefault="000249CC" w:rsidP="00662164">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7F896BE3" w14:textId="6B90DAE0" w:rsidR="000249CC" w:rsidRDefault="000249CC" w:rsidP="00662164">
            <w:pPr>
              <w:ind w:left="20"/>
            </w:pPr>
            <w:r>
              <w:t xml:space="preserve"> Auto-increment</w:t>
            </w:r>
          </w:p>
        </w:tc>
        <w:tc>
          <w:tcPr>
            <w:tcW w:w="990" w:type="dxa"/>
            <w:tcBorders>
              <w:bottom w:val="single" w:sz="8" w:space="0" w:color="000000"/>
              <w:right w:val="single" w:sz="8" w:space="0" w:color="000000"/>
            </w:tcBorders>
            <w:tcMar>
              <w:top w:w="100" w:type="dxa"/>
              <w:left w:w="20" w:type="dxa"/>
              <w:bottom w:w="100" w:type="dxa"/>
              <w:right w:w="20" w:type="dxa"/>
            </w:tcMar>
          </w:tcPr>
          <w:p w14:paraId="55FCF340" w14:textId="77777777" w:rsidR="000249CC" w:rsidRDefault="000249CC" w:rsidP="00662164">
            <w:pPr>
              <w:ind w:left="20"/>
            </w:pPr>
            <w:r>
              <w:t xml:space="preserve"> </w:t>
            </w:r>
          </w:p>
        </w:tc>
      </w:tr>
      <w:tr w:rsidR="000249CC" w14:paraId="5F9996FA"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A467643" w14:textId="77777777" w:rsidR="000249CC" w:rsidRDefault="000249CC" w:rsidP="00662164">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5C33DA01" w14:textId="77777777" w:rsidR="000249CC" w:rsidRDefault="000249CC" w:rsidP="00662164">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4C3F4742" w14:textId="77777777" w:rsidR="000249CC" w:rsidRDefault="000249CC"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29D8239" w14:textId="77777777" w:rsidR="000249CC" w:rsidRDefault="000249CC" w:rsidP="00662164">
            <w:pPr>
              <w:ind w:left="20"/>
            </w:pPr>
            <w:r>
              <w:t xml:space="preserve"> </w:t>
            </w:r>
          </w:p>
        </w:tc>
      </w:tr>
      <w:tr w:rsidR="000249CC" w14:paraId="6DD22710"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241DF98" w14:textId="77777777" w:rsidR="000249CC" w:rsidRDefault="000249CC" w:rsidP="00662164">
            <w:pPr>
              <w:ind w:left="20"/>
            </w:pPr>
            <w:r>
              <w:t>note_date</w:t>
            </w:r>
          </w:p>
        </w:tc>
        <w:tc>
          <w:tcPr>
            <w:tcW w:w="1485" w:type="dxa"/>
            <w:tcBorders>
              <w:bottom w:val="single" w:sz="8" w:space="0" w:color="000000"/>
              <w:right w:val="single" w:sz="8" w:space="0" w:color="000000"/>
            </w:tcBorders>
            <w:tcMar>
              <w:top w:w="100" w:type="dxa"/>
              <w:left w:w="20" w:type="dxa"/>
              <w:bottom w:w="100" w:type="dxa"/>
              <w:right w:w="20" w:type="dxa"/>
            </w:tcMar>
          </w:tcPr>
          <w:p w14:paraId="542B9DD6" w14:textId="77777777" w:rsidR="000249CC" w:rsidRDefault="000249CC" w:rsidP="00662164">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28530FDB" w14:textId="77777777" w:rsidR="000249CC" w:rsidRDefault="000249CC"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5941ABB" w14:textId="77777777" w:rsidR="000249CC" w:rsidRDefault="000249CC" w:rsidP="00662164">
            <w:pPr>
              <w:ind w:left="20"/>
            </w:pPr>
            <w:r>
              <w:t xml:space="preserve"> </w:t>
            </w:r>
          </w:p>
        </w:tc>
      </w:tr>
      <w:tr w:rsidR="000249CC" w14:paraId="240218A4"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2317452" w14:textId="77777777" w:rsidR="000249CC" w:rsidRDefault="000249CC" w:rsidP="00662164">
            <w:pPr>
              <w:ind w:left="20"/>
            </w:pPr>
            <w:r>
              <w:t>Note_datetime</w:t>
            </w:r>
          </w:p>
        </w:tc>
        <w:tc>
          <w:tcPr>
            <w:tcW w:w="1485" w:type="dxa"/>
            <w:tcBorders>
              <w:bottom w:val="single" w:sz="8" w:space="0" w:color="000000"/>
              <w:right w:val="single" w:sz="8" w:space="0" w:color="000000"/>
            </w:tcBorders>
            <w:tcMar>
              <w:top w:w="100" w:type="dxa"/>
              <w:left w:w="20" w:type="dxa"/>
              <w:bottom w:w="100" w:type="dxa"/>
              <w:right w:w="20" w:type="dxa"/>
            </w:tcMar>
          </w:tcPr>
          <w:p w14:paraId="2E4829A8" w14:textId="77777777" w:rsidR="000249CC" w:rsidRDefault="000249CC" w:rsidP="00662164">
            <w:pPr>
              <w:ind w:left="20"/>
            </w:pPr>
          </w:p>
        </w:tc>
        <w:tc>
          <w:tcPr>
            <w:tcW w:w="3870" w:type="dxa"/>
            <w:tcBorders>
              <w:bottom w:val="single" w:sz="8" w:space="0" w:color="000000"/>
              <w:right w:val="single" w:sz="8" w:space="0" w:color="000000"/>
            </w:tcBorders>
            <w:tcMar>
              <w:top w:w="100" w:type="dxa"/>
              <w:left w:w="20" w:type="dxa"/>
              <w:bottom w:w="100" w:type="dxa"/>
              <w:right w:w="20" w:type="dxa"/>
            </w:tcMar>
          </w:tcPr>
          <w:p w14:paraId="2172F0E5" w14:textId="77777777" w:rsidR="000249CC" w:rsidRDefault="000249CC"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51903305" w14:textId="77777777" w:rsidR="000249CC" w:rsidRDefault="000249CC" w:rsidP="00662164">
            <w:pPr>
              <w:ind w:left="20"/>
            </w:pPr>
          </w:p>
        </w:tc>
      </w:tr>
      <w:tr w:rsidR="000249CC" w14:paraId="374E6D54"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F780C8A" w14:textId="77777777" w:rsidR="000249CC" w:rsidRDefault="000249CC" w:rsidP="00662164">
            <w:pPr>
              <w:ind w:left="20"/>
            </w:pPr>
            <w:r>
              <w:t>Note_type_concept_id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B85F67B" w14:textId="1B7A075E" w:rsidR="000249CC" w:rsidRDefault="00F00B65" w:rsidP="00662164">
            <w:pPr>
              <w:ind w:left="20"/>
            </w:pPr>
            <w:r w:rsidRPr="000249CC">
              <w:t>44814642</w:t>
            </w:r>
          </w:p>
        </w:tc>
        <w:tc>
          <w:tcPr>
            <w:tcW w:w="3870" w:type="dxa"/>
            <w:tcBorders>
              <w:bottom w:val="single" w:sz="8" w:space="0" w:color="000000"/>
              <w:right w:val="single" w:sz="8" w:space="0" w:color="000000"/>
            </w:tcBorders>
            <w:tcMar>
              <w:top w:w="100" w:type="dxa"/>
              <w:left w:w="20" w:type="dxa"/>
              <w:bottom w:w="100" w:type="dxa"/>
              <w:right w:w="20" w:type="dxa"/>
            </w:tcMar>
          </w:tcPr>
          <w:p w14:paraId="1D4D9956" w14:textId="1E7CE02D" w:rsidR="000249CC" w:rsidRDefault="00F00B65" w:rsidP="00662164">
            <w:pPr>
              <w:ind w:left="20"/>
            </w:pPr>
            <w:r w:rsidRPr="000249CC">
              <w:t>Pathology report</w:t>
            </w:r>
          </w:p>
        </w:tc>
        <w:tc>
          <w:tcPr>
            <w:tcW w:w="990" w:type="dxa"/>
            <w:tcBorders>
              <w:bottom w:val="single" w:sz="8" w:space="0" w:color="000000"/>
              <w:right w:val="single" w:sz="8" w:space="0" w:color="000000"/>
            </w:tcBorders>
            <w:tcMar>
              <w:top w:w="100" w:type="dxa"/>
              <w:left w:w="20" w:type="dxa"/>
              <w:bottom w:w="100" w:type="dxa"/>
              <w:right w:w="20" w:type="dxa"/>
            </w:tcMar>
          </w:tcPr>
          <w:p w14:paraId="45004B1D" w14:textId="77777777" w:rsidR="000249CC" w:rsidRDefault="000249CC" w:rsidP="00662164">
            <w:pPr>
              <w:ind w:left="20"/>
            </w:pPr>
          </w:p>
        </w:tc>
      </w:tr>
      <w:tr w:rsidR="00F00B65" w14:paraId="55EB4E01"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6C50888" w14:textId="77777777" w:rsidR="00F00B65" w:rsidRDefault="00F00B65" w:rsidP="00F00B65">
            <w:pPr>
              <w:ind w:left="20"/>
            </w:pPr>
            <w:r>
              <w:t>Note_class_concept_id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5FE51B27" w14:textId="1EB4BD1E" w:rsidR="00F00B65" w:rsidRDefault="00F00B65" w:rsidP="00F00B65">
            <w:pPr>
              <w:ind w:left="20"/>
            </w:pPr>
            <w:r w:rsidRPr="00CD4C8B">
              <w:t>44817649</w:t>
            </w:r>
          </w:p>
        </w:tc>
        <w:tc>
          <w:tcPr>
            <w:tcW w:w="3870" w:type="dxa"/>
            <w:tcBorders>
              <w:bottom w:val="single" w:sz="8" w:space="0" w:color="000000"/>
              <w:right w:val="single" w:sz="8" w:space="0" w:color="000000"/>
            </w:tcBorders>
            <w:tcMar>
              <w:top w:w="100" w:type="dxa"/>
              <w:left w:w="20" w:type="dxa"/>
              <w:bottom w:w="100" w:type="dxa"/>
              <w:right w:w="20" w:type="dxa"/>
            </w:tcMar>
          </w:tcPr>
          <w:p w14:paraId="734F8786" w14:textId="16C7EAD0" w:rsidR="00F00B65" w:rsidRDefault="00F00B65" w:rsidP="00F00B65">
            <w:pPr>
              <w:ind w:left="20"/>
            </w:pPr>
            <w:r>
              <w:t>Plan of care and summary note</w:t>
            </w:r>
          </w:p>
        </w:tc>
        <w:tc>
          <w:tcPr>
            <w:tcW w:w="990" w:type="dxa"/>
            <w:tcBorders>
              <w:bottom w:val="single" w:sz="8" w:space="0" w:color="000000"/>
              <w:right w:val="single" w:sz="8" w:space="0" w:color="000000"/>
            </w:tcBorders>
            <w:tcMar>
              <w:top w:w="100" w:type="dxa"/>
              <w:left w:w="20" w:type="dxa"/>
              <w:bottom w:w="100" w:type="dxa"/>
              <w:right w:w="20" w:type="dxa"/>
            </w:tcMar>
          </w:tcPr>
          <w:p w14:paraId="4D0F1026" w14:textId="77777777" w:rsidR="00F00B65" w:rsidRDefault="00F00B65" w:rsidP="00F00B65">
            <w:pPr>
              <w:ind w:left="20"/>
            </w:pPr>
            <w:r>
              <w:t xml:space="preserve"> </w:t>
            </w:r>
          </w:p>
        </w:tc>
      </w:tr>
      <w:tr w:rsidR="000249CC" w14:paraId="75FF67C9"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F1C7227" w14:textId="77777777" w:rsidR="000249CC" w:rsidRDefault="000249CC" w:rsidP="00662164">
            <w:pPr>
              <w:ind w:left="20"/>
            </w:pPr>
            <w:r>
              <w:lastRenderedPageBreak/>
              <w:t>Note_title</w:t>
            </w:r>
          </w:p>
        </w:tc>
        <w:tc>
          <w:tcPr>
            <w:tcW w:w="1485" w:type="dxa"/>
            <w:tcBorders>
              <w:bottom w:val="single" w:sz="8" w:space="0" w:color="000000"/>
              <w:right w:val="single" w:sz="8" w:space="0" w:color="000000"/>
            </w:tcBorders>
            <w:tcMar>
              <w:top w:w="100" w:type="dxa"/>
              <w:left w:w="20" w:type="dxa"/>
              <w:bottom w:w="100" w:type="dxa"/>
              <w:right w:w="20" w:type="dxa"/>
            </w:tcMar>
          </w:tcPr>
          <w:p w14:paraId="41540A53" w14:textId="2E8E88B4" w:rsidR="000249CC" w:rsidRDefault="000249CC" w:rsidP="00662164">
            <w:pPr>
              <w:ind w:left="20"/>
            </w:pPr>
            <w:r>
              <w:t>‘NLP_BIOMARKERS’</w:t>
            </w:r>
          </w:p>
        </w:tc>
        <w:tc>
          <w:tcPr>
            <w:tcW w:w="3870" w:type="dxa"/>
            <w:tcBorders>
              <w:bottom w:val="single" w:sz="8" w:space="0" w:color="000000"/>
              <w:right w:val="single" w:sz="8" w:space="0" w:color="000000"/>
            </w:tcBorders>
            <w:tcMar>
              <w:top w:w="100" w:type="dxa"/>
              <w:left w:w="20" w:type="dxa"/>
              <w:bottom w:w="100" w:type="dxa"/>
              <w:right w:w="20" w:type="dxa"/>
            </w:tcMar>
          </w:tcPr>
          <w:p w14:paraId="501CE8EB" w14:textId="77777777" w:rsidR="000249CC" w:rsidRDefault="000249CC" w:rsidP="00662164">
            <w:pPr>
              <w:ind w:left="20"/>
            </w:pPr>
            <w:r>
              <w:t xml:space="preserve"> Store the name of the table of origin</w:t>
            </w:r>
          </w:p>
        </w:tc>
        <w:tc>
          <w:tcPr>
            <w:tcW w:w="990" w:type="dxa"/>
            <w:tcBorders>
              <w:bottom w:val="single" w:sz="8" w:space="0" w:color="000000"/>
              <w:right w:val="single" w:sz="8" w:space="0" w:color="000000"/>
            </w:tcBorders>
            <w:tcMar>
              <w:top w:w="100" w:type="dxa"/>
              <w:left w:w="20" w:type="dxa"/>
              <w:bottom w:w="100" w:type="dxa"/>
              <w:right w:w="20" w:type="dxa"/>
            </w:tcMar>
          </w:tcPr>
          <w:p w14:paraId="00206640" w14:textId="77777777" w:rsidR="000249CC" w:rsidRDefault="000249CC" w:rsidP="00662164">
            <w:pPr>
              <w:ind w:left="20"/>
            </w:pPr>
            <w:r>
              <w:t xml:space="preserve"> </w:t>
            </w:r>
          </w:p>
        </w:tc>
      </w:tr>
      <w:tr w:rsidR="000249CC" w14:paraId="5AA46B40"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3D6F3F" w14:textId="77777777" w:rsidR="000249CC" w:rsidRDefault="000249CC" w:rsidP="00662164">
            <w:pPr>
              <w:ind w:left="20"/>
            </w:pPr>
            <w:r>
              <w:t>Note_text</w:t>
            </w:r>
          </w:p>
        </w:tc>
        <w:tc>
          <w:tcPr>
            <w:tcW w:w="1485" w:type="dxa"/>
            <w:tcBorders>
              <w:bottom w:val="single" w:sz="8" w:space="0" w:color="000000"/>
              <w:right w:val="single" w:sz="8" w:space="0" w:color="000000"/>
            </w:tcBorders>
            <w:tcMar>
              <w:top w:w="100" w:type="dxa"/>
              <w:left w:w="20" w:type="dxa"/>
              <w:bottom w:w="100" w:type="dxa"/>
              <w:right w:w="20" w:type="dxa"/>
            </w:tcMar>
          </w:tcPr>
          <w:p w14:paraId="0A012F19" w14:textId="77777777" w:rsidR="000249CC" w:rsidRDefault="000249CC" w:rsidP="000249CC">
            <w:pPr>
              <w:ind w:left="20"/>
            </w:pPr>
            <w:r>
              <w:t>biomarker_status</w:t>
            </w:r>
          </w:p>
          <w:p w14:paraId="6A787C90" w14:textId="77777777" w:rsidR="000249CC" w:rsidRDefault="000249CC" w:rsidP="000249CC">
            <w:pPr>
              <w:ind w:left="20"/>
            </w:pPr>
            <w:r>
              <w:t>variation_detail</w:t>
            </w:r>
          </w:p>
          <w:p w14:paraId="69E1BB65" w14:textId="2B4FA024" w:rsidR="000249CC" w:rsidRDefault="000249CC" w:rsidP="000249CC">
            <w:pPr>
              <w:ind w:left="20"/>
            </w:pPr>
            <w:r>
              <w:t>biomarker</w:t>
            </w:r>
          </w:p>
        </w:tc>
        <w:tc>
          <w:tcPr>
            <w:tcW w:w="3870" w:type="dxa"/>
            <w:tcBorders>
              <w:bottom w:val="single" w:sz="8" w:space="0" w:color="000000"/>
              <w:right w:val="single" w:sz="8" w:space="0" w:color="000000"/>
            </w:tcBorders>
            <w:tcMar>
              <w:top w:w="100" w:type="dxa"/>
              <w:left w:w="20" w:type="dxa"/>
              <w:bottom w:w="100" w:type="dxa"/>
              <w:right w:w="20" w:type="dxa"/>
            </w:tcMar>
          </w:tcPr>
          <w:p w14:paraId="13DF0708" w14:textId="77777777" w:rsidR="000249CC" w:rsidRDefault="000249CC" w:rsidP="00662164">
            <w:pPr>
              <w:ind w:left="20"/>
            </w:pPr>
            <w:r>
              <w:t>Format as a single string by concatenating as a set of name value pairs. The resulting text should look like:</w:t>
            </w:r>
          </w:p>
          <w:p w14:paraId="7BCE5F95" w14:textId="4E356701" w:rsidR="000249CC" w:rsidRPr="000249CC" w:rsidRDefault="000249CC" w:rsidP="000249CC">
            <w:r w:rsidRPr="000249CC">
              <w:t>Concatenate biomarker</w:t>
            </w:r>
            <w:r>
              <w:t>:&lt;</w:t>
            </w:r>
            <w:r w:rsidRPr="000249CC">
              <w:t>biomarker</w:t>
            </w:r>
            <w:r>
              <w:t>&gt;;</w:t>
            </w:r>
            <w:r w:rsidRPr="000249CC">
              <w:t xml:space="preserve"> variation_detail </w:t>
            </w:r>
            <w:r>
              <w:t>:&lt;</w:t>
            </w:r>
            <w:r w:rsidRPr="000249CC">
              <w:t>variation_detail</w:t>
            </w:r>
            <w:r>
              <w:t>&gt;;</w:t>
            </w:r>
            <w:r w:rsidRPr="000249CC">
              <w:t xml:space="preserve"> biomarker_status</w:t>
            </w:r>
            <w:r>
              <w:t>:&lt;</w:t>
            </w:r>
            <w:r w:rsidRPr="000249CC">
              <w:t>biomarker_status</w:t>
            </w:r>
            <w:r>
              <w:t>&gt;</w:t>
            </w:r>
          </w:p>
          <w:p w14:paraId="7FAB1139" w14:textId="77777777" w:rsidR="000249CC" w:rsidRDefault="000249CC" w:rsidP="00662164">
            <w:pPr>
              <w:ind w:left="20"/>
            </w:pPr>
            <w:r>
              <w:t>This may require truncation of the string on MPP platforms since the resulting string could be quite long.</w:t>
            </w:r>
          </w:p>
        </w:tc>
        <w:tc>
          <w:tcPr>
            <w:tcW w:w="990" w:type="dxa"/>
            <w:tcBorders>
              <w:bottom w:val="single" w:sz="8" w:space="0" w:color="000000"/>
              <w:right w:val="single" w:sz="8" w:space="0" w:color="000000"/>
            </w:tcBorders>
            <w:tcMar>
              <w:top w:w="100" w:type="dxa"/>
              <w:left w:w="20" w:type="dxa"/>
              <w:bottom w:w="100" w:type="dxa"/>
              <w:right w:w="20" w:type="dxa"/>
            </w:tcMar>
          </w:tcPr>
          <w:p w14:paraId="60C0AC72" w14:textId="77777777" w:rsidR="000249CC" w:rsidRDefault="000249CC" w:rsidP="00662164">
            <w:pPr>
              <w:ind w:left="20"/>
            </w:pPr>
            <w:r>
              <w:t xml:space="preserve"> </w:t>
            </w:r>
          </w:p>
        </w:tc>
      </w:tr>
      <w:tr w:rsidR="000249CC" w14:paraId="5BCB6612"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0B36E48" w14:textId="77777777" w:rsidR="000249CC" w:rsidRDefault="000249CC" w:rsidP="00662164">
            <w:pPr>
              <w:ind w:left="20"/>
            </w:pPr>
            <w:r>
              <w:t>Encoding_concept_id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2E9ABFE9" w14:textId="77777777" w:rsidR="000249CC" w:rsidRDefault="000249CC" w:rsidP="00662164">
            <w:pPr>
              <w:ind w:left="20"/>
            </w:pPr>
            <w:r>
              <w:t>0</w:t>
            </w:r>
          </w:p>
        </w:tc>
        <w:tc>
          <w:tcPr>
            <w:tcW w:w="3870" w:type="dxa"/>
            <w:tcBorders>
              <w:bottom w:val="single" w:sz="8" w:space="0" w:color="000000"/>
              <w:right w:val="single" w:sz="8" w:space="0" w:color="000000"/>
            </w:tcBorders>
            <w:tcMar>
              <w:top w:w="100" w:type="dxa"/>
              <w:left w:w="20" w:type="dxa"/>
              <w:bottom w:w="100" w:type="dxa"/>
              <w:right w:w="20" w:type="dxa"/>
            </w:tcMar>
          </w:tcPr>
          <w:p w14:paraId="01C11BF3" w14:textId="77777777" w:rsidR="000249CC" w:rsidRDefault="000249CC"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859E5A2" w14:textId="77777777" w:rsidR="000249CC" w:rsidRDefault="000249CC" w:rsidP="00662164">
            <w:pPr>
              <w:ind w:left="20"/>
            </w:pPr>
          </w:p>
        </w:tc>
      </w:tr>
      <w:tr w:rsidR="000249CC" w14:paraId="7F6BEEB3"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517B8CD" w14:textId="77777777" w:rsidR="000249CC" w:rsidRDefault="000249CC" w:rsidP="00662164">
            <w:pPr>
              <w:ind w:left="20"/>
            </w:pPr>
            <w:r>
              <w:t>Language_concept_id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1A195868" w14:textId="77777777" w:rsidR="000249CC" w:rsidRDefault="000249CC" w:rsidP="00662164">
            <w:pPr>
              <w:ind w:left="20"/>
            </w:pPr>
            <w:r w:rsidRPr="00743AD2">
              <w:t>40639387</w:t>
            </w:r>
          </w:p>
        </w:tc>
        <w:tc>
          <w:tcPr>
            <w:tcW w:w="3870" w:type="dxa"/>
            <w:tcBorders>
              <w:bottom w:val="single" w:sz="8" w:space="0" w:color="000000"/>
              <w:right w:val="single" w:sz="8" w:space="0" w:color="000000"/>
            </w:tcBorders>
            <w:tcMar>
              <w:top w:w="100" w:type="dxa"/>
              <w:left w:w="20" w:type="dxa"/>
              <w:bottom w:w="100" w:type="dxa"/>
              <w:right w:w="20" w:type="dxa"/>
            </w:tcMar>
          </w:tcPr>
          <w:p w14:paraId="59614FA4" w14:textId="77777777" w:rsidR="000249CC" w:rsidRDefault="000249CC" w:rsidP="00662164">
            <w:pPr>
              <w:ind w:left="20"/>
            </w:pPr>
            <w:r w:rsidRPr="00743AD2">
              <w:t>US English</w:t>
            </w:r>
          </w:p>
        </w:tc>
        <w:tc>
          <w:tcPr>
            <w:tcW w:w="990" w:type="dxa"/>
            <w:tcBorders>
              <w:bottom w:val="single" w:sz="8" w:space="0" w:color="000000"/>
              <w:right w:val="single" w:sz="8" w:space="0" w:color="000000"/>
            </w:tcBorders>
            <w:tcMar>
              <w:top w:w="100" w:type="dxa"/>
              <w:left w:w="20" w:type="dxa"/>
              <w:bottom w:w="100" w:type="dxa"/>
              <w:right w:w="20" w:type="dxa"/>
            </w:tcMar>
          </w:tcPr>
          <w:p w14:paraId="053939D2" w14:textId="77777777" w:rsidR="000249CC" w:rsidRDefault="000249CC" w:rsidP="00662164">
            <w:pPr>
              <w:ind w:left="20"/>
            </w:pPr>
          </w:p>
        </w:tc>
      </w:tr>
      <w:tr w:rsidR="000249CC" w14:paraId="30CF9722"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AB138D1" w14:textId="77777777" w:rsidR="000249CC" w:rsidRDefault="000249CC" w:rsidP="00662164">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2BDDAA6E" w14:textId="77777777" w:rsidR="000249CC" w:rsidRDefault="000249CC"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71E00524" w14:textId="77777777" w:rsidR="000249CC" w:rsidRDefault="000249CC" w:rsidP="00662164">
            <w:pPr>
              <w:ind w:left="20"/>
            </w:pPr>
            <w:r>
              <w:t>Links the encounter back to the encounter_provider table. Then use the cooresponding provider ID.</w:t>
            </w:r>
          </w:p>
        </w:tc>
        <w:tc>
          <w:tcPr>
            <w:tcW w:w="990" w:type="dxa"/>
            <w:tcBorders>
              <w:bottom w:val="single" w:sz="8" w:space="0" w:color="000000"/>
              <w:right w:val="single" w:sz="8" w:space="0" w:color="000000"/>
            </w:tcBorders>
            <w:tcMar>
              <w:top w:w="100" w:type="dxa"/>
              <w:left w:w="20" w:type="dxa"/>
              <w:bottom w:w="100" w:type="dxa"/>
              <w:right w:w="20" w:type="dxa"/>
            </w:tcMar>
          </w:tcPr>
          <w:p w14:paraId="3A322559" w14:textId="25186C22" w:rsidR="000249CC" w:rsidRDefault="00C7184A" w:rsidP="00662164">
            <w:pPr>
              <w:ind w:left="20"/>
            </w:pPr>
            <w:r>
              <w:rPr>
                <w:sz w:val="18"/>
                <w:szCs w:val="18"/>
              </w:rPr>
              <w:t>To avoid duplication, apply the same logic described when transforming the encounter table to visit_occurrence above.</w:t>
            </w:r>
          </w:p>
        </w:tc>
      </w:tr>
      <w:tr w:rsidR="000249CC" w14:paraId="5A517546"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6E5B7FD" w14:textId="77777777" w:rsidR="000249CC" w:rsidRDefault="000249CC" w:rsidP="00662164">
            <w:pPr>
              <w:ind w:left="20"/>
            </w:pPr>
            <w:r>
              <w:t>Note_source_value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55D02712" w14:textId="22147502" w:rsidR="000249CC" w:rsidRDefault="00C7184A" w:rsidP="00662164">
            <w:pPr>
              <w:ind w:left="20"/>
            </w:pPr>
            <w:r>
              <w:t>NULL</w:t>
            </w:r>
            <w:r w:rsidR="000249CC">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2D77C64A" w14:textId="77777777" w:rsidR="000249CC" w:rsidRDefault="000249CC"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6FEDC2C" w14:textId="77777777" w:rsidR="000249CC" w:rsidRDefault="000249CC" w:rsidP="00662164">
            <w:pPr>
              <w:ind w:left="20"/>
            </w:pPr>
          </w:p>
        </w:tc>
      </w:tr>
      <w:tr w:rsidR="000249CC" w14:paraId="1C7B0B6F"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0CF0D9" w14:textId="77777777" w:rsidR="000249CC" w:rsidRDefault="000249CC" w:rsidP="00662164">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45807652" w14:textId="77777777" w:rsidR="000249CC" w:rsidRDefault="000249CC"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6C47F830" w14:textId="77777777" w:rsidR="000249CC" w:rsidRDefault="000249CC"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20093676" w14:textId="77777777" w:rsidR="000249CC" w:rsidRDefault="000249CC" w:rsidP="00662164">
            <w:pPr>
              <w:ind w:left="20"/>
            </w:pPr>
          </w:p>
        </w:tc>
      </w:tr>
    </w:tbl>
    <w:p w14:paraId="29283B7F" w14:textId="2C7E9337" w:rsidR="000249CC" w:rsidRDefault="000249CC" w:rsidP="00F9244E"/>
    <w:p w14:paraId="6EB14616" w14:textId="56D1C7B0" w:rsidR="00F00B65" w:rsidRDefault="00F00B65" w:rsidP="00F00B65">
      <w:pPr>
        <w:pStyle w:val="Heading3"/>
      </w:pPr>
      <w:r>
        <w:t>Reading from nlp_custom</w:t>
      </w:r>
    </w:p>
    <w:p w14:paraId="21DA9ABA" w14:textId="77777777" w:rsidR="00F00B65" w:rsidRPr="00B812BB" w:rsidRDefault="00F00B65" w:rsidP="00F00B65"/>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F00B65" w14:paraId="546E1FF5" w14:textId="77777777" w:rsidTr="00662164">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A6E983A" w14:textId="77777777" w:rsidR="00F00B65" w:rsidRDefault="00F00B65" w:rsidP="00662164">
            <w:pPr>
              <w:ind w:left="20"/>
            </w:pPr>
            <w:r>
              <w:rPr>
                <w:shd w:val="clear" w:color="auto" w:fill="AAAAFF"/>
              </w:rPr>
              <w:lastRenderedPageBreak/>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FD2CDEC" w14:textId="77777777" w:rsidR="00F00B65" w:rsidRDefault="00F00B65" w:rsidP="00662164">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532C34E" w14:textId="77777777" w:rsidR="00F00B65" w:rsidRDefault="00F00B65" w:rsidP="00662164">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77B68BD" w14:textId="77777777" w:rsidR="00F00B65" w:rsidRDefault="00F00B65" w:rsidP="00662164">
            <w:pPr>
              <w:ind w:left="20"/>
            </w:pPr>
            <w:r>
              <w:rPr>
                <w:shd w:val="clear" w:color="auto" w:fill="AAAAFF"/>
              </w:rPr>
              <w:t>Comment</w:t>
            </w:r>
          </w:p>
        </w:tc>
      </w:tr>
      <w:tr w:rsidR="00F00B65" w14:paraId="0405BC9D"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FCCD93D" w14:textId="77777777" w:rsidR="00F00B65" w:rsidRDefault="00F00B65" w:rsidP="00662164">
            <w:pPr>
              <w:ind w:left="20"/>
            </w:pPr>
            <w:r>
              <w:t>Note_id</w:t>
            </w:r>
          </w:p>
        </w:tc>
        <w:tc>
          <w:tcPr>
            <w:tcW w:w="1485" w:type="dxa"/>
            <w:tcBorders>
              <w:bottom w:val="single" w:sz="8" w:space="0" w:color="000000"/>
              <w:right w:val="single" w:sz="8" w:space="0" w:color="000000"/>
            </w:tcBorders>
            <w:tcMar>
              <w:top w:w="100" w:type="dxa"/>
              <w:left w:w="20" w:type="dxa"/>
              <w:bottom w:w="100" w:type="dxa"/>
              <w:right w:w="20" w:type="dxa"/>
            </w:tcMar>
          </w:tcPr>
          <w:p w14:paraId="10B6CDD5" w14:textId="77777777" w:rsidR="00F00B65" w:rsidRDefault="00F00B65" w:rsidP="00662164">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50032198" w14:textId="77777777" w:rsidR="00F00B65" w:rsidRDefault="00F00B65" w:rsidP="00662164">
            <w:pPr>
              <w:ind w:left="20"/>
            </w:pPr>
            <w:r>
              <w:t xml:space="preserve"> Auto-increment</w:t>
            </w:r>
          </w:p>
        </w:tc>
        <w:tc>
          <w:tcPr>
            <w:tcW w:w="990" w:type="dxa"/>
            <w:tcBorders>
              <w:bottom w:val="single" w:sz="8" w:space="0" w:color="000000"/>
              <w:right w:val="single" w:sz="8" w:space="0" w:color="000000"/>
            </w:tcBorders>
            <w:tcMar>
              <w:top w:w="100" w:type="dxa"/>
              <w:left w:w="20" w:type="dxa"/>
              <w:bottom w:w="100" w:type="dxa"/>
              <w:right w:w="20" w:type="dxa"/>
            </w:tcMar>
          </w:tcPr>
          <w:p w14:paraId="232CAD6C" w14:textId="77777777" w:rsidR="00F00B65" w:rsidRDefault="00F00B65" w:rsidP="00662164">
            <w:pPr>
              <w:ind w:left="20"/>
            </w:pPr>
            <w:r>
              <w:t xml:space="preserve"> </w:t>
            </w:r>
          </w:p>
        </w:tc>
      </w:tr>
      <w:tr w:rsidR="00F00B65" w14:paraId="6B49FF20"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21853C" w14:textId="77777777" w:rsidR="00F00B65" w:rsidRDefault="00F00B65" w:rsidP="00662164">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00014377" w14:textId="77777777" w:rsidR="00F00B65" w:rsidRDefault="00F00B65" w:rsidP="00662164">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4B85D8AA" w14:textId="77777777" w:rsidR="00F00B65" w:rsidRDefault="00F00B65"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8D5C095" w14:textId="77777777" w:rsidR="00F00B65" w:rsidRDefault="00F00B65" w:rsidP="00662164">
            <w:pPr>
              <w:ind w:left="20"/>
            </w:pPr>
            <w:r>
              <w:t xml:space="preserve"> </w:t>
            </w:r>
          </w:p>
        </w:tc>
      </w:tr>
      <w:tr w:rsidR="00F00B65" w14:paraId="78E58D5F"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CD5727" w14:textId="77777777" w:rsidR="00F00B65" w:rsidRDefault="00F00B65" w:rsidP="00662164">
            <w:pPr>
              <w:ind w:left="20"/>
            </w:pPr>
            <w:r>
              <w:t>note_date</w:t>
            </w:r>
          </w:p>
        </w:tc>
        <w:tc>
          <w:tcPr>
            <w:tcW w:w="1485" w:type="dxa"/>
            <w:tcBorders>
              <w:bottom w:val="single" w:sz="8" w:space="0" w:color="000000"/>
              <w:right w:val="single" w:sz="8" w:space="0" w:color="000000"/>
            </w:tcBorders>
            <w:tcMar>
              <w:top w:w="100" w:type="dxa"/>
              <w:left w:w="20" w:type="dxa"/>
              <w:bottom w:w="100" w:type="dxa"/>
              <w:right w:w="20" w:type="dxa"/>
            </w:tcMar>
          </w:tcPr>
          <w:p w14:paraId="309535A1" w14:textId="77777777" w:rsidR="00F00B65" w:rsidRDefault="00F00B65" w:rsidP="00662164">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67373FBF" w14:textId="77777777" w:rsidR="00F00B65" w:rsidRDefault="00F00B65"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D956F8F" w14:textId="77777777" w:rsidR="00F00B65" w:rsidRDefault="00F00B65" w:rsidP="00662164">
            <w:pPr>
              <w:ind w:left="20"/>
            </w:pPr>
            <w:r>
              <w:t xml:space="preserve"> </w:t>
            </w:r>
          </w:p>
        </w:tc>
      </w:tr>
      <w:tr w:rsidR="00F00B65" w14:paraId="4AB021F6"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96D8035" w14:textId="77777777" w:rsidR="00F00B65" w:rsidRDefault="00F00B65" w:rsidP="00662164">
            <w:pPr>
              <w:ind w:left="20"/>
            </w:pPr>
            <w:r>
              <w:t>Note_datetime</w:t>
            </w:r>
          </w:p>
        </w:tc>
        <w:tc>
          <w:tcPr>
            <w:tcW w:w="1485" w:type="dxa"/>
            <w:tcBorders>
              <w:bottom w:val="single" w:sz="8" w:space="0" w:color="000000"/>
              <w:right w:val="single" w:sz="8" w:space="0" w:color="000000"/>
            </w:tcBorders>
            <w:tcMar>
              <w:top w:w="100" w:type="dxa"/>
              <w:left w:w="20" w:type="dxa"/>
              <w:bottom w:w="100" w:type="dxa"/>
              <w:right w:w="20" w:type="dxa"/>
            </w:tcMar>
          </w:tcPr>
          <w:p w14:paraId="18DC2D20" w14:textId="77777777" w:rsidR="00F00B65" w:rsidRDefault="00F00B65" w:rsidP="00662164">
            <w:pPr>
              <w:ind w:left="20"/>
            </w:pPr>
          </w:p>
        </w:tc>
        <w:tc>
          <w:tcPr>
            <w:tcW w:w="3870" w:type="dxa"/>
            <w:tcBorders>
              <w:bottom w:val="single" w:sz="8" w:space="0" w:color="000000"/>
              <w:right w:val="single" w:sz="8" w:space="0" w:color="000000"/>
            </w:tcBorders>
            <w:tcMar>
              <w:top w:w="100" w:type="dxa"/>
              <w:left w:w="20" w:type="dxa"/>
              <w:bottom w:w="100" w:type="dxa"/>
              <w:right w:w="20" w:type="dxa"/>
            </w:tcMar>
          </w:tcPr>
          <w:p w14:paraId="51BBDD1F" w14:textId="77777777" w:rsidR="00F00B65" w:rsidRDefault="00F00B6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2F1EC674" w14:textId="77777777" w:rsidR="00F00B65" w:rsidRDefault="00F00B65" w:rsidP="00662164">
            <w:pPr>
              <w:ind w:left="20"/>
            </w:pPr>
          </w:p>
        </w:tc>
      </w:tr>
      <w:tr w:rsidR="00F00B65" w14:paraId="62232F63"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13C1B1" w14:textId="77777777" w:rsidR="00F00B65" w:rsidRDefault="00F00B65" w:rsidP="00662164">
            <w:pPr>
              <w:ind w:left="20"/>
            </w:pPr>
            <w:r>
              <w:t>Note_type_concept_id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2AFA8FA6" w14:textId="22475251" w:rsidR="00F00B65" w:rsidRDefault="00F00B65" w:rsidP="00662164">
            <w:pPr>
              <w:ind w:left="20"/>
            </w:pPr>
            <w:r w:rsidRPr="000249CC">
              <w:t>44814642</w:t>
            </w:r>
          </w:p>
        </w:tc>
        <w:tc>
          <w:tcPr>
            <w:tcW w:w="3870" w:type="dxa"/>
            <w:tcBorders>
              <w:bottom w:val="single" w:sz="8" w:space="0" w:color="000000"/>
              <w:right w:val="single" w:sz="8" w:space="0" w:color="000000"/>
            </w:tcBorders>
            <w:tcMar>
              <w:top w:w="100" w:type="dxa"/>
              <w:left w:w="20" w:type="dxa"/>
              <w:bottom w:w="100" w:type="dxa"/>
              <w:right w:w="20" w:type="dxa"/>
            </w:tcMar>
          </w:tcPr>
          <w:p w14:paraId="69659FCE" w14:textId="77777777" w:rsidR="00F00B65" w:rsidRDefault="00F00B65" w:rsidP="00662164">
            <w:pPr>
              <w:ind w:left="20"/>
            </w:pPr>
            <w:r>
              <w:t>Note – note type concept</w:t>
            </w:r>
          </w:p>
        </w:tc>
        <w:tc>
          <w:tcPr>
            <w:tcW w:w="990" w:type="dxa"/>
            <w:tcBorders>
              <w:bottom w:val="single" w:sz="8" w:space="0" w:color="000000"/>
              <w:right w:val="single" w:sz="8" w:space="0" w:color="000000"/>
            </w:tcBorders>
            <w:tcMar>
              <w:top w:w="100" w:type="dxa"/>
              <w:left w:w="20" w:type="dxa"/>
              <w:bottom w:w="100" w:type="dxa"/>
              <w:right w:w="20" w:type="dxa"/>
            </w:tcMar>
          </w:tcPr>
          <w:p w14:paraId="7AB08D21" w14:textId="77777777" w:rsidR="00F00B65" w:rsidRDefault="00F00B65" w:rsidP="00662164">
            <w:pPr>
              <w:ind w:left="20"/>
            </w:pPr>
          </w:p>
        </w:tc>
      </w:tr>
      <w:tr w:rsidR="00F00B65" w14:paraId="117D3B48"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ADDC14D" w14:textId="77777777" w:rsidR="00F00B65" w:rsidRDefault="00F00B65" w:rsidP="00F00B65">
            <w:pPr>
              <w:ind w:left="20"/>
            </w:pPr>
            <w:r>
              <w:t>Note_class_concept_id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284DAD19" w14:textId="244E8BB5" w:rsidR="00F00B65" w:rsidRDefault="00F00B65" w:rsidP="00F00B65">
            <w:pPr>
              <w:ind w:left="20"/>
            </w:pPr>
            <w:r w:rsidRPr="00CD4C8B">
              <w:t>44817649</w:t>
            </w:r>
          </w:p>
        </w:tc>
        <w:tc>
          <w:tcPr>
            <w:tcW w:w="3870" w:type="dxa"/>
            <w:tcBorders>
              <w:bottom w:val="single" w:sz="8" w:space="0" w:color="000000"/>
              <w:right w:val="single" w:sz="8" w:space="0" w:color="000000"/>
            </w:tcBorders>
            <w:tcMar>
              <w:top w:w="100" w:type="dxa"/>
              <w:left w:w="20" w:type="dxa"/>
              <w:bottom w:w="100" w:type="dxa"/>
              <w:right w:w="20" w:type="dxa"/>
            </w:tcMar>
          </w:tcPr>
          <w:p w14:paraId="46F650F4" w14:textId="17E3F3AF" w:rsidR="00F00B65" w:rsidRDefault="00F00B65" w:rsidP="00F00B65">
            <w:pPr>
              <w:ind w:left="20"/>
            </w:pPr>
            <w:r>
              <w:t>Plan of care and summary note</w:t>
            </w:r>
          </w:p>
        </w:tc>
        <w:tc>
          <w:tcPr>
            <w:tcW w:w="990" w:type="dxa"/>
            <w:tcBorders>
              <w:bottom w:val="single" w:sz="8" w:space="0" w:color="000000"/>
              <w:right w:val="single" w:sz="8" w:space="0" w:color="000000"/>
            </w:tcBorders>
            <w:tcMar>
              <w:top w:w="100" w:type="dxa"/>
              <w:left w:w="20" w:type="dxa"/>
              <w:bottom w:w="100" w:type="dxa"/>
              <w:right w:w="20" w:type="dxa"/>
            </w:tcMar>
          </w:tcPr>
          <w:p w14:paraId="728C754F" w14:textId="77777777" w:rsidR="00F00B65" w:rsidRDefault="00F00B65" w:rsidP="00F00B65">
            <w:pPr>
              <w:ind w:left="20"/>
            </w:pPr>
            <w:r>
              <w:t xml:space="preserve"> </w:t>
            </w:r>
          </w:p>
        </w:tc>
      </w:tr>
      <w:tr w:rsidR="00F00B65" w14:paraId="7EFEFAF7"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C57FC12" w14:textId="77777777" w:rsidR="00F00B65" w:rsidRDefault="00F00B65" w:rsidP="00662164">
            <w:pPr>
              <w:ind w:left="20"/>
            </w:pPr>
            <w:r>
              <w:t>Note_title</w:t>
            </w:r>
          </w:p>
        </w:tc>
        <w:tc>
          <w:tcPr>
            <w:tcW w:w="1485" w:type="dxa"/>
            <w:tcBorders>
              <w:bottom w:val="single" w:sz="8" w:space="0" w:color="000000"/>
              <w:right w:val="single" w:sz="8" w:space="0" w:color="000000"/>
            </w:tcBorders>
            <w:tcMar>
              <w:top w:w="100" w:type="dxa"/>
              <w:left w:w="20" w:type="dxa"/>
              <w:bottom w:w="100" w:type="dxa"/>
              <w:right w:w="20" w:type="dxa"/>
            </w:tcMar>
          </w:tcPr>
          <w:p w14:paraId="266DF9E2" w14:textId="525EFBAE" w:rsidR="00F00B65" w:rsidRDefault="00F00B65" w:rsidP="00662164">
            <w:pPr>
              <w:ind w:left="20"/>
            </w:pPr>
            <w:r>
              <w:t>‘NLP_CUSTOM’</w:t>
            </w:r>
          </w:p>
        </w:tc>
        <w:tc>
          <w:tcPr>
            <w:tcW w:w="3870" w:type="dxa"/>
            <w:tcBorders>
              <w:bottom w:val="single" w:sz="8" w:space="0" w:color="000000"/>
              <w:right w:val="single" w:sz="8" w:space="0" w:color="000000"/>
            </w:tcBorders>
            <w:tcMar>
              <w:top w:w="100" w:type="dxa"/>
              <w:left w:w="20" w:type="dxa"/>
              <w:bottom w:w="100" w:type="dxa"/>
              <w:right w:w="20" w:type="dxa"/>
            </w:tcMar>
          </w:tcPr>
          <w:p w14:paraId="6418278B" w14:textId="77777777" w:rsidR="00F00B65" w:rsidRDefault="00F00B65" w:rsidP="00662164">
            <w:pPr>
              <w:ind w:left="20"/>
            </w:pPr>
            <w:r>
              <w:t xml:space="preserve"> Store the name of the table of origin</w:t>
            </w:r>
          </w:p>
        </w:tc>
        <w:tc>
          <w:tcPr>
            <w:tcW w:w="990" w:type="dxa"/>
            <w:tcBorders>
              <w:bottom w:val="single" w:sz="8" w:space="0" w:color="000000"/>
              <w:right w:val="single" w:sz="8" w:space="0" w:color="000000"/>
            </w:tcBorders>
            <w:tcMar>
              <w:top w:w="100" w:type="dxa"/>
              <w:left w:w="20" w:type="dxa"/>
              <w:bottom w:w="100" w:type="dxa"/>
              <w:right w:w="20" w:type="dxa"/>
            </w:tcMar>
          </w:tcPr>
          <w:p w14:paraId="0DB1F48A" w14:textId="77777777" w:rsidR="00F00B65" w:rsidRDefault="00F00B65" w:rsidP="00662164">
            <w:pPr>
              <w:ind w:left="20"/>
            </w:pPr>
            <w:r>
              <w:t xml:space="preserve"> </w:t>
            </w:r>
          </w:p>
        </w:tc>
      </w:tr>
      <w:tr w:rsidR="00F00B65" w14:paraId="5507B03B"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6EED5B6" w14:textId="77777777" w:rsidR="00F00B65" w:rsidRDefault="00F00B65" w:rsidP="00662164">
            <w:pPr>
              <w:ind w:left="20"/>
            </w:pPr>
            <w:r>
              <w:t>Note_text</w:t>
            </w:r>
          </w:p>
        </w:tc>
        <w:tc>
          <w:tcPr>
            <w:tcW w:w="1485" w:type="dxa"/>
            <w:tcBorders>
              <w:bottom w:val="single" w:sz="8" w:space="0" w:color="000000"/>
              <w:right w:val="single" w:sz="8" w:space="0" w:color="000000"/>
            </w:tcBorders>
            <w:tcMar>
              <w:top w:w="100" w:type="dxa"/>
              <w:left w:w="20" w:type="dxa"/>
              <w:bottom w:w="100" w:type="dxa"/>
              <w:right w:w="20" w:type="dxa"/>
            </w:tcMar>
          </w:tcPr>
          <w:p w14:paraId="7BDAC6CA" w14:textId="77777777" w:rsidR="00F00B65" w:rsidRDefault="00F00B65" w:rsidP="00662164">
            <w:pPr>
              <w:ind w:left="20"/>
            </w:pPr>
            <w:r>
              <w:t>Nlp_term</w:t>
            </w:r>
          </w:p>
          <w:p w14:paraId="52C54BF5" w14:textId="77777777" w:rsidR="00F00B65" w:rsidRDefault="00F00B65" w:rsidP="00662164">
            <w:pPr>
              <w:ind w:left="20"/>
            </w:pPr>
            <w:r>
              <w:t>Nlp_term_attribute_1</w:t>
            </w:r>
          </w:p>
          <w:p w14:paraId="7F1151E3" w14:textId="77777777" w:rsidR="00F00B65" w:rsidRDefault="00F00B65" w:rsidP="00662164">
            <w:pPr>
              <w:ind w:left="20"/>
            </w:pPr>
            <w:r>
              <w:t>Nlp_term_attribute_2</w:t>
            </w:r>
          </w:p>
          <w:p w14:paraId="5E1230A9" w14:textId="3C61E771" w:rsidR="00F00B65" w:rsidRDefault="00F00B65" w:rsidP="00662164">
            <w:pPr>
              <w:ind w:left="20"/>
            </w:pPr>
            <w:r>
              <w:t>Nlp_term_qualifier</w:t>
            </w:r>
          </w:p>
        </w:tc>
        <w:tc>
          <w:tcPr>
            <w:tcW w:w="3870" w:type="dxa"/>
            <w:tcBorders>
              <w:bottom w:val="single" w:sz="8" w:space="0" w:color="000000"/>
              <w:right w:val="single" w:sz="8" w:space="0" w:color="000000"/>
            </w:tcBorders>
            <w:tcMar>
              <w:top w:w="100" w:type="dxa"/>
              <w:left w:w="20" w:type="dxa"/>
              <w:bottom w:w="100" w:type="dxa"/>
              <w:right w:w="20" w:type="dxa"/>
            </w:tcMar>
          </w:tcPr>
          <w:p w14:paraId="7AE199B5" w14:textId="77777777" w:rsidR="00F00B65" w:rsidRDefault="00F00B65" w:rsidP="00662164">
            <w:pPr>
              <w:ind w:left="20"/>
            </w:pPr>
            <w:r>
              <w:t>Format as a single string by concatenating as a set of name value pairs. The resulting text should look like:</w:t>
            </w:r>
          </w:p>
          <w:p w14:paraId="3BD2BE8C" w14:textId="6F307095" w:rsidR="00F00B65" w:rsidRPr="000249CC" w:rsidRDefault="00F00B65" w:rsidP="00662164">
            <w:r w:rsidRPr="000249CC">
              <w:t xml:space="preserve">Concatenate </w:t>
            </w:r>
            <w:r>
              <w:t>term:&lt;nlp_term&gt;;</w:t>
            </w:r>
            <w:r w:rsidRPr="000249CC">
              <w:t xml:space="preserve"> </w:t>
            </w:r>
            <w:r>
              <w:t>term_attribute_1:&lt;nlp_term_attribute_1</w:t>
            </w:r>
            <w:proofErr w:type="gramStart"/>
            <w:r>
              <w:t>&gt;;term</w:t>
            </w:r>
            <w:proofErr w:type="gramEnd"/>
            <w:r>
              <w:t>_attribute_2:&lt;nlp_term_attribute_2&gt;;nlp_term_qualifier:&lt;nlp_term_qualifier&gt;</w:t>
            </w:r>
          </w:p>
          <w:p w14:paraId="1EE4DC33" w14:textId="77777777" w:rsidR="00F00B65" w:rsidRDefault="00F00B65" w:rsidP="00662164">
            <w:pPr>
              <w:ind w:left="20"/>
            </w:pPr>
            <w:r>
              <w:t>This may require truncation of the string on MPP platforms since the resulting string could be quite long.</w:t>
            </w:r>
          </w:p>
        </w:tc>
        <w:tc>
          <w:tcPr>
            <w:tcW w:w="990" w:type="dxa"/>
            <w:tcBorders>
              <w:bottom w:val="single" w:sz="8" w:space="0" w:color="000000"/>
              <w:right w:val="single" w:sz="8" w:space="0" w:color="000000"/>
            </w:tcBorders>
            <w:tcMar>
              <w:top w:w="100" w:type="dxa"/>
              <w:left w:w="20" w:type="dxa"/>
              <w:bottom w:w="100" w:type="dxa"/>
              <w:right w:w="20" w:type="dxa"/>
            </w:tcMar>
          </w:tcPr>
          <w:p w14:paraId="4CE0541D" w14:textId="77777777" w:rsidR="00F00B65" w:rsidRDefault="00F00B65" w:rsidP="00662164">
            <w:pPr>
              <w:ind w:left="20"/>
            </w:pPr>
            <w:r>
              <w:t xml:space="preserve"> </w:t>
            </w:r>
          </w:p>
        </w:tc>
      </w:tr>
      <w:tr w:rsidR="00F00B65" w14:paraId="63ECDD8D"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009D27" w14:textId="77777777" w:rsidR="00F00B65" w:rsidRDefault="00F00B65" w:rsidP="00662164">
            <w:pPr>
              <w:ind w:left="20"/>
            </w:pPr>
            <w:r>
              <w:t>Encoding_concept_id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6999B336" w14:textId="77777777" w:rsidR="00F00B65" w:rsidRDefault="00F00B65" w:rsidP="00662164">
            <w:pPr>
              <w:ind w:left="20"/>
            </w:pPr>
            <w:r>
              <w:t>0</w:t>
            </w:r>
          </w:p>
        </w:tc>
        <w:tc>
          <w:tcPr>
            <w:tcW w:w="3870" w:type="dxa"/>
            <w:tcBorders>
              <w:bottom w:val="single" w:sz="8" w:space="0" w:color="000000"/>
              <w:right w:val="single" w:sz="8" w:space="0" w:color="000000"/>
            </w:tcBorders>
            <w:tcMar>
              <w:top w:w="100" w:type="dxa"/>
              <w:left w:w="20" w:type="dxa"/>
              <w:bottom w:w="100" w:type="dxa"/>
              <w:right w:w="20" w:type="dxa"/>
            </w:tcMar>
          </w:tcPr>
          <w:p w14:paraId="487D1AD9" w14:textId="77777777" w:rsidR="00F00B65" w:rsidRDefault="00F00B6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027BD6D2" w14:textId="77777777" w:rsidR="00F00B65" w:rsidRDefault="00F00B65" w:rsidP="00662164">
            <w:pPr>
              <w:ind w:left="20"/>
            </w:pPr>
          </w:p>
        </w:tc>
      </w:tr>
      <w:tr w:rsidR="00F00B65" w14:paraId="5DFBE3F5"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FC4AF6" w14:textId="77777777" w:rsidR="00F00B65" w:rsidRDefault="00F00B65" w:rsidP="00662164">
            <w:pPr>
              <w:ind w:left="20"/>
            </w:pPr>
            <w:r>
              <w:t>Language_concept_id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9D47697" w14:textId="77777777" w:rsidR="00F00B65" w:rsidRDefault="00F00B65" w:rsidP="00662164">
            <w:pPr>
              <w:ind w:left="20"/>
            </w:pPr>
            <w:r w:rsidRPr="00743AD2">
              <w:t>40639387</w:t>
            </w:r>
          </w:p>
        </w:tc>
        <w:tc>
          <w:tcPr>
            <w:tcW w:w="3870" w:type="dxa"/>
            <w:tcBorders>
              <w:bottom w:val="single" w:sz="8" w:space="0" w:color="000000"/>
              <w:right w:val="single" w:sz="8" w:space="0" w:color="000000"/>
            </w:tcBorders>
            <w:tcMar>
              <w:top w:w="100" w:type="dxa"/>
              <w:left w:w="20" w:type="dxa"/>
              <w:bottom w:w="100" w:type="dxa"/>
              <w:right w:w="20" w:type="dxa"/>
            </w:tcMar>
          </w:tcPr>
          <w:p w14:paraId="26D653AD" w14:textId="77777777" w:rsidR="00F00B65" w:rsidRDefault="00F00B65" w:rsidP="00662164">
            <w:pPr>
              <w:ind w:left="20"/>
            </w:pPr>
            <w:r w:rsidRPr="00743AD2">
              <w:t>US English</w:t>
            </w:r>
          </w:p>
        </w:tc>
        <w:tc>
          <w:tcPr>
            <w:tcW w:w="990" w:type="dxa"/>
            <w:tcBorders>
              <w:bottom w:val="single" w:sz="8" w:space="0" w:color="000000"/>
              <w:right w:val="single" w:sz="8" w:space="0" w:color="000000"/>
            </w:tcBorders>
            <w:tcMar>
              <w:top w:w="100" w:type="dxa"/>
              <w:left w:w="20" w:type="dxa"/>
              <w:bottom w:w="100" w:type="dxa"/>
              <w:right w:w="20" w:type="dxa"/>
            </w:tcMar>
          </w:tcPr>
          <w:p w14:paraId="0754DF01" w14:textId="77777777" w:rsidR="00F00B65" w:rsidRDefault="00F00B65" w:rsidP="00662164">
            <w:pPr>
              <w:ind w:left="20"/>
            </w:pPr>
          </w:p>
        </w:tc>
      </w:tr>
      <w:tr w:rsidR="00F00B65" w14:paraId="64CD0007"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65097E" w14:textId="77777777" w:rsidR="00F00B65" w:rsidRDefault="00F00B65" w:rsidP="00662164">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7629F84B" w14:textId="77777777" w:rsidR="00F00B65" w:rsidRDefault="00F00B65"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43274710" w14:textId="77777777" w:rsidR="00F00B65" w:rsidRDefault="00F00B65" w:rsidP="00662164">
            <w:pPr>
              <w:ind w:left="20"/>
            </w:pPr>
            <w:r>
              <w:t>Links the encounter back to the encounter_provider table. Then use the cooresponding provider ID.</w:t>
            </w:r>
          </w:p>
        </w:tc>
        <w:tc>
          <w:tcPr>
            <w:tcW w:w="990" w:type="dxa"/>
            <w:tcBorders>
              <w:bottom w:val="single" w:sz="8" w:space="0" w:color="000000"/>
              <w:right w:val="single" w:sz="8" w:space="0" w:color="000000"/>
            </w:tcBorders>
            <w:tcMar>
              <w:top w:w="100" w:type="dxa"/>
              <w:left w:w="20" w:type="dxa"/>
              <w:bottom w:w="100" w:type="dxa"/>
              <w:right w:w="20" w:type="dxa"/>
            </w:tcMar>
          </w:tcPr>
          <w:p w14:paraId="54DE075B" w14:textId="77777777" w:rsidR="00F00B65" w:rsidRDefault="00F00B65" w:rsidP="00662164">
            <w:pPr>
              <w:ind w:left="20"/>
            </w:pPr>
            <w:r>
              <w:rPr>
                <w:sz w:val="18"/>
                <w:szCs w:val="18"/>
              </w:rPr>
              <w:t xml:space="preserve">To avoid duplication, apply the same logic described when </w:t>
            </w:r>
            <w:r>
              <w:rPr>
                <w:sz w:val="18"/>
                <w:szCs w:val="18"/>
              </w:rPr>
              <w:lastRenderedPageBreak/>
              <w:t>transforming the encounter table to visit_occurrence above.</w:t>
            </w:r>
          </w:p>
        </w:tc>
      </w:tr>
      <w:tr w:rsidR="00F00B65" w14:paraId="535BC74C"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8701CF" w14:textId="77777777" w:rsidR="00F00B65" w:rsidRDefault="00F00B65" w:rsidP="00662164">
            <w:pPr>
              <w:ind w:left="20"/>
            </w:pPr>
            <w:r>
              <w:lastRenderedPageBreak/>
              <w:t>Note_source_value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015D1FF2" w14:textId="43C90B17" w:rsidR="00F00B65" w:rsidRDefault="00F00B65" w:rsidP="00662164">
            <w:pPr>
              <w:ind w:left="20"/>
            </w:pPr>
            <w:r>
              <w:t>Note_section</w:t>
            </w:r>
          </w:p>
        </w:tc>
        <w:tc>
          <w:tcPr>
            <w:tcW w:w="3870" w:type="dxa"/>
            <w:tcBorders>
              <w:bottom w:val="single" w:sz="8" w:space="0" w:color="000000"/>
              <w:right w:val="single" w:sz="8" w:space="0" w:color="000000"/>
            </w:tcBorders>
            <w:tcMar>
              <w:top w:w="100" w:type="dxa"/>
              <w:left w:w="20" w:type="dxa"/>
              <w:bottom w:w="100" w:type="dxa"/>
              <w:right w:w="20" w:type="dxa"/>
            </w:tcMar>
          </w:tcPr>
          <w:p w14:paraId="6C9F2DCD" w14:textId="77777777" w:rsidR="00F00B65" w:rsidRDefault="00F00B6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31ACF5BB" w14:textId="77777777" w:rsidR="00F00B65" w:rsidRDefault="00F00B65" w:rsidP="00662164">
            <w:pPr>
              <w:ind w:left="20"/>
            </w:pPr>
          </w:p>
        </w:tc>
      </w:tr>
      <w:tr w:rsidR="00F00B65" w14:paraId="6AB2106A"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F98994" w14:textId="77777777" w:rsidR="00F00B65" w:rsidRDefault="00F00B65" w:rsidP="00662164">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3A1F9383" w14:textId="77777777" w:rsidR="00F00B65" w:rsidRDefault="00F00B65"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686ACA87" w14:textId="77777777" w:rsidR="00F00B65" w:rsidRDefault="00F00B6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3E887E4" w14:textId="77777777" w:rsidR="00F00B65" w:rsidRDefault="00F00B65" w:rsidP="00662164">
            <w:pPr>
              <w:ind w:left="20"/>
            </w:pPr>
          </w:p>
        </w:tc>
      </w:tr>
    </w:tbl>
    <w:p w14:paraId="0EE2625A" w14:textId="658BFFC4" w:rsidR="00F00B65" w:rsidRDefault="00F00B65" w:rsidP="00F9244E"/>
    <w:p w14:paraId="12BFD192" w14:textId="77777777" w:rsidR="00E539F0" w:rsidRDefault="00E539F0" w:rsidP="00E539F0">
      <w:pPr>
        <w:pStyle w:val="Heading3"/>
      </w:pPr>
      <w:r>
        <w:t>Reading from nlp_drug_rationale</w:t>
      </w:r>
    </w:p>
    <w:p w14:paraId="63D78137" w14:textId="77777777" w:rsidR="00E539F0" w:rsidRPr="00B812BB" w:rsidRDefault="00E539F0" w:rsidP="00E539F0"/>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E539F0" w14:paraId="6BFD06DC" w14:textId="77777777" w:rsidTr="00662164">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D850E25" w14:textId="77777777" w:rsidR="00E539F0" w:rsidRDefault="00E539F0" w:rsidP="00662164">
            <w:pPr>
              <w:ind w:left="20"/>
            </w:pPr>
            <w:r>
              <w:rPr>
                <w:shd w:val="clear" w:color="auto" w:fill="AAAAFF"/>
              </w:rPr>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47C823F" w14:textId="77777777" w:rsidR="00E539F0" w:rsidRDefault="00E539F0" w:rsidP="00662164">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79D9ECD" w14:textId="77777777" w:rsidR="00E539F0" w:rsidRDefault="00E539F0" w:rsidP="00662164">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4E1F83E" w14:textId="77777777" w:rsidR="00E539F0" w:rsidRDefault="00E539F0" w:rsidP="00662164">
            <w:pPr>
              <w:ind w:left="20"/>
            </w:pPr>
            <w:r>
              <w:rPr>
                <w:shd w:val="clear" w:color="auto" w:fill="AAAAFF"/>
              </w:rPr>
              <w:t>Comment</w:t>
            </w:r>
          </w:p>
        </w:tc>
      </w:tr>
      <w:tr w:rsidR="00E539F0" w14:paraId="062087E8"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4FD29CB" w14:textId="77777777" w:rsidR="00E539F0" w:rsidRDefault="00E539F0" w:rsidP="00662164">
            <w:pPr>
              <w:ind w:left="20"/>
            </w:pPr>
            <w:r>
              <w:t>Note_id</w:t>
            </w:r>
          </w:p>
        </w:tc>
        <w:tc>
          <w:tcPr>
            <w:tcW w:w="1485" w:type="dxa"/>
            <w:tcBorders>
              <w:bottom w:val="single" w:sz="8" w:space="0" w:color="000000"/>
              <w:right w:val="single" w:sz="8" w:space="0" w:color="000000"/>
            </w:tcBorders>
            <w:tcMar>
              <w:top w:w="100" w:type="dxa"/>
              <w:left w:w="20" w:type="dxa"/>
              <w:bottom w:w="100" w:type="dxa"/>
              <w:right w:w="20" w:type="dxa"/>
            </w:tcMar>
          </w:tcPr>
          <w:p w14:paraId="5F3944F5" w14:textId="77777777" w:rsidR="00E539F0" w:rsidRDefault="00E539F0" w:rsidP="00662164">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331760A4" w14:textId="77777777" w:rsidR="00E539F0" w:rsidRDefault="00E539F0"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2E3542A" w14:textId="77777777" w:rsidR="00E539F0" w:rsidRDefault="00E539F0" w:rsidP="00662164">
            <w:pPr>
              <w:ind w:left="20"/>
            </w:pPr>
            <w:r>
              <w:t xml:space="preserve"> </w:t>
            </w:r>
          </w:p>
        </w:tc>
      </w:tr>
      <w:tr w:rsidR="00E539F0" w14:paraId="04CF159A"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90A8F0C" w14:textId="77777777" w:rsidR="00E539F0" w:rsidRDefault="00E539F0" w:rsidP="00662164">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151E88F1" w14:textId="77777777" w:rsidR="00E539F0" w:rsidRDefault="00E539F0" w:rsidP="00662164">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4F784743" w14:textId="77777777" w:rsidR="00E539F0" w:rsidRDefault="00E539F0"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452BAA4" w14:textId="77777777" w:rsidR="00E539F0" w:rsidRDefault="00E539F0" w:rsidP="00662164">
            <w:pPr>
              <w:ind w:left="20"/>
            </w:pPr>
            <w:r>
              <w:t xml:space="preserve"> </w:t>
            </w:r>
          </w:p>
        </w:tc>
      </w:tr>
      <w:tr w:rsidR="00E539F0" w14:paraId="50885B72"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77C5744" w14:textId="77777777" w:rsidR="00E539F0" w:rsidRDefault="00E539F0" w:rsidP="00662164">
            <w:pPr>
              <w:ind w:left="20"/>
            </w:pPr>
            <w:r>
              <w:t>note_date</w:t>
            </w:r>
          </w:p>
        </w:tc>
        <w:tc>
          <w:tcPr>
            <w:tcW w:w="1485" w:type="dxa"/>
            <w:tcBorders>
              <w:bottom w:val="single" w:sz="8" w:space="0" w:color="000000"/>
              <w:right w:val="single" w:sz="8" w:space="0" w:color="000000"/>
            </w:tcBorders>
            <w:tcMar>
              <w:top w:w="100" w:type="dxa"/>
              <w:left w:w="20" w:type="dxa"/>
              <w:bottom w:w="100" w:type="dxa"/>
              <w:right w:w="20" w:type="dxa"/>
            </w:tcMar>
          </w:tcPr>
          <w:p w14:paraId="182C8686" w14:textId="77777777" w:rsidR="00E539F0" w:rsidRDefault="00E539F0" w:rsidP="00662164">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7F318CB5" w14:textId="77777777" w:rsidR="00E539F0" w:rsidRDefault="00E539F0"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AEFE747" w14:textId="77777777" w:rsidR="00E539F0" w:rsidRDefault="00E539F0" w:rsidP="00662164">
            <w:pPr>
              <w:ind w:left="20"/>
            </w:pPr>
            <w:r>
              <w:t xml:space="preserve"> </w:t>
            </w:r>
          </w:p>
        </w:tc>
      </w:tr>
      <w:tr w:rsidR="00E539F0" w14:paraId="1249CB73"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A28F74A" w14:textId="77777777" w:rsidR="00E539F0" w:rsidRDefault="00E539F0" w:rsidP="00662164">
            <w:pPr>
              <w:ind w:left="20"/>
            </w:pPr>
            <w:r>
              <w:t>Note_datetime</w:t>
            </w:r>
          </w:p>
        </w:tc>
        <w:tc>
          <w:tcPr>
            <w:tcW w:w="1485" w:type="dxa"/>
            <w:tcBorders>
              <w:bottom w:val="single" w:sz="8" w:space="0" w:color="000000"/>
              <w:right w:val="single" w:sz="8" w:space="0" w:color="000000"/>
            </w:tcBorders>
            <w:tcMar>
              <w:top w:w="100" w:type="dxa"/>
              <w:left w:w="20" w:type="dxa"/>
              <w:bottom w:w="100" w:type="dxa"/>
              <w:right w:w="20" w:type="dxa"/>
            </w:tcMar>
          </w:tcPr>
          <w:p w14:paraId="30A38150" w14:textId="77777777" w:rsidR="00E539F0" w:rsidRDefault="00E539F0" w:rsidP="00662164">
            <w:pPr>
              <w:ind w:left="20"/>
            </w:pPr>
          </w:p>
        </w:tc>
        <w:tc>
          <w:tcPr>
            <w:tcW w:w="3870" w:type="dxa"/>
            <w:tcBorders>
              <w:bottom w:val="single" w:sz="8" w:space="0" w:color="000000"/>
              <w:right w:val="single" w:sz="8" w:space="0" w:color="000000"/>
            </w:tcBorders>
            <w:tcMar>
              <w:top w:w="100" w:type="dxa"/>
              <w:left w:w="20" w:type="dxa"/>
              <w:bottom w:w="100" w:type="dxa"/>
              <w:right w:w="20" w:type="dxa"/>
            </w:tcMar>
          </w:tcPr>
          <w:p w14:paraId="0BA4B315"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4876D803" w14:textId="77777777" w:rsidR="00E539F0" w:rsidRDefault="00E539F0" w:rsidP="00662164">
            <w:pPr>
              <w:ind w:left="20"/>
            </w:pPr>
          </w:p>
        </w:tc>
      </w:tr>
      <w:tr w:rsidR="00E539F0" w14:paraId="5ACACA33"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40EC4E2" w14:textId="77777777" w:rsidR="00E539F0" w:rsidRDefault="00E539F0" w:rsidP="00662164">
            <w:pPr>
              <w:ind w:left="20"/>
            </w:pPr>
            <w:r>
              <w:t>Note_type_concept_id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5A3DE3B" w14:textId="77777777" w:rsidR="00E539F0" w:rsidRDefault="00E539F0" w:rsidP="00662164">
            <w:pPr>
              <w:ind w:left="20"/>
            </w:pPr>
            <w:r>
              <w:rPr>
                <w:rFonts w:ascii="HelveticaNeue" w:hAnsi="HelveticaNeue"/>
                <w:color w:val="464646"/>
                <w:sz w:val="20"/>
                <w:szCs w:val="20"/>
                <w:shd w:val="clear" w:color="auto" w:fill="F6F6F6"/>
              </w:rPr>
              <w:t>44814645</w:t>
            </w:r>
          </w:p>
        </w:tc>
        <w:tc>
          <w:tcPr>
            <w:tcW w:w="3870" w:type="dxa"/>
            <w:tcBorders>
              <w:bottom w:val="single" w:sz="8" w:space="0" w:color="000000"/>
              <w:right w:val="single" w:sz="8" w:space="0" w:color="000000"/>
            </w:tcBorders>
            <w:tcMar>
              <w:top w:w="100" w:type="dxa"/>
              <w:left w:w="20" w:type="dxa"/>
              <w:bottom w:w="100" w:type="dxa"/>
              <w:right w:w="20" w:type="dxa"/>
            </w:tcMar>
          </w:tcPr>
          <w:p w14:paraId="6A9145E3" w14:textId="77777777" w:rsidR="00E539F0" w:rsidRDefault="00E539F0" w:rsidP="00662164">
            <w:pPr>
              <w:ind w:left="20"/>
            </w:pPr>
            <w:r>
              <w:t>Note – note type concept</w:t>
            </w:r>
          </w:p>
        </w:tc>
        <w:tc>
          <w:tcPr>
            <w:tcW w:w="990" w:type="dxa"/>
            <w:tcBorders>
              <w:bottom w:val="single" w:sz="8" w:space="0" w:color="000000"/>
              <w:right w:val="single" w:sz="8" w:space="0" w:color="000000"/>
            </w:tcBorders>
            <w:tcMar>
              <w:top w:w="100" w:type="dxa"/>
              <w:left w:w="20" w:type="dxa"/>
              <w:bottom w:w="100" w:type="dxa"/>
              <w:right w:w="20" w:type="dxa"/>
            </w:tcMar>
          </w:tcPr>
          <w:p w14:paraId="6233081A" w14:textId="77777777" w:rsidR="00E539F0" w:rsidRDefault="00E539F0" w:rsidP="00662164">
            <w:pPr>
              <w:ind w:left="20"/>
            </w:pPr>
          </w:p>
        </w:tc>
      </w:tr>
      <w:tr w:rsidR="00E539F0" w14:paraId="449639FD"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BBF0ED" w14:textId="77777777" w:rsidR="00E539F0" w:rsidRDefault="00E539F0" w:rsidP="00662164">
            <w:pPr>
              <w:ind w:left="20"/>
            </w:pPr>
            <w:r>
              <w:t>Note_class_concept_id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5168B3E" w14:textId="77777777" w:rsidR="00E539F0" w:rsidRDefault="00E539F0" w:rsidP="00662164">
            <w:pPr>
              <w:ind w:left="20"/>
            </w:pPr>
            <w:r w:rsidRPr="00CD4C8B">
              <w:t>44817649</w:t>
            </w:r>
          </w:p>
        </w:tc>
        <w:tc>
          <w:tcPr>
            <w:tcW w:w="3870" w:type="dxa"/>
            <w:tcBorders>
              <w:bottom w:val="single" w:sz="8" w:space="0" w:color="000000"/>
              <w:right w:val="single" w:sz="8" w:space="0" w:color="000000"/>
            </w:tcBorders>
            <w:tcMar>
              <w:top w:w="100" w:type="dxa"/>
              <w:left w:w="20" w:type="dxa"/>
              <w:bottom w:w="100" w:type="dxa"/>
              <w:right w:w="20" w:type="dxa"/>
            </w:tcMar>
          </w:tcPr>
          <w:p w14:paraId="3CE88684" w14:textId="77777777" w:rsidR="00E539F0" w:rsidRDefault="00E539F0" w:rsidP="00662164">
            <w:pPr>
              <w:ind w:left="20"/>
            </w:pPr>
            <w:r>
              <w:t>Plan of care and summary note</w:t>
            </w:r>
          </w:p>
        </w:tc>
        <w:tc>
          <w:tcPr>
            <w:tcW w:w="990" w:type="dxa"/>
            <w:tcBorders>
              <w:bottom w:val="single" w:sz="8" w:space="0" w:color="000000"/>
              <w:right w:val="single" w:sz="8" w:space="0" w:color="000000"/>
            </w:tcBorders>
            <w:tcMar>
              <w:top w:w="100" w:type="dxa"/>
              <w:left w:w="20" w:type="dxa"/>
              <w:bottom w:w="100" w:type="dxa"/>
              <w:right w:w="20" w:type="dxa"/>
            </w:tcMar>
          </w:tcPr>
          <w:p w14:paraId="3F7D4A3F" w14:textId="77777777" w:rsidR="00E539F0" w:rsidRDefault="00E539F0" w:rsidP="00662164">
            <w:pPr>
              <w:ind w:left="20"/>
            </w:pPr>
            <w:r>
              <w:t xml:space="preserve"> </w:t>
            </w:r>
          </w:p>
        </w:tc>
      </w:tr>
      <w:tr w:rsidR="00E539F0" w14:paraId="545C37A4"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3B765A" w14:textId="77777777" w:rsidR="00E539F0" w:rsidRDefault="00E539F0" w:rsidP="00662164">
            <w:pPr>
              <w:ind w:left="20"/>
            </w:pPr>
            <w:r>
              <w:t>Note_title</w:t>
            </w:r>
          </w:p>
        </w:tc>
        <w:tc>
          <w:tcPr>
            <w:tcW w:w="1485" w:type="dxa"/>
            <w:tcBorders>
              <w:bottom w:val="single" w:sz="8" w:space="0" w:color="000000"/>
              <w:right w:val="single" w:sz="8" w:space="0" w:color="000000"/>
            </w:tcBorders>
            <w:tcMar>
              <w:top w:w="100" w:type="dxa"/>
              <w:left w:w="20" w:type="dxa"/>
              <w:bottom w:w="100" w:type="dxa"/>
              <w:right w:w="20" w:type="dxa"/>
            </w:tcMar>
          </w:tcPr>
          <w:p w14:paraId="4E38338F" w14:textId="77777777" w:rsidR="00E539F0" w:rsidRDefault="00E539F0" w:rsidP="00662164">
            <w:pPr>
              <w:ind w:left="20"/>
            </w:pPr>
            <w:r>
              <w:t>‘NLP_DRUG_RATIONALE’</w:t>
            </w:r>
          </w:p>
        </w:tc>
        <w:tc>
          <w:tcPr>
            <w:tcW w:w="3870" w:type="dxa"/>
            <w:tcBorders>
              <w:bottom w:val="single" w:sz="8" w:space="0" w:color="000000"/>
              <w:right w:val="single" w:sz="8" w:space="0" w:color="000000"/>
            </w:tcBorders>
            <w:tcMar>
              <w:top w:w="100" w:type="dxa"/>
              <w:left w:w="20" w:type="dxa"/>
              <w:bottom w:w="100" w:type="dxa"/>
              <w:right w:w="20" w:type="dxa"/>
            </w:tcMar>
          </w:tcPr>
          <w:p w14:paraId="5D1EDF1F" w14:textId="77777777" w:rsidR="00E539F0" w:rsidRDefault="00E539F0" w:rsidP="00662164">
            <w:pPr>
              <w:ind w:left="20"/>
            </w:pPr>
            <w:r>
              <w:t xml:space="preserve"> Store the name of the table of origin</w:t>
            </w:r>
          </w:p>
        </w:tc>
        <w:tc>
          <w:tcPr>
            <w:tcW w:w="990" w:type="dxa"/>
            <w:tcBorders>
              <w:bottom w:val="single" w:sz="8" w:space="0" w:color="000000"/>
              <w:right w:val="single" w:sz="8" w:space="0" w:color="000000"/>
            </w:tcBorders>
            <w:tcMar>
              <w:top w:w="100" w:type="dxa"/>
              <w:left w:w="20" w:type="dxa"/>
              <w:bottom w:w="100" w:type="dxa"/>
              <w:right w:w="20" w:type="dxa"/>
            </w:tcMar>
          </w:tcPr>
          <w:p w14:paraId="046290DE" w14:textId="77777777" w:rsidR="00E539F0" w:rsidRDefault="00E539F0" w:rsidP="00662164">
            <w:pPr>
              <w:ind w:left="20"/>
            </w:pPr>
            <w:r>
              <w:t xml:space="preserve"> </w:t>
            </w:r>
          </w:p>
        </w:tc>
      </w:tr>
      <w:tr w:rsidR="00E539F0" w14:paraId="7534B7EE"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0CF61BF" w14:textId="77777777" w:rsidR="00E539F0" w:rsidRDefault="00E539F0" w:rsidP="00662164">
            <w:pPr>
              <w:ind w:left="20"/>
            </w:pPr>
            <w:r>
              <w:t>Note_text</w:t>
            </w:r>
          </w:p>
        </w:tc>
        <w:tc>
          <w:tcPr>
            <w:tcW w:w="1485" w:type="dxa"/>
            <w:tcBorders>
              <w:bottom w:val="single" w:sz="8" w:space="0" w:color="000000"/>
              <w:right w:val="single" w:sz="8" w:space="0" w:color="000000"/>
            </w:tcBorders>
            <w:tcMar>
              <w:top w:w="100" w:type="dxa"/>
              <w:left w:w="20" w:type="dxa"/>
              <w:bottom w:w="100" w:type="dxa"/>
              <w:right w:w="20" w:type="dxa"/>
            </w:tcMar>
          </w:tcPr>
          <w:p w14:paraId="5EE5CE0D" w14:textId="77777777" w:rsidR="00E539F0" w:rsidRDefault="00E539F0" w:rsidP="00662164">
            <w:pPr>
              <w:ind w:left="20"/>
            </w:pPr>
            <w:r>
              <w:t>Drug_name</w:t>
            </w:r>
          </w:p>
          <w:p w14:paraId="311EB7B1" w14:textId="77777777" w:rsidR="00E539F0" w:rsidRDefault="00E539F0" w:rsidP="00662164">
            <w:pPr>
              <w:ind w:left="20"/>
            </w:pPr>
            <w:r>
              <w:t>drug_action</w:t>
            </w:r>
          </w:p>
          <w:p w14:paraId="0279DB85" w14:textId="77777777" w:rsidR="00E539F0" w:rsidRDefault="00E539F0" w:rsidP="00662164">
            <w:pPr>
              <w:ind w:left="20"/>
            </w:pPr>
            <w:r>
              <w:t>drug_action_preposition</w:t>
            </w:r>
          </w:p>
          <w:p w14:paraId="17E7251B" w14:textId="77777777" w:rsidR="00E539F0" w:rsidRDefault="00E539F0" w:rsidP="00662164">
            <w:pPr>
              <w:ind w:left="20"/>
            </w:pPr>
            <w:r>
              <w:lastRenderedPageBreak/>
              <w:t>reason_general</w:t>
            </w:r>
          </w:p>
          <w:p w14:paraId="19874199" w14:textId="77777777" w:rsidR="00E539F0" w:rsidRDefault="00E539F0" w:rsidP="00662164">
            <w:pPr>
              <w:ind w:left="20"/>
            </w:pPr>
            <w:r>
              <w:t>sentiment</w:t>
            </w:r>
          </w:p>
          <w:p w14:paraId="74EC4B51" w14:textId="77777777" w:rsidR="00E539F0" w:rsidRDefault="00E539F0" w:rsidP="00662164">
            <w:pPr>
              <w:ind w:left="20"/>
            </w:pPr>
            <w:r>
              <w:t>sentiment_who</w:t>
            </w:r>
          </w:p>
        </w:tc>
        <w:tc>
          <w:tcPr>
            <w:tcW w:w="3870" w:type="dxa"/>
            <w:tcBorders>
              <w:bottom w:val="single" w:sz="8" w:space="0" w:color="000000"/>
              <w:right w:val="single" w:sz="8" w:space="0" w:color="000000"/>
            </w:tcBorders>
            <w:tcMar>
              <w:top w:w="100" w:type="dxa"/>
              <w:left w:w="20" w:type="dxa"/>
              <w:bottom w:w="100" w:type="dxa"/>
              <w:right w:w="20" w:type="dxa"/>
            </w:tcMar>
          </w:tcPr>
          <w:p w14:paraId="2812603B" w14:textId="77777777" w:rsidR="00E539F0" w:rsidRDefault="00E539F0" w:rsidP="00662164">
            <w:pPr>
              <w:ind w:left="20"/>
            </w:pPr>
            <w:r>
              <w:lastRenderedPageBreak/>
              <w:t>Format as a single string by concatenating as a set of name value pairs. The resulting text should look like:</w:t>
            </w:r>
          </w:p>
          <w:p w14:paraId="6402905F" w14:textId="77777777" w:rsidR="00E539F0" w:rsidRDefault="00E539F0" w:rsidP="00662164">
            <w:pPr>
              <w:ind w:left="20"/>
            </w:pPr>
          </w:p>
          <w:p w14:paraId="51697DA7" w14:textId="77777777" w:rsidR="00E539F0" w:rsidRDefault="00E539F0" w:rsidP="00662164">
            <w:pPr>
              <w:ind w:left="20"/>
            </w:pPr>
            <w:r>
              <w:lastRenderedPageBreak/>
              <w:t>drug_name:&lt;drug_name</w:t>
            </w:r>
            <w:proofErr w:type="gramStart"/>
            <w:r>
              <w:t>&gt;;drug</w:t>
            </w:r>
            <w:proofErr w:type="gramEnd"/>
            <w:r>
              <w:t xml:space="preserve">_Action: &lt;drug_action&gt;; drug_action_preposition:&lt;drug_action_preposition&gt;; reason_general:&lt; reason_general&gt;;sentiment:&lt;sentiment&gt;; sentiment_who:&lt;sentiment_who&gt; </w:t>
            </w:r>
          </w:p>
          <w:p w14:paraId="57065425" w14:textId="77777777" w:rsidR="00E539F0" w:rsidRDefault="00E539F0" w:rsidP="00662164">
            <w:pPr>
              <w:ind w:left="20"/>
            </w:pPr>
          </w:p>
          <w:p w14:paraId="28D6FF89" w14:textId="77777777" w:rsidR="00E539F0" w:rsidRDefault="00E539F0" w:rsidP="00662164">
            <w:pPr>
              <w:ind w:left="20"/>
            </w:pPr>
            <w:r>
              <w:t>This may require truncation of the string on MPP platforms since the resulting string could be quite long.</w:t>
            </w:r>
          </w:p>
        </w:tc>
        <w:tc>
          <w:tcPr>
            <w:tcW w:w="990" w:type="dxa"/>
            <w:tcBorders>
              <w:bottom w:val="single" w:sz="8" w:space="0" w:color="000000"/>
              <w:right w:val="single" w:sz="8" w:space="0" w:color="000000"/>
            </w:tcBorders>
            <w:tcMar>
              <w:top w:w="100" w:type="dxa"/>
              <w:left w:w="20" w:type="dxa"/>
              <w:bottom w:w="100" w:type="dxa"/>
              <w:right w:w="20" w:type="dxa"/>
            </w:tcMar>
          </w:tcPr>
          <w:p w14:paraId="5B15FA6B" w14:textId="77777777" w:rsidR="00E539F0" w:rsidRDefault="00E539F0" w:rsidP="00662164">
            <w:pPr>
              <w:ind w:left="20"/>
            </w:pPr>
            <w:r>
              <w:lastRenderedPageBreak/>
              <w:t xml:space="preserve"> </w:t>
            </w:r>
          </w:p>
        </w:tc>
      </w:tr>
      <w:tr w:rsidR="00E539F0" w14:paraId="4D7CEEF9"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81163B" w14:textId="77777777" w:rsidR="00E539F0" w:rsidRDefault="00E539F0" w:rsidP="00662164">
            <w:pPr>
              <w:ind w:left="20"/>
            </w:pPr>
            <w:r>
              <w:t>Encoding_concept_id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2D3E9726" w14:textId="77777777" w:rsidR="00E539F0" w:rsidRDefault="00E539F0" w:rsidP="00662164">
            <w:pPr>
              <w:ind w:left="20"/>
            </w:pPr>
            <w:r>
              <w:t>0</w:t>
            </w:r>
          </w:p>
        </w:tc>
        <w:tc>
          <w:tcPr>
            <w:tcW w:w="3870" w:type="dxa"/>
            <w:tcBorders>
              <w:bottom w:val="single" w:sz="8" w:space="0" w:color="000000"/>
              <w:right w:val="single" w:sz="8" w:space="0" w:color="000000"/>
            </w:tcBorders>
            <w:tcMar>
              <w:top w:w="100" w:type="dxa"/>
              <w:left w:w="20" w:type="dxa"/>
              <w:bottom w:w="100" w:type="dxa"/>
              <w:right w:w="20" w:type="dxa"/>
            </w:tcMar>
          </w:tcPr>
          <w:p w14:paraId="55394BBF"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121BBF0C" w14:textId="77777777" w:rsidR="00E539F0" w:rsidRDefault="00E539F0" w:rsidP="00662164">
            <w:pPr>
              <w:ind w:left="20"/>
            </w:pPr>
          </w:p>
        </w:tc>
      </w:tr>
      <w:tr w:rsidR="00E539F0" w14:paraId="24B9740B"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E8A876" w14:textId="77777777" w:rsidR="00E539F0" w:rsidRDefault="00E539F0" w:rsidP="00662164">
            <w:pPr>
              <w:ind w:left="20"/>
            </w:pPr>
            <w:r>
              <w:t>Language_concept_id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1493A730" w14:textId="77777777" w:rsidR="00E539F0" w:rsidRDefault="00E539F0" w:rsidP="00662164">
            <w:pPr>
              <w:ind w:left="20"/>
            </w:pPr>
            <w:r w:rsidRPr="00743AD2">
              <w:t>40639387</w:t>
            </w:r>
          </w:p>
        </w:tc>
        <w:tc>
          <w:tcPr>
            <w:tcW w:w="3870" w:type="dxa"/>
            <w:tcBorders>
              <w:bottom w:val="single" w:sz="8" w:space="0" w:color="000000"/>
              <w:right w:val="single" w:sz="8" w:space="0" w:color="000000"/>
            </w:tcBorders>
            <w:tcMar>
              <w:top w:w="100" w:type="dxa"/>
              <w:left w:w="20" w:type="dxa"/>
              <w:bottom w:w="100" w:type="dxa"/>
              <w:right w:w="20" w:type="dxa"/>
            </w:tcMar>
          </w:tcPr>
          <w:p w14:paraId="7F819AA0" w14:textId="77777777" w:rsidR="00E539F0" w:rsidRDefault="00E539F0" w:rsidP="00662164">
            <w:pPr>
              <w:ind w:left="20"/>
            </w:pPr>
            <w:r w:rsidRPr="00743AD2">
              <w:t>US English</w:t>
            </w:r>
          </w:p>
        </w:tc>
        <w:tc>
          <w:tcPr>
            <w:tcW w:w="990" w:type="dxa"/>
            <w:tcBorders>
              <w:bottom w:val="single" w:sz="8" w:space="0" w:color="000000"/>
              <w:right w:val="single" w:sz="8" w:space="0" w:color="000000"/>
            </w:tcBorders>
            <w:tcMar>
              <w:top w:w="100" w:type="dxa"/>
              <w:left w:w="20" w:type="dxa"/>
              <w:bottom w:w="100" w:type="dxa"/>
              <w:right w:w="20" w:type="dxa"/>
            </w:tcMar>
          </w:tcPr>
          <w:p w14:paraId="2A15E330" w14:textId="77777777" w:rsidR="00E539F0" w:rsidRDefault="00E539F0" w:rsidP="00662164">
            <w:pPr>
              <w:ind w:left="20"/>
            </w:pPr>
          </w:p>
        </w:tc>
      </w:tr>
      <w:tr w:rsidR="00E539F0" w14:paraId="5E687667"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A58809" w14:textId="77777777" w:rsidR="00E539F0" w:rsidRDefault="00E539F0" w:rsidP="00662164">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5E60AA64" w14:textId="77777777" w:rsidR="00E539F0" w:rsidRDefault="00E539F0"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3D75B889" w14:textId="77777777" w:rsidR="00E539F0" w:rsidRDefault="00E539F0" w:rsidP="00662164">
            <w:pPr>
              <w:ind w:left="20"/>
            </w:pPr>
            <w:r>
              <w:t>Links the encounter back to the encounter_provider table. Then use the cooresponding provider ID.</w:t>
            </w:r>
          </w:p>
        </w:tc>
        <w:tc>
          <w:tcPr>
            <w:tcW w:w="990" w:type="dxa"/>
            <w:tcBorders>
              <w:bottom w:val="single" w:sz="8" w:space="0" w:color="000000"/>
              <w:right w:val="single" w:sz="8" w:space="0" w:color="000000"/>
            </w:tcBorders>
            <w:tcMar>
              <w:top w:w="100" w:type="dxa"/>
              <w:left w:w="20" w:type="dxa"/>
              <w:bottom w:w="100" w:type="dxa"/>
              <w:right w:w="20" w:type="dxa"/>
            </w:tcMar>
          </w:tcPr>
          <w:p w14:paraId="6835436C" w14:textId="77777777" w:rsidR="00E539F0" w:rsidRDefault="00E539F0" w:rsidP="00662164">
            <w:pPr>
              <w:ind w:left="20"/>
            </w:pPr>
            <w:r>
              <w:rPr>
                <w:sz w:val="18"/>
                <w:szCs w:val="18"/>
              </w:rPr>
              <w:t>To avoid duplication, apply the same logic described when transforming the encounter table to visit_occurrence above.</w:t>
            </w:r>
          </w:p>
        </w:tc>
      </w:tr>
      <w:tr w:rsidR="00E539F0" w14:paraId="51847C74"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8932408" w14:textId="77777777" w:rsidR="00E539F0" w:rsidRDefault="00E539F0" w:rsidP="00662164">
            <w:pPr>
              <w:ind w:left="20"/>
            </w:pPr>
            <w:r>
              <w:t>Note_source_value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6FDA4635" w14:textId="77777777" w:rsidR="00E539F0" w:rsidRDefault="00E539F0" w:rsidP="00662164">
            <w:pPr>
              <w:ind w:left="20"/>
            </w:pPr>
            <w:r>
              <w:t xml:space="preserve">Note_section </w:t>
            </w:r>
          </w:p>
        </w:tc>
        <w:tc>
          <w:tcPr>
            <w:tcW w:w="3870" w:type="dxa"/>
            <w:tcBorders>
              <w:bottom w:val="single" w:sz="8" w:space="0" w:color="000000"/>
              <w:right w:val="single" w:sz="8" w:space="0" w:color="000000"/>
            </w:tcBorders>
            <w:tcMar>
              <w:top w:w="100" w:type="dxa"/>
              <w:left w:w="20" w:type="dxa"/>
              <w:bottom w:w="100" w:type="dxa"/>
              <w:right w:w="20" w:type="dxa"/>
            </w:tcMar>
          </w:tcPr>
          <w:p w14:paraId="23C45066"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3D4D1752" w14:textId="77777777" w:rsidR="00E539F0" w:rsidRDefault="00E539F0" w:rsidP="00662164">
            <w:pPr>
              <w:ind w:left="20"/>
            </w:pPr>
          </w:p>
        </w:tc>
      </w:tr>
      <w:tr w:rsidR="00E539F0" w14:paraId="60DBD7EB"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A75BE9" w14:textId="77777777" w:rsidR="00E539F0" w:rsidRDefault="00E539F0" w:rsidP="00662164">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497DD774" w14:textId="77777777" w:rsidR="00E539F0" w:rsidRDefault="00E539F0"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7BBF66DC"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78DA116F" w14:textId="77777777" w:rsidR="00E539F0" w:rsidRDefault="00E539F0" w:rsidP="00662164">
            <w:pPr>
              <w:ind w:left="20"/>
            </w:pPr>
          </w:p>
        </w:tc>
      </w:tr>
    </w:tbl>
    <w:p w14:paraId="46DFE8A1" w14:textId="4DC489BE" w:rsidR="00E539F0" w:rsidRDefault="00E539F0" w:rsidP="00F9244E"/>
    <w:p w14:paraId="1D4F0D89" w14:textId="20DA31CE" w:rsidR="00E539F0" w:rsidRDefault="00E539F0" w:rsidP="00E539F0">
      <w:pPr>
        <w:pStyle w:val="Heading3"/>
      </w:pPr>
      <w:r>
        <w:t>Reading from nlp_measurement</w:t>
      </w:r>
    </w:p>
    <w:p w14:paraId="7CC704E0" w14:textId="77777777" w:rsidR="00E539F0" w:rsidRPr="00B812BB" w:rsidRDefault="00E539F0" w:rsidP="00E539F0"/>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E539F0" w14:paraId="35B0C673" w14:textId="77777777" w:rsidTr="00662164">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A1309D8" w14:textId="77777777" w:rsidR="00E539F0" w:rsidRDefault="00E539F0" w:rsidP="00662164">
            <w:pPr>
              <w:ind w:left="20"/>
            </w:pPr>
            <w:r>
              <w:rPr>
                <w:shd w:val="clear" w:color="auto" w:fill="AAAAFF"/>
              </w:rPr>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76DA911" w14:textId="77777777" w:rsidR="00E539F0" w:rsidRDefault="00E539F0" w:rsidP="00662164">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4FBC5EB" w14:textId="77777777" w:rsidR="00E539F0" w:rsidRDefault="00E539F0" w:rsidP="00662164">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9E4B2EB" w14:textId="77777777" w:rsidR="00E539F0" w:rsidRDefault="00E539F0" w:rsidP="00662164">
            <w:pPr>
              <w:ind w:left="20"/>
            </w:pPr>
            <w:r>
              <w:rPr>
                <w:shd w:val="clear" w:color="auto" w:fill="AAAAFF"/>
              </w:rPr>
              <w:t>Comment</w:t>
            </w:r>
          </w:p>
        </w:tc>
      </w:tr>
      <w:tr w:rsidR="00E539F0" w14:paraId="3C1421F7"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9BA04E4" w14:textId="77777777" w:rsidR="00E539F0" w:rsidRDefault="00E539F0" w:rsidP="00662164">
            <w:pPr>
              <w:ind w:left="20"/>
            </w:pPr>
            <w:r>
              <w:lastRenderedPageBreak/>
              <w:t>Note_id</w:t>
            </w:r>
          </w:p>
        </w:tc>
        <w:tc>
          <w:tcPr>
            <w:tcW w:w="1485" w:type="dxa"/>
            <w:tcBorders>
              <w:bottom w:val="single" w:sz="8" w:space="0" w:color="000000"/>
              <w:right w:val="single" w:sz="8" w:space="0" w:color="000000"/>
            </w:tcBorders>
            <w:tcMar>
              <w:top w:w="100" w:type="dxa"/>
              <w:left w:w="20" w:type="dxa"/>
              <w:bottom w:w="100" w:type="dxa"/>
              <w:right w:w="20" w:type="dxa"/>
            </w:tcMar>
          </w:tcPr>
          <w:p w14:paraId="505A73DF" w14:textId="77777777" w:rsidR="00E539F0" w:rsidRDefault="00E539F0" w:rsidP="00662164">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391C1212" w14:textId="77777777" w:rsidR="00E539F0" w:rsidRDefault="00E539F0"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4EE1123" w14:textId="77777777" w:rsidR="00E539F0" w:rsidRDefault="00E539F0" w:rsidP="00662164">
            <w:pPr>
              <w:ind w:left="20"/>
            </w:pPr>
            <w:r>
              <w:t xml:space="preserve"> </w:t>
            </w:r>
          </w:p>
        </w:tc>
      </w:tr>
      <w:tr w:rsidR="00E539F0" w14:paraId="3A8750B0"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67C7AF" w14:textId="77777777" w:rsidR="00E539F0" w:rsidRDefault="00E539F0" w:rsidP="00662164">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0764854E" w14:textId="77777777" w:rsidR="00E539F0" w:rsidRDefault="00E539F0" w:rsidP="00662164">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365AB736" w14:textId="77777777" w:rsidR="00E539F0" w:rsidRDefault="00E539F0"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1335D18" w14:textId="77777777" w:rsidR="00E539F0" w:rsidRDefault="00E539F0" w:rsidP="00662164">
            <w:pPr>
              <w:ind w:left="20"/>
            </w:pPr>
            <w:r>
              <w:t xml:space="preserve"> </w:t>
            </w:r>
          </w:p>
        </w:tc>
      </w:tr>
      <w:tr w:rsidR="00E539F0" w14:paraId="556939E6"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42F4A26" w14:textId="77777777" w:rsidR="00E539F0" w:rsidRDefault="00E539F0" w:rsidP="00662164">
            <w:pPr>
              <w:ind w:left="20"/>
            </w:pPr>
            <w:r>
              <w:t>note_date</w:t>
            </w:r>
          </w:p>
        </w:tc>
        <w:tc>
          <w:tcPr>
            <w:tcW w:w="1485" w:type="dxa"/>
            <w:tcBorders>
              <w:bottom w:val="single" w:sz="8" w:space="0" w:color="000000"/>
              <w:right w:val="single" w:sz="8" w:space="0" w:color="000000"/>
            </w:tcBorders>
            <w:tcMar>
              <w:top w:w="100" w:type="dxa"/>
              <w:left w:w="20" w:type="dxa"/>
              <w:bottom w:w="100" w:type="dxa"/>
              <w:right w:w="20" w:type="dxa"/>
            </w:tcMar>
          </w:tcPr>
          <w:p w14:paraId="553C8851" w14:textId="77777777" w:rsidR="00E539F0" w:rsidRDefault="00E539F0" w:rsidP="00662164">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0E4676A7" w14:textId="77777777" w:rsidR="00E539F0" w:rsidRDefault="00E539F0"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042955F" w14:textId="77777777" w:rsidR="00E539F0" w:rsidRDefault="00E539F0" w:rsidP="00662164">
            <w:pPr>
              <w:ind w:left="20"/>
            </w:pPr>
            <w:r>
              <w:t xml:space="preserve"> </w:t>
            </w:r>
          </w:p>
        </w:tc>
      </w:tr>
      <w:tr w:rsidR="00E539F0" w14:paraId="4B2B2E38"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0DF04F8" w14:textId="77777777" w:rsidR="00E539F0" w:rsidRDefault="00E539F0" w:rsidP="00662164">
            <w:pPr>
              <w:ind w:left="20"/>
            </w:pPr>
            <w:r>
              <w:t>Note_datetime</w:t>
            </w:r>
          </w:p>
        </w:tc>
        <w:tc>
          <w:tcPr>
            <w:tcW w:w="1485" w:type="dxa"/>
            <w:tcBorders>
              <w:bottom w:val="single" w:sz="8" w:space="0" w:color="000000"/>
              <w:right w:val="single" w:sz="8" w:space="0" w:color="000000"/>
            </w:tcBorders>
            <w:tcMar>
              <w:top w:w="100" w:type="dxa"/>
              <w:left w:w="20" w:type="dxa"/>
              <w:bottom w:w="100" w:type="dxa"/>
              <w:right w:w="20" w:type="dxa"/>
            </w:tcMar>
          </w:tcPr>
          <w:p w14:paraId="46CE84D2" w14:textId="77777777" w:rsidR="00E539F0" w:rsidRDefault="00E539F0" w:rsidP="00662164">
            <w:pPr>
              <w:ind w:left="20"/>
            </w:pPr>
          </w:p>
        </w:tc>
        <w:tc>
          <w:tcPr>
            <w:tcW w:w="3870" w:type="dxa"/>
            <w:tcBorders>
              <w:bottom w:val="single" w:sz="8" w:space="0" w:color="000000"/>
              <w:right w:val="single" w:sz="8" w:space="0" w:color="000000"/>
            </w:tcBorders>
            <w:tcMar>
              <w:top w:w="100" w:type="dxa"/>
              <w:left w:w="20" w:type="dxa"/>
              <w:bottom w:w="100" w:type="dxa"/>
              <w:right w:w="20" w:type="dxa"/>
            </w:tcMar>
          </w:tcPr>
          <w:p w14:paraId="7BCA4740"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1A1C4FB9" w14:textId="77777777" w:rsidR="00E539F0" w:rsidRDefault="00E539F0" w:rsidP="00662164">
            <w:pPr>
              <w:ind w:left="20"/>
            </w:pPr>
          </w:p>
        </w:tc>
      </w:tr>
      <w:tr w:rsidR="00E539F0" w14:paraId="74FD81DD"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98F528" w14:textId="77777777" w:rsidR="00E539F0" w:rsidRDefault="00E539F0" w:rsidP="00662164">
            <w:pPr>
              <w:ind w:left="20"/>
            </w:pPr>
            <w:r>
              <w:t>Note_type_concept_id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5101DF10" w14:textId="77777777" w:rsidR="00E539F0" w:rsidRDefault="00E539F0" w:rsidP="00662164">
            <w:pPr>
              <w:ind w:left="20"/>
            </w:pPr>
            <w:r>
              <w:rPr>
                <w:rFonts w:ascii="HelveticaNeue" w:hAnsi="HelveticaNeue"/>
                <w:color w:val="464646"/>
                <w:sz w:val="20"/>
                <w:szCs w:val="20"/>
                <w:shd w:val="clear" w:color="auto" w:fill="F6F6F6"/>
              </w:rPr>
              <w:t>44814645</w:t>
            </w:r>
          </w:p>
        </w:tc>
        <w:tc>
          <w:tcPr>
            <w:tcW w:w="3870" w:type="dxa"/>
            <w:tcBorders>
              <w:bottom w:val="single" w:sz="8" w:space="0" w:color="000000"/>
              <w:right w:val="single" w:sz="8" w:space="0" w:color="000000"/>
            </w:tcBorders>
            <w:tcMar>
              <w:top w:w="100" w:type="dxa"/>
              <w:left w:w="20" w:type="dxa"/>
              <w:bottom w:w="100" w:type="dxa"/>
              <w:right w:w="20" w:type="dxa"/>
            </w:tcMar>
          </w:tcPr>
          <w:p w14:paraId="4FD7595B" w14:textId="77777777" w:rsidR="00E539F0" w:rsidRDefault="00E539F0" w:rsidP="00662164">
            <w:pPr>
              <w:ind w:left="20"/>
            </w:pPr>
            <w:r>
              <w:t>Note – note type concept</w:t>
            </w:r>
          </w:p>
        </w:tc>
        <w:tc>
          <w:tcPr>
            <w:tcW w:w="990" w:type="dxa"/>
            <w:tcBorders>
              <w:bottom w:val="single" w:sz="8" w:space="0" w:color="000000"/>
              <w:right w:val="single" w:sz="8" w:space="0" w:color="000000"/>
            </w:tcBorders>
            <w:tcMar>
              <w:top w:w="100" w:type="dxa"/>
              <w:left w:w="20" w:type="dxa"/>
              <w:bottom w:w="100" w:type="dxa"/>
              <w:right w:w="20" w:type="dxa"/>
            </w:tcMar>
          </w:tcPr>
          <w:p w14:paraId="138BCB28" w14:textId="77777777" w:rsidR="00E539F0" w:rsidRDefault="00E539F0" w:rsidP="00662164">
            <w:pPr>
              <w:ind w:left="20"/>
            </w:pPr>
          </w:p>
        </w:tc>
      </w:tr>
      <w:tr w:rsidR="00E539F0" w14:paraId="41842A02"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C6BEE4D" w14:textId="77777777" w:rsidR="00E539F0" w:rsidRDefault="00E539F0" w:rsidP="00662164">
            <w:pPr>
              <w:ind w:left="20"/>
            </w:pPr>
            <w:r>
              <w:t>Note_class_concept_id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13A1D2EC" w14:textId="77777777" w:rsidR="00E539F0" w:rsidRDefault="00E539F0" w:rsidP="00662164">
            <w:pPr>
              <w:ind w:left="20"/>
            </w:pPr>
            <w:r w:rsidRPr="00CD4C8B">
              <w:t>44817649</w:t>
            </w:r>
          </w:p>
        </w:tc>
        <w:tc>
          <w:tcPr>
            <w:tcW w:w="3870" w:type="dxa"/>
            <w:tcBorders>
              <w:bottom w:val="single" w:sz="8" w:space="0" w:color="000000"/>
              <w:right w:val="single" w:sz="8" w:space="0" w:color="000000"/>
            </w:tcBorders>
            <w:tcMar>
              <w:top w:w="100" w:type="dxa"/>
              <w:left w:w="20" w:type="dxa"/>
              <w:bottom w:w="100" w:type="dxa"/>
              <w:right w:w="20" w:type="dxa"/>
            </w:tcMar>
          </w:tcPr>
          <w:p w14:paraId="42255E22" w14:textId="77777777" w:rsidR="00E539F0" w:rsidRDefault="00E539F0" w:rsidP="00662164">
            <w:pPr>
              <w:ind w:left="20"/>
            </w:pPr>
            <w:r>
              <w:t>Plan of care and summary note</w:t>
            </w:r>
          </w:p>
        </w:tc>
        <w:tc>
          <w:tcPr>
            <w:tcW w:w="990" w:type="dxa"/>
            <w:tcBorders>
              <w:bottom w:val="single" w:sz="8" w:space="0" w:color="000000"/>
              <w:right w:val="single" w:sz="8" w:space="0" w:color="000000"/>
            </w:tcBorders>
            <w:tcMar>
              <w:top w:w="100" w:type="dxa"/>
              <w:left w:w="20" w:type="dxa"/>
              <w:bottom w:w="100" w:type="dxa"/>
              <w:right w:w="20" w:type="dxa"/>
            </w:tcMar>
          </w:tcPr>
          <w:p w14:paraId="2E99133F" w14:textId="77777777" w:rsidR="00E539F0" w:rsidRDefault="00E539F0" w:rsidP="00662164">
            <w:pPr>
              <w:ind w:left="20"/>
            </w:pPr>
            <w:r>
              <w:t xml:space="preserve"> </w:t>
            </w:r>
          </w:p>
        </w:tc>
      </w:tr>
      <w:tr w:rsidR="00E539F0" w14:paraId="7E89AAD5"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64C6B91" w14:textId="77777777" w:rsidR="00E539F0" w:rsidRDefault="00E539F0" w:rsidP="00662164">
            <w:pPr>
              <w:ind w:left="20"/>
            </w:pPr>
            <w:r>
              <w:t>Note_title</w:t>
            </w:r>
          </w:p>
        </w:tc>
        <w:tc>
          <w:tcPr>
            <w:tcW w:w="1485" w:type="dxa"/>
            <w:tcBorders>
              <w:bottom w:val="single" w:sz="8" w:space="0" w:color="000000"/>
              <w:right w:val="single" w:sz="8" w:space="0" w:color="000000"/>
            </w:tcBorders>
            <w:tcMar>
              <w:top w:w="100" w:type="dxa"/>
              <w:left w:w="20" w:type="dxa"/>
              <w:bottom w:w="100" w:type="dxa"/>
              <w:right w:w="20" w:type="dxa"/>
            </w:tcMar>
          </w:tcPr>
          <w:p w14:paraId="3CC74F2D" w14:textId="174373DB" w:rsidR="00E539F0" w:rsidRDefault="00E539F0" w:rsidP="00662164">
            <w:pPr>
              <w:ind w:left="20"/>
            </w:pPr>
            <w:r>
              <w:t>‘NLP_MEASUREMENT’</w:t>
            </w:r>
          </w:p>
        </w:tc>
        <w:tc>
          <w:tcPr>
            <w:tcW w:w="3870" w:type="dxa"/>
            <w:tcBorders>
              <w:bottom w:val="single" w:sz="8" w:space="0" w:color="000000"/>
              <w:right w:val="single" w:sz="8" w:space="0" w:color="000000"/>
            </w:tcBorders>
            <w:tcMar>
              <w:top w:w="100" w:type="dxa"/>
              <w:left w:w="20" w:type="dxa"/>
              <w:bottom w:w="100" w:type="dxa"/>
              <w:right w:w="20" w:type="dxa"/>
            </w:tcMar>
          </w:tcPr>
          <w:p w14:paraId="45353F59" w14:textId="77777777" w:rsidR="00E539F0" w:rsidRDefault="00E539F0" w:rsidP="00662164">
            <w:pPr>
              <w:ind w:left="20"/>
            </w:pPr>
            <w:r>
              <w:t xml:space="preserve"> Store the name of the table of origin</w:t>
            </w:r>
          </w:p>
        </w:tc>
        <w:tc>
          <w:tcPr>
            <w:tcW w:w="990" w:type="dxa"/>
            <w:tcBorders>
              <w:bottom w:val="single" w:sz="8" w:space="0" w:color="000000"/>
              <w:right w:val="single" w:sz="8" w:space="0" w:color="000000"/>
            </w:tcBorders>
            <w:tcMar>
              <w:top w:w="100" w:type="dxa"/>
              <w:left w:w="20" w:type="dxa"/>
              <w:bottom w:w="100" w:type="dxa"/>
              <w:right w:w="20" w:type="dxa"/>
            </w:tcMar>
          </w:tcPr>
          <w:p w14:paraId="26CC168B" w14:textId="77777777" w:rsidR="00E539F0" w:rsidRDefault="00E539F0" w:rsidP="00662164">
            <w:pPr>
              <w:ind w:left="20"/>
            </w:pPr>
            <w:r>
              <w:t xml:space="preserve"> </w:t>
            </w:r>
          </w:p>
        </w:tc>
      </w:tr>
      <w:tr w:rsidR="00E539F0" w14:paraId="6698F539"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6BB381" w14:textId="77777777" w:rsidR="00E539F0" w:rsidRDefault="00E539F0" w:rsidP="00662164">
            <w:pPr>
              <w:ind w:left="20"/>
            </w:pPr>
            <w:r>
              <w:t>Note_text</w:t>
            </w:r>
          </w:p>
        </w:tc>
        <w:tc>
          <w:tcPr>
            <w:tcW w:w="1485" w:type="dxa"/>
            <w:tcBorders>
              <w:bottom w:val="single" w:sz="8" w:space="0" w:color="000000"/>
              <w:right w:val="single" w:sz="8" w:space="0" w:color="000000"/>
            </w:tcBorders>
            <w:tcMar>
              <w:top w:w="100" w:type="dxa"/>
              <w:left w:w="20" w:type="dxa"/>
              <w:bottom w:w="100" w:type="dxa"/>
              <w:right w:w="20" w:type="dxa"/>
            </w:tcMar>
          </w:tcPr>
          <w:p w14:paraId="3D8E6A06" w14:textId="415996C6" w:rsidR="00E539F0" w:rsidRDefault="00E539F0" w:rsidP="00E539F0">
            <w:pPr>
              <w:ind w:left="20"/>
            </w:pPr>
            <w:r>
              <w:t>measurement_type,</w:t>
            </w:r>
          </w:p>
          <w:p w14:paraId="1B864D1C" w14:textId="667DE693" w:rsidR="00E539F0" w:rsidRDefault="00E539F0" w:rsidP="00E539F0">
            <w:pPr>
              <w:ind w:left="20"/>
            </w:pPr>
            <w:r>
              <w:t>measurement_value,</w:t>
            </w:r>
          </w:p>
          <w:p w14:paraId="0A48F85A" w14:textId="79784B1C" w:rsidR="00E539F0" w:rsidRDefault="00E539F0" w:rsidP="00E539F0">
            <w:pPr>
              <w:ind w:left="20"/>
            </w:pPr>
            <w:r>
              <w:t>measurement_detail,</w:t>
            </w:r>
          </w:p>
          <w:p w14:paraId="519DCBB5" w14:textId="7AF5E48B" w:rsidR="00E539F0" w:rsidRDefault="00E539F0" w:rsidP="00E539F0">
            <w:pPr>
              <w:ind w:left="20"/>
            </w:pPr>
            <w:r>
              <w:t>measurement_year,</w:t>
            </w:r>
          </w:p>
          <w:p w14:paraId="2D9CBA65" w14:textId="4F169026" w:rsidR="00E539F0" w:rsidRDefault="00E539F0" w:rsidP="00E539F0">
            <w:pPr>
              <w:ind w:left="20"/>
            </w:pPr>
            <w:r>
              <w:t>measurement_monthyear,</w:t>
            </w:r>
          </w:p>
          <w:p w14:paraId="53CD5C56" w14:textId="0A613598" w:rsidR="00E539F0" w:rsidRDefault="00E539F0" w:rsidP="00E539F0">
            <w:pPr>
              <w:ind w:left="20"/>
            </w:pPr>
            <w:r>
              <w:t>measurement_date</w:t>
            </w:r>
          </w:p>
        </w:tc>
        <w:tc>
          <w:tcPr>
            <w:tcW w:w="3870" w:type="dxa"/>
            <w:tcBorders>
              <w:bottom w:val="single" w:sz="8" w:space="0" w:color="000000"/>
              <w:right w:val="single" w:sz="8" w:space="0" w:color="000000"/>
            </w:tcBorders>
            <w:tcMar>
              <w:top w:w="100" w:type="dxa"/>
              <w:left w:w="20" w:type="dxa"/>
              <w:bottom w:w="100" w:type="dxa"/>
              <w:right w:w="20" w:type="dxa"/>
            </w:tcMar>
          </w:tcPr>
          <w:p w14:paraId="085C4063" w14:textId="77777777" w:rsidR="00E539F0" w:rsidRDefault="00E539F0" w:rsidP="00662164">
            <w:pPr>
              <w:ind w:left="20"/>
            </w:pPr>
            <w:r>
              <w:t>Format as a single string by concatenating as a set of name value pairs. The resulting text should look like:</w:t>
            </w:r>
          </w:p>
          <w:p w14:paraId="561ED414" w14:textId="77777777" w:rsidR="00E539F0" w:rsidRDefault="00E539F0" w:rsidP="00662164">
            <w:pPr>
              <w:ind w:left="20"/>
            </w:pPr>
          </w:p>
          <w:p w14:paraId="77BAF35B" w14:textId="27618FCA" w:rsidR="00E539F0" w:rsidRDefault="00374879" w:rsidP="00662164">
            <w:pPr>
              <w:ind w:left="20"/>
            </w:pPr>
            <w:r>
              <w:t>type</w:t>
            </w:r>
            <w:r w:rsidR="00E539F0">
              <w:t>:&lt;</w:t>
            </w:r>
            <w:r>
              <w:t>measurement_type</w:t>
            </w:r>
            <w:proofErr w:type="gramStart"/>
            <w:r w:rsidR="00E539F0">
              <w:t>&gt;;</w:t>
            </w:r>
            <w:r>
              <w:t>value</w:t>
            </w:r>
            <w:proofErr w:type="gramEnd"/>
            <w:r w:rsidR="00E539F0">
              <w:t>: &lt;</w:t>
            </w:r>
            <w:r>
              <w:t>measurement_value</w:t>
            </w:r>
            <w:r w:rsidR="00E539F0">
              <w:t xml:space="preserve">&gt;; </w:t>
            </w:r>
            <w:r>
              <w:t>detail</w:t>
            </w:r>
            <w:r w:rsidR="00E539F0">
              <w:t>:&lt;</w:t>
            </w:r>
            <w:r>
              <w:t>measurement_detail</w:t>
            </w:r>
            <w:r w:rsidR="00E539F0">
              <w:t xml:space="preserve">&gt;; </w:t>
            </w:r>
            <w:r>
              <w:t>year</w:t>
            </w:r>
            <w:r w:rsidR="00E539F0">
              <w:t>:&lt;</w:t>
            </w:r>
            <w:r>
              <w:t>measurement_year</w:t>
            </w:r>
            <w:r w:rsidR="00E539F0">
              <w:t>&gt;;</w:t>
            </w:r>
            <w:r>
              <w:t>monthyear</w:t>
            </w:r>
            <w:r w:rsidR="00E539F0">
              <w:t>:&lt;</w:t>
            </w:r>
            <w:r>
              <w:t>monthyear</w:t>
            </w:r>
            <w:r w:rsidR="00E539F0">
              <w:t xml:space="preserve">&gt;; </w:t>
            </w:r>
            <w:r>
              <w:t>date</w:t>
            </w:r>
            <w:r w:rsidR="00E539F0">
              <w:t>:&lt;</w:t>
            </w:r>
            <w:r>
              <w:t>measurement_date</w:t>
            </w:r>
            <w:r w:rsidR="00E539F0">
              <w:t xml:space="preserve">&gt; </w:t>
            </w:r>
          </w:p>
          <w:p w14:paraId="5A16E012" w14:textId="77777777" w:rsidR="00E539F0" w:rsidRDefault="00E539F0" w:rsidP="00662164">
            <w:pPr>
              <w:ind w:left="20"/>
            </w:pPr>
          </w:p>
          <w:p w14:paraId="3A9EEFAD" w14:textId="77777777" w:rsidR="00E539F0" w:rsidRDefault="00E539F0" w:rsidP="00662164">
            <w:pPr>
              <w:ind w:left="20"/>
            </w:pPr>
            <w:r>
              <w:t>This may require truncation of the string on MPP platforms since the resulting string could be quite long.</w:t>
            </w:r>
          </w:p>
        </w:tc>
        <w:tc>
          <w:tcPr>
            <w:tcW w:w="990" w:type="dxa"/>
            <w:tcBorders>
              <w:bottom w:val="single" w:sz="8" w:space="0" w:color="000000"/>
              <w:right w:val="single" w:sz="8" w:space="0" w:color="000000"/>
            </w:tcBorders>
            <w:tcMar>
              <w:top w:w="100" w:type="dxa"/>
              <w:left w:w="20" w:type="dxa"/>
              <w:bottom w:w="100" w:type="dxa"/>
              <w:right w:w="20" w:type="dxa"/>
            </w:tcMar>
          </w:tcPr>
          <w:p w14:paraId="7E5D9137" w14:textId="77777777" w:rsidR="00E539F0" w:rsidRDefault="00E539F0" w:rsidP="00662164">
            <w:pPr>
              <w:ind w:left="20"/>
            </w:pPr>
            <w:r>
              <w:t xml:space="preserve"> </w:t>
            </w:r>
          </w:p>
        </w:tc>
      </w:tr>
      <w:tr w:rsidR="00E539F0" w14:paraId="5ABE1059"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5046A7F" w14:textId="77777777" w:rsidR="00E539F0" w:rsidRDefault="00E539F0" w:rsidP="00662164">
            <w:pPr>
              <w:ind w:left="20"/>
            </w:pPr>
            <w:r>
              <w:t>Encoding_concept_id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657634FE" w14:textId="77777777" w:rsidR="00E539F0" w:rsidRDefault="00E539F0" w:rsidP="00662164">
            <w:pPr>
              <w:ind w:left="20"/>
            </w:pPr>
            <w:r>
              <w:t>0</w:t>
            </w:r>
          </w:p>
        </w:tc>
        <w:tc>
          <w:tcPr>
            <w:tcW w:w="3870" w:type="dxa"/>
            <w:tcBorders>
              <w:bottom w:val="single" w:sz="8" w:space="0" w:color="000000"/>
              <w:right w:val="single" w:sz="8" w:space="0" w:color="000000"/>
            </w:tcBorders>
            <w:tcMar>
              <w:top w:w="100" w:type="dxa"/>
              <w:left w:w="20" w:type="dxa"/>
              <w:bottom w:w="100" w:type="dxa"/>
              <w:right w:w="20" w:type="dxa"/>
            </w:tcMar>
          </w:tcPr>
          <w:p w14:paraId="02DBF095"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4AA944B7" w14:textId="77777777" w:rsidR="00E539F0" w:rsidRDefault="00E539F0" w:rsidP="00662164">
            <w:pPr>
              <w:ind w:left="20"/>
            </w:pPr>
          </w:p>
        </w:tc>
      </w:tr>
      <w:tr w:rsidR="00E539F0" w14:paraId="712007B1"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8861E71" w14:textId="77777777" w:rsidR="00E539F0" w:rsidRDefault="00E539F0" w:rsidP="00662164">
            <w:pPr>
              <w:ind w:left="20"/>
            </w:pPr>
            <w:r>
              <w:t>Language_concept_id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5C4AB568" w14:textId="77777777" w:rsidR="00E539F0" w:rsidRDefault="00E539F0" w:rsidP="00662164">
            <w:pPr>
              <w:ind w:left="20"/>
            </w:pPr>
            <w:r w:rsidRPr="00743AD2">
              <w:t>40639387</w:t>
            </w:r>
          </w:p>
        </w:tc>
        <w:tc>
          <w:tcPr>
            <w:tcW w:w="3870" w:type="dxa"/>
            <w:tcBorders>
              <w:bottom w:val="single" w:sz="8" w:space="0" w:color="000000"/>
              <w:right w:val="single" w:sz="8" w:space="0" w:color="000000"/>
            </w:tcBorders>
            <w:tcMar>
              <w:top w:w="100" w:type="dxa"/>
              <w:left w:w="20" w:type="dxa"/>
              <w:bottom w:w="100" w:type="dxa"/>
              <w:right w:w="20" w:type="dxa"/>
            </w:tcMar>
          </w:tcPr>
          <w:p w14:paraId="391E4740" w14:textId="77777777" w:rsidR="00E539F0" w:rsidRDefault="00E539F0" w:rsidP="00662164">
            <w:pPr>
              <w:ind w:left="20"/>
            </w:pPr>
            <w:r w:rsidRPr="00743AD2">
              <w:t>US English</w:t>
            </w:r>
          </w:p>
        </w:tc>
        <w:tc>
          <w:tcPr>
            <w:tcW w:w="990" w:type="dxa"/>
            <w:tcBorders>
              <w:bottom w:val="single" w:sz="8" w:space="0" w:color="000000"/>
              <w:right w:val="single" w:sz="8" w:space="0" w:color="000000"/>
            </w:tcBorders>
            <w:tcMar>
              <w:top w:w="100" w:type="dxa"/>
              <w:left w:w="20" w:type="dxa"/>
              <w:bottom w:w="100" w:type="dxa"/>
              <w:right w:w="20" w:type="dxa"/>
            </w:tcMar>
          </w:tcPr>
          <w:p w14:paraId="59A02E60" w14:textId="77777777" w:rsidR="00E539F0" w:rsidRDefault="00E539F0" w:rsidP="00662164">
            <w:pPr>
              <w:ind w:left="20"/>
            </w:pPr>
          </w:p>
        </w:tc>
      </w:tr>
      <w:tr w:rsidR="00E539F0" w14:paraId="22484486"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4D403F0" w14:textId="77777777" w:rsidR="00E539F0" w:rsidRDefault="00E539F0" w:rsidP="00662164">
            <w:pPr>
              <w:ind w:left="20"/>
            </w:pPr>
            <w:r>
              <w:lastRenderedPageBreak/>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04A80B19" w14:textId="77777777" w:rsidR="00E539F0" w:rsidRDefault="00E539F0"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3DBE69C4" w14:textId="77777777" w:rsidR="00E539F0" w:rsidRDefault="00E539F0" w:rsidP="00662164">
            <w:pPr>
              <w:ind w:left="20"/>
            </w:pPr>
            <w:r>
              <w:t>Links the encounter back to the encounter_provider table. Then use the cooresponding provider ID.</w:t>
            </w:r>
          </w:p>
        </w:tc>
        <w:tc>
          <w:tcPr>
            <w:tcW w:w="990" w:type="dxa"/>
            <w:tcBorders>
              <w:bottom w:val="single" w:sz="8" w:space="0" w:color="000000"/>
              <w:right w:val="single" w:sz="8" w:space="0" w:color="000000"/>
            </w:tcBorders>
            <w:tcMar>
              <w:top w:w="100" w:type="dxa"/>
              <w:left w:w="20" w:type="dxa"/>
              <w:bottom w:w="100" w:type="dxa"/>
              <w:right w:w="20" w:type="dxa"/>
            </w:tcMar>
          </w:tcPr>
          <w:p w14:paraId="4CEC5A12" w14:textId="77777777" w:rsidR="00E539F0" w:rsidRDefault="00E539F0" w:rsidP="00662164">
            <w:pPr>
              <w:ind w:left="20"/>
            </w:pPr>
            <w:r>
              <w:rPr>
                <w:sz w:val="18"/>
                <w:szCs w:val="18"/>
              </w:rPr>
              <w:t>To avoid duplication, apply the same logic described when transforming the encounter table to visit_occurrence above.</w:t>
            </w:r>
          </w:p>
        </w:tc>
      </w:tr>
      <w:tr w:rsidR="00E539F0" w14:paraId="5FBC5F35"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79964E" w14:textId="77777777" w:rsidR="00E539F0" w:rsidRDefault="00E539F0" w:rsidP="00662164">
            <w:pPr>
              <w:ind w:left="20"/>
            </w:pPr>
            <w:r>
              <w:t>Note_source_value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58880F11" w14:textId="77777777" w:rsidR="00E539F0" w:rsidRDefault="00E539F0" w:rsidP="00662164">
            <w:pPr>
              <w:ind w:left="20"/>
            </w:pPr>
            <w:r>
              <w:t xml:space="preserve">Note_section </w:t>
            </w:r>
          </w:p>
        </w:tc>
        <w:tc>
          <w:tcPr>
            <w:tcW w:w="3870" w:type="dxa"/>
            <w:tcBorders>
              <w:bottom w:val="single" w:sz="8" w:space="0" w:color="000000"/>
              <w:right w:val="single" w:sz="8" w:space="0" w:color="000000"/>
            </w:tcBorders>
            <w:tcMar>
              <w:top w:w="100" w:type="dxa"/>
              <w:left w:w="20" w:type="dxa"/>
              <w:bottom w:w="100" w:type="dxa"/>
              <w:right w:w="20" w:type="dxa"/>
            </w:tcMar>
          </w:tcPr>
          <w:p w14:paraId="76B6EC1E"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28D3F25" w14:textId="77777777" w:rsidR="00E539F0" w:rsidRDefault="00E539F0" w:rsidP="00662164">
            <w:pPr>
              <w:ind w:left="20"/>
            </w:pPr>
          </w:p>
        </w:tc>
      </w:tr>
      <w:tr w:rsidR="00E539F0" w14:paraId="36EBB908"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89D5C41" w14:textId="77777777" w:rsidR="00E539F0" w:rsidRDefault="00E539F0" w:rsidP="00662164">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27E907F3" w14:textId="77777777" w:rsidR="00E539F0" w:rsidRDefault="00E539F0"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31E2C30E"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361B864" w14:textId="77777777" w:rsidR="00E539F0" w:rsidRDefault="00E539F0" w:rsidP="00662164">
            <w:pPr>
              <w:ind w:left="20"/>
            </w:pPr>
          </w:p>
        </w:tc>
      </w:tr>
    </w:tbl>
    <w:p w14:paraId="07E517B7" w14:textId="1FD6935A" w:rsidR="00E539F0" w:rsidRDefault="00E539F0" w:rsidP="00F9244E"/>
    <w:p w14:paraId="60696C66" w14:textId="4B0DE253" w:rsidR="00D7244D" w:rsidRDefault="00D7244D" w:rsidP="00D7244D">
      <w:pPr>
        <w:pStyle w:val="Heading3"/>
      </w:pPr>
      <w:r>
        <w:t>Reading from nlp_sds</w:t>
      </w:r>
    </w:p>
    <w:p w14:paraId="4770821C" w14:textId="77777777" w:rsidR="00D7244D" w:rsidRPr="00B812BB" w:rsidRDefault="00D7244D" w:rsidP="00D7244D"/>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D7244D" w14:paraId="0C9988A5" w14:textId="77777777" w:rsidTr="00662164">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23C578B" w14:textId="77777777" w:rsidR="00D7244D" w:rsidRDefault="00D7244D" w:rsidP="00662164">
            <w:pPr>
              <w:ind w:left="20"/>
            </w:pPr>
            <w:r>
              <w:rPr>
                <w:shd w:val="clear" w:color="auto" w:fill="AAAAFF"/>
              </w:rPr>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FF75480" w14:textId="77777777" w:rsidR="00D7244D" w:rsidRDefault="00D7244D" w:rsidP="00662164">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E7186A4" w14:textId="77777777" w:rsidR="00D7244D" w:rsidRDefault="00D7244D" w:rsidP="00662164">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447411C" w14:textId="77777777" w:rsidR="00D7244D" w:rsidRDefault="00D7244D" w:rsidP="00662164">
            <w:pPr>
              <w:ind w:left="20"/>
            </w:pPr>
            <w:r>
              <w:rPr>
                <w:shd w:val="clear" w:color="auto" w:fill="AAAAFF"/>
              </w:rPr>
              <w:t>Comment</w:t>
            </w:r>
          </w:p>
        </w:tc>
      </w:tr>
      <w:tr w:rsidR="00D7244D" w14:paraId="447B2318"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1BE1A1" w14:textId="77777777" w:rsidR="00D7244D" w:rsidRDefault="00D7244D" w:rsidP="00662164">
            <w:pPr>
              <w:ind w:left="20"/>
            </w:pPr>
            <w:r>
              <w:t>Note_id</w:t>
            </w:r>
          </w:p>
        </w:tc>
        <w:tc>
          <w:tcPr>
            <w:tcW w:w="1485" w:type="dxa"/>
            <w:tcBorders>
              <w:bottom w:val="single" w:sz="8" w:space="0" w:color="000000"/>
              <w:right w:val="single" w:sz="8" w:space="0" w:color="000000"/>
            </w:tcBorders>
            <w:tcMar>
              <w:top w:w="100" w:type="dxa"/>
              <w:left w:w="20" w:type="dxa"/>
              <w:bottom w:w="100" w:type="dxa"/>
              <w:right w:w="20" w:type="dxa"/>
            </w:tcMar>
          </w:tcPr>
          <w:p w14:paraId="3DABC677" w14:textId="77777777" w:rsidR="00D7244D" w:rsidRDefault="00D7244D" w:rsidP="00662164">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01E98925" w14:textId="77777777" w:rsidR="00D7244D" w:rsidRDefault="00D7244D"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73EEF9C" w14:textId="77777777" w:rsidR="00D7244D" w:rsidRDefault="00D7244D" w:rsidP="00662164">
            <w:pPr>
              <w:ind w:left="20"/>
            </w:pPr>
            <w:r>
              <w:t xml:space="preserve"> </w:t>
            </w:r>
          </w:p>
        </w:tc>
      </w:tr>
      <w:tr w:rsidR="00D7244D" w14:paraId="792B369E"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2FE1E05" w14:textId="77777777" w:rsidR="00D7244D" w:rsidRDefault="00D7244D" w:rsidP="00662164">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29D2788A" w14:textId="77777777" w:rsidR="00D7244D" w:rsidRDefault="00D7244D" w:rsidP="00662164">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0A670DFE" w14:textId="77777777" w:rsidR="00D7244D" w:rsidRDefault="00D7244D"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E90842B" w14:textId="77777777" w:rsidR="00D7244D" w:rsidRDefault="00D7244D" w:rsidP="00662164">
            <w:pPr>
              <w:ind w:left="20"/>
            </w:pPr>
            <w:r>
              <w:t xml:space="preserve"> </w:t>
            </w:r>
          </w:p>
        </w:tc>
      </w:tr>
      <w:tr w:rsidR="00D7244D" w14:paraId="0611864A"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9DB32CE" w14:textId="77777777" w:rsidR="00D7244D" w:rsidRDefault="00D7244D" w:rsidP="00662164">
            <w:pPr>
              <w:ind w:left="20"/>
            </w:pPr>
            <w:r>
              <w:t>note_date</w:t>
            </w:r>
          </w:p>
        </w:tc>
        <w:tc>
          <w:tcPr>
            <w:tcW w:w="1485" w:type="dxa"/>
            <w:tcBorders>
              <w:bottom w:val="single" w:sz="8" w:space="0" w:color="000000"/>
              <w:right w:val="single" w:sz="8" w:space="0" w:color="000000"/>
            </w:tcBorders>
            <w:tcMar>
              <w:top w:w="100" w:type="dxa"/>
              <w:left w:w="20" w:type="dxa"/>
              <w:bottom w:w="100" w:type="dxa"/>
              <w:right w:w="20" w:type="dxa"/>
            </w:tcMar>
          </w:tcPr>
          <w:p w14:paraId="3938AF6D" w14:textId="77777777" w:rsidR="00D7244D" w:rsidRDefault="00D7244D" w:rsidP="00662164">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4EAEB0FA" w14:textId="77777777" w:rsidR="00D7244D" w:rsidRDefault="00D7244D"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EC8527F" w14:textId="77777777" w:rsidR="00D7244D" w:rsidRDefault="00D7244D" w:rsidP="00662164">
            <w:pPr>
              <w:ind w:left="20"/>
            </w:pPr>
            <w:r>
              <w:t xml:space="preserve"> </w:t>
            </w:r>
          </w:p>
        </w:tc>
      </w:tr>
      <w:tr w:rsidR="00D7244D" w14:paraId="13024D83"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959888A" w14:textId="77777777" w:rsidR="00D7244D" w:rsidRDefault="00D7244D" w:rsidP="00662164">
            <w:pPr>
              <w:ind w:left="20"/>
            </w:pPr>
            <w:r>
              <w:t>Note_datetime</w:t>
            </w:r>
          </w:p>
        </w:tc>
        <w:tc>
          <w:tcPr>
            <w:tcW w:w="1485" w:type="dxa"/>
            <w:tcBorders>
              <w:bottom w:val="single" w:sz="8" w:space="0" w:color="000000"/>
              <w:right w:val="single" w:sz="8" w:space="0" w:color="000000"/>
            </w:tcBorders>
            <w:tcMar>
              <w:top w:w="100" w:type="dxa"/>
              <w:left w:w="20" w:type="dxa"/>
              <w:bottom w:w="100" w:type="dxa"/>
              <w:right w:w="20" w:type="dxa"/>
            </w:tcMar>
          </w:tcPr>
          <w:p w14:paraId="2AD81729" w14:textId="77777777" w:rsidR="00D7244D" w:rsidRDefault="00D7244D" w:rsidP="00662164">
            <w:pPr>
              <w:ind w:left="20"/>
            </w:pPr>
          </w:p>
        </w:tc>
        <w:tc>
          <w:tcPr>
            <w:tcW w:w="3870" w:type="dxa"/>
            <w:tcBorders>
              <w:bottom w:val="single" w:sz="8" w:space="0" w:color="000000"/>
              <w:right w:val="single" w:sz="8" w:space="0" w:color="000000"/>
            </w:tcBorders>
            <w:tcMar>
              <w:top w:w="100" w:type="dxa"/>
              <w:left w:w="20" w:type="dxa"/>
              <w:bottom w:w="100" w:type="dxa"/>
              <w:right w:w="20" w:type="dxa"/>
            </w:tcMar>
          </w:tcPr>
          <w:p w14:paraId="3EFD517E" w14:textId="77777777" w:rsidR="00D7244D" w:rsidRDefault="00D7244D"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172C2133" w14:textId="77777777" w:rsidR="00D7244D" w:rsidRDefault="00D7244D" w:rsidP="00662164">
            <w:pPr>
              <w:ind w:left="20"/>
            </w:pPr>
          </w:p>
        </w:tc>
      </w:tr>
      <w:tr w:rsidR="00D7244D" w14:paraId="6CAD4049"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A6465F7" w14:textId="77777777" w:rsidR="00D7244D" w:rsidRDefault="00D7244D" w:rsidP="00662164">
            <w:pPr>
              <w:ind w:left="20"/>
            </w:pPr>
            <w:r>
              <w:t>Note_type_concept_id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58A8AA97" w14:textId="77777777" w:rsidR="00D7244D" w:rsidRDefault="00D7244D" w:rsidP="00662164">
            <w:pPr>
              <w:ind w:left="20"/>
            </w:pPr>
            <w:r>
              <w:rPr>
                <w:rFonts w:ascii="HelveticaNeue" w:hAnsi="HelveticaNeue"/>
                <w:color w:val="464646"/>
                <w:sz w:val="20"/>
                <w:szCs w:val="20"/>
                <w:shd w:val="clear" w:color="auto" w:fill="F6F6F6"/>
              </w:rPr>
              <w:t>44814645</w:t>
            </w:r>
          </w:p>
        </w:tc>
        <w:tc>
          <w:tcPr>
            <w:tcW w:w="3870" w:type="dxa"/>
            <w:tcBorders>
              <w:bottom w:val="single" w:sz="8" w:space="0" w:color="000000"/>
              <w:right w:val="single" w:sz="8" w:space="0" w:color="000000"/>
            </w:tcBorders>
            <w:tcMar>
              <w:top w:w="100" w:type="dxa"/>
              <w:left w:w="20" w:type="dxa"/>
              <w:bottom w:w="100" w:type="dxa"/>
              <w:right w:w="20" w:type="dxa"/>
            </w:tcMar>
          </w:tcPr>
          <w:p w14:paraId="59A55857" w14:textId="77777777" w:rsidR="00D7244D" w:rsidRDefault="00D7244D" w:rsidP="00662164">
            <w:pPr>
              <w:ind w:left="20"/>
            </w:pPr>
            <w:r>
              <w:t>Note – note type concept</w:t>
            </w:r>
          </w:p>
        </w:tc>
        <w:tc>
          <w:tcPr>
            <w:tcW w:w="990" w:type="dxa"/>
            <w:tcBorders>
              <w:bottom w:val="single" w:sz="8" w:space="0" w:color="000000"/>
              <w:right w:val="single" w:sz="8" w:space="0" w:color="000000"/>
            </w:tcBorders>
            <w:tcMar>
              <w:top w:w="100" w:type="dxa"/>
              <w:left w:w="20" w:type="dxa"/>
              <w:bottom w:w="100" w:type="dxa"/>
              <w:right w:w="20" w:type="dxa"/>
            </w:tcMar>
          </w:tcPr>
          <w:p w14:paraId="373AFA9E" w14:textId="77777777" w:rsidR="00D7244D" w:rsidRDefault="00D7244D" w:rsidP="00662164">
            <w:pPr>
              <w:ind w:left="20"/>
            </w:pPr>
          </w:p>
        </w:tc>
      </w:tr>
      <w:tr w:rsidR="00D7244D" w14:paraId="421DA6D6"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D8815E6" w14:textId="77777777" w:rsidR="00D7244D" w:rsidRDefault="00D7244D" w:rsidP="00662164">
            <w:pPr>
              <w:ind w:left="20"/>
            </w:pPr>
            <w:r>
              <w:t>Note_class_concept_id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78BCE940" w14:textId="77777777" w:rsidR="00D7244D" w:rsidRDefault="00D7244D" w:rsidP="00662164">
            <w:pPr>
              <w:ind w:left="20"/>
            </w:pPr>
            <w:r w:rsidRPr="00CD4C8B">
              <w:t>44817649</w:t>
            </w:r>
          </w:p>
        </w:tc>
        <w:tc>
          <w:tcPr>
            <w:tcW w:w="3870" w:type="dxa"/>
            <w:tcBorders>
              <w:bottom w:val="single" w:sz="8" w:space="0" w:color="000000"/>
              <w:right w:val="single" w:sz="8" w:space="0" w:color="000000"/>
            </w:tcBorders>
            <w:tcMar>
              <w:top w:w="100" w:type="dxa"/>
              <w:left w:w="20" w:type="dxa"/>
              <w:bottom w:w="100" w:type="dxa"/>
              <w:right w:w="20" w:type="dxa"/>
            </w:tcMar>
          </w:tcPr>
          <w:p w14:paraId="024D2E25" w14:textId="77777777" w:rsidR="00D7244D" w:rsidRDefault="00D7244D" w:rsidP="00662164">
            <w:pPr>
              <w:ind w:left="20"/>
            </w:pPr>
            <w:r>
              <w:t>Plan of care and summary note</w:t>
            </w:r>
          </w:p>
        </w:tc>
        <w:tc>
          <w:tcPr>
            <w:tcW w:w="990" w:type="dxa"/>
            <w:tcBorders>
              <w:bottom w:val="single" w:sz="8" w:space="0" w:color="000000"/>
              <w:right w:val="single" w:sz="8" w:space="0" w:color="000000"/>
            </w:tcBorders>
            <w:tcMar>
              <w:top w:w="100" w:type="dxa"/>
              <w:left w:w="20" w:type="dxa"/>
              <w:bottom w:w="100" w:type="dxa"/>
              <w:right w:w="20" w:type="dxa"/>
            </w:tcMar>
          </w:tcPr>
          <w:p w14:paraId="65EFF883" w14:textId="77777777" w:rsidR="00D7244D" w:rsidRDefault="00D7244D" w:rsidP="00662164">
            <w:pPr>
              <w:ind w:left="20"/>
            </w:pPr>
            <w:r>
              <w:t xml:space="preserve"> </w:t>
            </w:r>
          </w:p>
        </w:tc>
      </w:tr>
      <w:tr w:rsidR="00D7244D" w14:paraId="201E30F8"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6964A25" w14:textId="77777777" w:rsidR="00D7244D" w:rsidRDefault="00D7244D" w:rsidP="00662164">
            <w:pPr>
              <w:ind w:left="20"/>
            </w:pPr>
            <w:r>
              <w:t>Note_title</w:t>
            </w:r>
          </w:p>
        </w:tc>
        <w:tc>
          <w:tcPr>
            <w:tcW w:w="1485" w:type="dxa"/>
            <w:tcBorders>
              <w:bottom w:val="single" w:sz="8" w:space="0" w:color="000000"/>
              <w:right w:val="single" w:sz="8" w:space="0" w:color="000000"/>
            </w:tcBorders>
            <w:tcMar>
              <w:top w:w="100" w:type="dxa"/>
              <w:left w:w="20" w:type="dxa"/>
              <w:bottom w:w="100" w:type="dxa"/>
              <w:right w:w="20" w:type="dxa"/>
            </w:tcMar>
          </w:tcPr>
          <w:p w14:paraId="4EA71E38" w14:textId="591A56DE" w:rsidR="00D7244D" w:rsidRDefault="00D7244D" w:rsidP="00662164">
            <w:pPr>
              <w:ind w:left="20"/>
            </w:pPr>
            <w:r>
              <w:t>‘NLP_SDS’</w:t>
            </w:r>
          </w:p>
        </w:tc>
        <w:tc>
          <w:tcPr>
            <w:tcW w:w="3870" w:type="dxa"/>
            <w:tcBorders>
              <w:bottom w:val="single" w:sz="8" w:space="0" w:color="000000"/>
              <w:right w:val="single" w:sz="8" w:space="0" w:color="000000"/>
            </w:tcBorders>
            <w:tcMar>
              <w:top w:w="100" w:type="dxa"/>
              <w:left w:w="20" w:type="dxa"/>
              <w:bottom w:w="100" w:type="dxa"/>
              <w:right w:w="20" w:type="dxa"/>
            </w:tcMar>
          </w:tcPr>
          <w:p w14:paraId="7C3F2DB2" w14:textId="77777777" w:rsidR="00D7244D" w:rsidRDefault="00D7244D" w:rsidP="00662164">
            <w:pPr>
              <w:ind w:left="20"/>
            </w:pPr>
            <w:r>
              <w:t xml:space="preserve"> Store the name of the table of origin</w:t>
            </w:r>
          </w:p>
        </w:tc>
        <w:tc>
          <w:tcPr>
            <w:tcW w:w="990" w:type="dxa"/>
            <w:tcBorders>
              <w:bottom w:val="single" w:sz="8" w:space="0" w:color="000000"/>
              <w:right w:val="single" w:sz="8" w:space="0" w:color="000000"/>
            </w:tcBorders>
            <w:tcMar>
              <w:top w:w="100" w:type="dxa"/>
              <w:left w:w="20" w:type="dxa"/>
              <w:bottom w:w="100" w:type="dxa"/>
              <w:right w:w="20" w:type="dxa"/>
            </w:tcMar>
          </w:tcPr>
          <w:p w14:paraId="1EC90053" w14:textId="77777777" w:rsidR="00D7244D" w:rsidRDefault="00D7244D" w:rsidP="00662164">
            <w:pPr>
              <w:ind w:left="20"/>
            </w:pPr>
            <w:r>
              <w:t xml:space="preserve"> </w:t>
            </w:r>
          </w:p>
        </w:tc>
      </w:tr>
      <w:tr w:rsidR="00D7244D" w14:paraId="3907DDBE"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1495224" w14:textId="77777777" w:rsidR="00D7244D" w:rsidRDefault="00D7244D" w:rsidP="00662164">
            <w:pPr>
              <w:ind w:left="20"/>
            </w:pPr>
            <w:r>
              <w:lastRenderedPageBreak/>
              <w:t>Note_text</w:t>
            </w:r>
          </w:p>
        </w:tc>
        <w:tc>
          <w:tcPr>
            <w:tcW w:w="1485" w:type="dxa"/>
            <w:tcBorders>
              <w:bottom w:val="single" w:sz="8" w:space="0" w:color="000000"/>
              <w:right w:val="single" w:sz="8" w:space="0" w:color="000000"/>
            </w:tcBorders>
            <w:tcMar>
              <w:top w:w="100" w:type="dxa"/>
              <w:left w:w="20" w:type="dxa"/>
              <w:bottom w:w="100" w:type="dxa"/>
              <w:right w:w="20" w:type="dxa"/>
            </w:tcMar>
          </w:tcPr>
          <w:p w14:paraId="0C1304CA" w14:textId="56C34919" w:rsidR="00D7244D" w:rsidRDefault="00D7244D" w:rsidP="00D7244D">
            <w:pPr>
              <w:ind w:left="20"/>
            </w:pPr>
            <w:r>
              <w:t>sds_term sds_location</w:t>
            </w:r>
          </w:p>
          <w:p w14:paraId="50AB67B0" w14:textId="6E31DF39" w:rsidR="00D7244D" w:rsidRDefault="00D7244D" w:rsidP="00D7244D">
            <w:pPr>
              <w:ind w:left="20"/>
            </w:pPr>
            <w:r>
              <w:t>sds_attribute</w:t>
            </w:r>
          </w:p>
          <w:p w14:paraId="13CE04EE" w14:textId="70CE3963" w:rsidR="00D7244D" w:rsidRDefault="00D7244D" w:rsidP="00F9244E">
            <w:r>
              <w:t>sds_sentiment</w:t>
            </w:r>
          </w:p>
        </w:tc>
        <w:tc>
          <w:tcPr>
            <w:tcW w:w="3870" w:type="dxa"/>
            <w:tcBorders>
              <w:bottom w:val="single" w:sz="8" w:space="0" w:color="000000"/>
              <w:right w:val="single" w:sz="8" w:space="0" w:color="000000"/>
            </w:tcBorders>
            <w:tcMar>
              <w:top w:w="100" w:type="dxa"/>
              <w:left w:w="20" w:type="dxa"/>
              <w:bottom w:w="100" w:type="dxa"/>
              <w:right w:w="20" w:type="dxa"/>
            </w:tcMar>
          </w:tcPr>
          <w:p w14:paraId="619FCCB1" w14:textId="77777777" w:rsidR="00D7244D" w:rsidRDefault="00D7244D" w:rsidP="00662164">
            <w:pPr>
              <w:ind w:left="20"/>
            </w:pPr>
            <w:r>
              <w:t>Format as a single string by concatenating as a set of name value pairs. The resulting text should look like:</w:t>
            </w:r>
          </w:p>
          <w:p w14:paraId="4A7C7EE9" w14:textId="77777777" w:rsidR="00D7244D" w:rsidRDefault="00D7244D" w:rsidP="00662164">
            <w:pPr>
              <w:ind w:left="20"/>
            </w:pPr>
          </w:p>
          <w:p w14:paraId="251D9DF8" w14:textId="049B6AE5" w:rsidR="00D7244D" w:rsidRDefault="00D7244D" w:rsidP="00662164">
            <w:pPr>
              <w:ind w:left="20"/>
            </w:pPr>
            <w:r>
              <w:t>term:&lt;sds_term</w:t>
            </w:r>
            <w:proofErr w:type="gramStart"/>
            <w:r>
              <w:t>&gt;;location</w:t>
            </w:r>
            <w:proofErr w:type="gramEnd"/>
            <w:r>
              <w:t xml:space="preserve">: &lt;sds_location&gt;; attribute:&lt;sds_attribute&gt;; sentiment:&lt;sds_sentiment&gt; </w:t>
            </w:r>
          </w:p>
          <w:p w14:paraId="7C41E717" w14:textId="77777777" w:rsidR="00D7244D" w:rsidRDefault="00D7244D" w:rsidP="00662164">
            <w:pPr>
              <w:ind w:left="20"/>
            </w:pPr>
          </w:p>
          <w:p w14:paraId="074B5FCF" w14:textId="77777777" w:rsidR="00D7244D" w:rsidRDefault="00D7244D" w:rsidP="00662164">
            <w:pPr>
              <w:ind w:left="20"/>
            </w:pPr>
            <w:r>
              <w:t>This may require truncation of the string on MPP platforms since the resulting string could be quite long.</w:t>
            </w:r>
          </w:p>
        </w:tc>
        <w:tc>
          <w:tcPr>
            <w:tcW w:w="990" w:type="dxa"/>
            <w:tcBorders>
              <w:bottom w:val="single" w:sz="8" w:space="0" w:color="000000"/>
              <w:right w:val="single" w:sz="8" w:space="0" w:color="000000"/>
            </w:tcBorders>
            <w:tcMar>
              <w:top w:w="100" w:type="dxa"/>
              <w:left w:w="20" w:type="dxa"/>
              <w:bottom w:w="100" w:type="dxa"/>
              <w:right w:w="20" w:type="dxa"/>
            </w:tcMar>
          </w:tcPr>
          <w:p w14:paraId="71A744D0" w14:textId="77777777" w:rsidR="00D7244D" w:rsidRDefault="00D7244D" w:rsidP="00662164">
            <w:pPr>
              <w:ind w:left="20"/>
            </w:pPr>
            <w:r>
              <w:t xml:space="preserve"> </w:t>
            </w:r>
          </w:p>
        </w:tc>
      </w:tr>
      <w:tr w:rsidR="00D7244D" w14:paraId="06F5D2C5"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DD2975D" w14:textId="77777777" w:rsidR="00D7244D" w:rsidRDefault="00D7244D" w:rsidP="00662164">
            <w:pPr>
              <w:ind w:left="20"/>
            </w:pPr>
            <w:r>
              <w:t>Encoding_concept_id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1305C6B8" w14:textId="77777777" w:rsidR="00D7244D" w:rsidRDefault="00D7244D" w:rsidP="00662164">
            <w:pPr>
              <w:ind w:left="20"/>
            </w:pPr>
            <w:r>
              <w:t>0</w:t>
            </w:r>
          </w:p>
        </w:tc>
        <w:tc>
          <w:tcPr>
            <w:tcW w:w="3870" w:type="dxa"/>
            <w:tcBorders>
              <w:bottom w:val="single" w:sz="8" w:space="0" w:color="000000"/>
              <w:right w:val="single" w:sz="8" w:space="0" w:color="000000"/>
            </w:tcBorders>
            <w:tcMar>
              <w:top w:w="100" w:type="dxa"/>
              <w:left w:w="20" w:type="dxa"/>
              <w:bottom w:w="100" w:type="dxa"/>
              <w:right w:w="20" w:type="dxa"/>
            </w:tcMar>
          </w:tcPr>
          <w:p w14:paraId="5FA5451A" w14:textId="77777777" w:rsidR="00D7244D" w:rsidRDefault="00D7244D"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258E27D" w14:textId="77777777" w:rsidR="00D7244D" w:rsidRDefault="00D7244D" w:rsidP="00662164">
            <w:pPr>
              <w:ind w:left="20"/>
            </w:pPr>
          </w:p>
        </w:tc>
      </w:tr>
      <w:tr w:rsidR="00D7244D" w14:paraId="265A14FC"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FA37EA0" w14:textId="77777777" w:rsidR="00D7244D" w:rsidRDefault="00D7244D" w:rsidP="00662164">
            <w:pPr>
              <w:ind w:left="20"/>
            </w:pPr>
            <w:r>
              <w:t>Language_concept_id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5E3D764C" w14:textId="77777777" w:rsidR="00D7244D" w:rsidRDefault="00D7244D" w:rsidP="00662164">
            <w:pPr>
              <w:ind w:left="20"/>
            </w:pPr>
            <w:r w:rsidRPr="00743AD2">
              <w:t>40639387</w:t>
            </w:r>
          </w:p>
        </w:tc>
        <w:tc>
          <w:tcPr>
            <w:tcW w:w="3870" w:type="dxa"/>
            <w:tcBorders>
              <w:bottom w:val="single" w:sz="8" w:space="0" w:color="000000"/>
              <w:right w:val="single" w:sz="8" w:space="0" w:color="000000"/>
            </w:tcBorders>
            <w:tcMar>
              <w:top w:w="100" w:type="dxa"/>
              <w:left w:w="20" w:type="dxa"/>
              <w:bottom w:w="100" w:type="dxa"/>
              <w:right w:w="20" w:type="dxa"/>
            </w:tcMar>
          </w:tcPr>
          <w:p w14:paraId="76F027F5" w14:textId="77777777" w:rsidR="00D7244D" w:rsidRDefault="00D7244D" w:rsidP="00662164">
            <w:pPr>
              <w:ind w:left="20"/>
            </w:pPr>
            <w:r w:rsidRPr="00743AD2">
              <w:t>US English</w:t>
            </w:r>
          </w:p>
        </w:tc>
        <w:tc>
          <w:tcPr>
            <w:tcW w:w="990" w:type="dxa"/>
            <w:tcBorders>
              <w:bottom w:val="single" w:sz="8" w:space="0" w:color="000000"/>
              <w:right w:val="single" w:sz="8" w:space="0" w:color="000000"/>
            </w:tcBorders>
            <w:tcMar>
              <w:top w:w="100" w:type="dxa"/>
              <w:left w:w="20" w:type="dxa"/>
              <w:bottom w:w="100" w:type="dxa"/>
              <w:right w:w="20" w:type="dxa"/>
            </w:tcMar>
          </w:tcPr>
          <w:p w14:paraId="7639E6D9" w14:textId="77777777" w:rsidR="00D7244D" w:rsidRDefault="00D7244D" w:rsidP="00662164">
            <w:pPr>
              <w:ind w:left="20"/>
            </w:pPr>
          </w:p>
        </w:tc>
      </w:tr>
      <w:tr w:rsidR="00D7244D" w14:paraId="1EDBD347"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8E3CEA7" w14:textId="77777777" w:rsidR="00D7244D" w:rsidRDefault="00D7244D" w:rsidP="00662164">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067BC4F9" w14:textId="77777777" w:rsidR="00D7244D" w:rsidRDefault="00D7244D"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554031F0" w14:textId="77777777" w:rsidR="00D7244D" w:rsidRDefault="00D7244D" w:rsidP="00662164">
            <w:pPr>
              <w:ind w:left="20"/>
            </w:pPr>
            <w:r>
              <w:t>Links the encounter back to the encounter_provider table. Then use the cooresponding provider ID.</w:t>
            </w:r>
          </w:p>
        </w:tc>
        <w:tc>
          <w:tcPr>
            <w:tcW w:w="990" w:type="dxa"/>
            <w:tcBorders>
              <w:bottom w:val="single" w:sz="8" w:space="0" w:color="000000"/>
              <w:right w:val="single" w:sz="8" w:space="0" w:color="000000"/>
            </w:tcBorders>
            <w:tcMar>
              <w:top w:w="100" w:type="dxa"/>
              <w:left w:w="20" w:type="dxa"/>
              <w:bottom w:w="100" w:type="dxa"/>
              <w:right w:w="20" w:type="dxa"/>
            </w:tcMar>
          </w:tcPr>
          <w:p w14:paraId="1AC8A7D8" w14:textId="77777777" w:rsidR="00D7244D" w:rsidRDefault="00D7244D" w:rsidP="00662164">
            <w:pPr>
              <w:ind w:left="20"/>
            </w:pPr>
            <w:r>
              <w:rPr>
                <w:sz w:val="18"/>
                <w:szCs w:val="18"/>
              </w:rPr>
              <w:t>To avoid duplication, apply the same logic described when transforming the encounter table to visit_occurrence above.</w:t>
            </w:r>
          </w:p>
        </w:tc>
      </w:tr>
      <w:tr w:rsidR="00D7244D" w14:paraId="6157E50D"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244FB0B" w14:textId="77777777" w:rsidR="00D7244D" w:rsidRDefault="00D7244D" w:rsidP="00662164">
            <w:pPr>
              <w:ind w:left="20"/>
            </w:pPr>
            <w:r>
              <w:t>Note_source_value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5B5FD44C" w14:textId="77777777" w:rsidR="00D7244D" w:rsidRDefault="00D7244D" w:rsidP="00662164">
            <w:pPr>
              <w:ind w:left="20"/>
            </w:pPr>
            <w:r>
              <w:t xml:space="preserve">Note_section </w:t>
            </w:r>
          </w:p>
        </w:tc>
        <w:tc>
          <w:tcPr>
            <w:tcW w:w="3870" w:type="dxa"/>
            <w:tcBorders>
              <w:bottom w:val="single" w:sz="8" w:space="0" w:color="000000"/>
              <w:right w:val="single" w:sz="8" w:space="0" w:color="000000"/>
            </w:tcBorders>
            <w:tcMar>
              <w:top w:w="100" w:type="dxa"/>
              <w:left w:w="20" w:type="dxa"/>
              <w:bottom w:w="100" w:type="dxa"/>
              <w:right w:w="20" w:type="dxa"/>
            </w:tcMar>
          </w:tcPr>
          <w:p w14:paraId="066058D4" w14:textId="77777777" w:rsidR="00D7244D" w:rsidRDefault="00D7244D"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393C821A" w14:textId="77777777" w:rsidR="00D7244D" w:rsidRDefault="00D7244D" w:rsidP="00662164">
            <w:pPr>
              <w:ind w:left="20"/>
            </w:pPr>
          </w:p>
        </w:tc>
      </w:tr>
      <w:tr w:rsidR="00D7244D" w14:paraId="33A2C8D9"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3FB1A1D" w14:textId="77777777" w:rsidR="00D7244D" w:rsidRDefault="00D7244D" w:rsidP="00662164">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53257DB6" w14:textId="77777777" w:rsidR="00D7244D" w:rsidRDefault="00D7244D"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60548B47" w14:textId="77777777" w:rsidR="00D7244D" w:rsidRDefault="00D7244D"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26700CAB" w14:textId="77777777" w:rsidR="00D7244D" w:rsidRDefault="00D7244D" w:rsidP="00662164">
            <w:pPr>
              <w:ind w:left="20"/>
            </w:pPr>
          </w:p>
        </w:tc>
      </w:tr>
    </w:tbl>
    <w:p w14:paraId="070006AD" w14:textId="77777777" w:rsidR="00D7244D" w:rsidRPr="00B812BB" w:rsidRDefault="00D7244D" w:rsidP="00D7244D"/>
    <w:p w14:paraId="2FD1A755" w14:textId="27AE3C35" w:rsidR="00F07D35" w:rsidRDefault="00F07D35" w:rsidP="00F07D35">
      <w:pPr>
        <w:pStyle w:val="Heading3"/>
      </w:pPr>
      <w:r>
        <w:t>Reading from nlp_sds_family</w:t>
      </w:r>
    </w:p>
    <w:p w14:paraId="190D355C" w14:textId="77777777" w:rsidR="00F07D35" w:rsidRPr="00B812BB" w:rsidRDefault="00F07D35" w:rsidP="00F07D35"/>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F07D35" w14:paraId="040BCCCA" w14:textId="77777777" w:rsidTr="00662164">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AC4B6DB" w14:textId="77777777" w:rsidR="00F07D35" w:rsidRDefault="00F07D35" w:rsidP="00662164">
            <w:pPr>
              <w:ind w:left="20"/>
            </w:pPr>
            <w:r>
              <w:rPr>
                <w:shd w:val="clear" w:color="auto" w:fill="AAAAFF"/>
              </w:rPr>
              <w:lastRenderedPageBreak/>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7A7BE62" w14:textId="77777777" w:rsidR="00F07D35" w:rsidRDefault="00F07D35" w:rsidP="00662164">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93F92BC" w14:textId="77777777" w:rsidR="00F07D35" w:rsidRDefault="00F07D35" w:rsidP="00662164">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6ED2E07" w14:textId="77777777" w:rsidR="00F07D35" w:rsidRDefault="00F07D35" w:rsidP="00662164">
            <w:pPr>
              <w:ind w:left="20"/>
            </w:pPr>
            <w:r>
              <w:rPr>
                <w:shd w:val="clear" w:color="auto" w:fill="AAAAFF"/>
              </w:rPr>
              <w:t>Comment</w:t>
            </w:r>
          </w:p>
        </w:tc>
      </w:tr>
      <w:tr w:rsidR="00F07D35" w14:paraId="08404089"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3BC19CE" w14:textId="77777777" w:rsidR="00F07D35" w:rsidRDefault="00F07D35" w:rsidP="00662164">
            <w:pPr>
              <w:ind w:left="20"/>
            </w:pPr>
            <w:r>
              <w:t>Note_id</w:t>
            </w:r>
          </w:p>
        </w:tc>
        <w:tc>
          <w:tcPr>
            <w:tcW w:w="1485" w:type="dxa"/>
            <w:tcBorders>
              <w:bottom w:val="single" w:sz="8" w:space="0" w:color="000000"/>
              <w:right w:val="single" w:sz="8" w:space="0" w:color="000000"/>
            </w:tcBorders>
            <w:tcMar>
              <w:top w:w="100" w:type="dxa"/>
              <w:left w:w="20" w:type="dxa"/>
              <w:bottom w:w="100" w:type="dxa"/>
              <w:right w:w="20" w:type="dxa"/>
            </w:tcMar>
          </w:tcPr>
          <w:p w14:paraId="7236C50E" w14:textId="77777777" w:rsidR="00F07D35" w:rsidRDefault="00F07D35" w:rsidP="00662164">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3A32A665" w14:textId="77777777" w:rsidR="00F07D35" w:rsidRDefault="00F07D35"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426315B" w14:textId="77777777" w:rsidR="00F07D35" w:rsidRDefault="00F07D35" w:rsidP="00662164">
            <w:pPr>
              <w:ind w:left="20"/>
            </w:pPr>
            <w:r>
              <w:t xml:space="preserve"> </w:t>
            </w:r>
          </w:p>
        </w:tc>
      </w:tr>
      <w:tr w:rsidR="00F07D35" w14:paraId="7D8A9BA0"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F87E65" w14:textId="77777777" w:rsidR="00F07D35" w:rsidRDefault="00F07D35" w:rsidP="00662164">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0F15AC21" w14:textId="77777777" w:rsidR="00F07D35" w:rsidRDefault="00F07D35" w:rsidP="00662164">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4D7933BF" w14:textId="77777777" w:rsidR="00F07D35" w:rsidRDefault="00F07D35"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DC30459" w14:textId="77777777" w:rsidR="00F07D35" w:rsidRDefault="00F07D35" w:rsidP="00662164">
            <w:pPr>
              <w:ind w:left="20"/>
            </w:pPr>
            <w:r>
              <w:t xml:space="preserve"> </w:t>
            </w:r>
          </w:p>
        </w:tc>
      </w:tr>
      <w:tr w:rsidR="00F07D35" w14:paraId="6BA484C7"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814C66" w14:textId="77777777" w:rsidR="00F07D35" w:rsidRDefault="00F07D35" w:rsidP="00662164">
            <w:pPr>
              <w:ind w:left="20"/>
            </w:pPr>
            <w:r>
              <w:t>note_date</w:t>
            </w:r>
          </w:p>
        </w:tc>
        <w:tc>
          <w:tcPr>
            <w:tcW w:w="1485" w:type="dxa"/>
            <w:tcBorders>
              <w:bottom w:val="single" w:sz="8" w:space="0" w:color="000000"/>
              <w:right w:val="single" w:sz="8" w:space="0" w:color="000000"/>
            </w:tcBorders>
            <w:tcMar>
              <w:top w:w="100" w:type="dxa"/>
              <w:left w:w="20" w:type="dxa"/>
              <w:bottom w:w="100" w:type="dxa"/>
              <w:right w:w="20" w:type="dxa"/>
            </w:tcMar>
          </w:tcPr>
          <w:p w14:paraId="005CC7E4" w14:textId="77777777" w:rsidR="00F07D35" w:rsidRDefault="00F07D35" w:rsidP="00662164">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026D1959" w14:textId="77777777" w:rsidR="00F07D35" w:rsidRDefault="00F07D35"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E72228F" w14:textId="77777777" w:rsidR="00F07D35" w:rsidRDefault="00F07D35" w:rsidP="00662164">
            <w:pPr>
              <w:ind w:left="20"/>
            </w:pPr>
            <w:r>
              <w:t xml:space="preserve"> </w:t>
            </w:r>
          </w:p>
        </w:tc>
      </w:tr>
      <w:tr w:rsidR="00F07D35" w14:paraId="442274CD"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86B321" w14:textId="77777777" w:rsidR="00F07D35" w:rsidRDefault="00F07D35" w:rsidP="00662164">
            <w:pPr>
              <w:ind w:left="20"/>
            </w:pPr>
            <w:r>
              <w:t>Note_datetime</w:t>
            </w:r>
          </w:p>
        </w:tc>
        <w:tc>
          <w:tcPr>
            <w:tcW w:w="1485" w:type="dxa"/>
            <w:tcBorders>
              <w:bottom w:val="single" w:sz="8" w:space="0" w:color="000000"/>
              <w:right w:val="single" w:sz="8" w:space="0" w:color="000000"/>
            </w:tcBorders>
            <w:tcMar>
              <w:top w:w="100" w:type="dxa"/>
              <w:left w:w="20" w:type="dxa"/>
              <w:bottom w:w="100" w:type="dxa"/>
              <w:right w:w="20" w:type="dxa"/>
            </w:tcMar>
          </w:tcPr>
          <w:p w14:paraId="4792B95A" w14:textId="77777777" w:rsidR="00F07D35" w:rsidRDefault="00F07D35" w:rsidP="00662164">
            <w:pPr>
              <w:ind w:left="20"/>
            </w:pPr>
          </w:p>
        </w:tc>
        <w:tc>
          <w:tcPr>
            <w:tcW w:w="3870" w:type="dxa"/>
            <w:tcBorders>
              <w:bottom w:val="single" w:sz="8" w:space="0" w:color="000000"/>
              <w:right w:val="single" w:sz="8" w:space="0" w:color="000000"/>
            </w:tcBorders>
            <w:tcMar>
              <w:top w:w="100" w:type="dxa"/>
              <w:left w:w="20" w:type="dxa"/>
              <w:bottom w:w="100" w:type="dxa"/>
              <w:right w:w="20" w:type="dxa"/>
            </w:tcMar>
          </w:tcPr>
          <w:p w14:paraId="62DD8CA8" w14:textId="77777777" w:rsidR="00F07D35" w:rsidRDefault="00F07D3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869F680" w14:textId="77777777" w:rsidR="00F07D35" w:rsidRDefault="00F07D35" w:rsidP="00662164">
            <w:pPr>
              <w:ind w:left="20"/>
            </w:pPr>
          </w:p>
        </w:tc>
      </w:tr>
      <w:tr w:rsidR="00F07D35" w14:paraId="4C26BC38"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8E7B050" w14:textId="77777777" w:rsidR="00F07D35" w:rsidRDefault="00F07D35" w:rsidP="00662164">
            <w:pPr>
              <w:ind w:left="20"/>
            </w:pPr>
            <w:r>
              <w:t>Note_type_concept_id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6B63F714" w14:textId="77777777" w:rsidR="00F07D35" w:rsidRDefault="00F07D35" w:rsidP="00662164">
            <w:pPr>
              <w:ind w:left="20"/>
            </w:pPr>
            <w:r>
              <w:rPr>
                <w:rFonts w:ascii="HelveticaNeue" w:hAnsi="HelveticaNeue"/>
                <w:color w:val="464646"/>
                <w:sz w:val="20"/>
                <w:szCs w:val="20"/>
                <w:shd w:val="clear" w:color="auto" w:fill="F6F6F6"/>
              </w:rPr>
              <w:t>44814645</w:t>
            </w:r>
          </w:p>
        </w:tc>
        <w:tc>
          <w:tcPr>
            <w:tcW w:w="3870" w:type="dxa"/>
            <w:tcBorders>
              <w:bottom w:val="single" w:sz="8" w:space="0" w:color="000000"/>
              <w:right w:val="single" w:sz="8" w:space="0" w:color="000000"/>
            </w:tcBorders>
            <w:tcMar>
              <w:top w:w="100" w:type="dxa"/>
              <w:left w:w="20" w:type="dxa"/>
              <w:bottom w:w="100" w:type="dxa"/>
              <w:right w:w="20" w:type="dxa"/>
            </w:tcMar>
          </w:tcPr>
          <w:p w14:paraId="750AAA95" w14:textId="77777777" w:rsidR="00F07D35" w:rsidRDefault="00F07D35" w:rsidP="00662164">
            <w:pPr>
              <w:ind w:left="20"/>
            </w:pPr>
            <w:r>
              <w:t>Note – note type concept</w:t>
            </w:r>
          </w:p>
        </w:tc>
        <w:tc>
          <w:tcPr>
            <w:tcW w:w="990" w:type="dxa"/>
            <w:tcBorders>
              <w:bottom w:val="single" w:sz="8" w:space="0" w:color="000000"/>
              <w:right w:val="single" w:sz="8" w:space="0" w:color="000000"/>
            </w:tcBorders>
            <w:tcMar>
              <w:top w:w="100" w:type="dxa"/>
              <w:left w:w="20" w:type="dxa"/>
              <w:bottom w:w="100" w:type="dxa"/>
              <w:right w:w="20" w:type="dxa"/>
            </w:tcMar>
          </w:tcPr>
          <w:p w14:paraId="353EFAC2" w14:textId="77777777" w:rsidR="00F07D35" w:rsidRDefault="00F07D35" w:rsidP="00662164">
            <w:pPr>
              <w:ind w:left="20"/>
            </w:pPr>
          </w:p>
        </w:tc>
      </w:tr>
      <w:tr w:rsidR="00F07D35" w14:paraId="51DC509D"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50F7EB9" w14:textId="77777777" w:rsidR="00F07D35" w:rsidRDefault="00F07D35" w:rsidP="00662164">
            <w:pPr>
              <w:ind w:left="20"/>
            </w:pPr>
            <w:r>
              <w:t>Note_class_concept_id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E7D3289" w14:textId="77777777" w:rsidR="00F07D35" w:rsidRDefault="00F07D35" w:rsidP="00662164">
            <w:pPr>
              <w:ind w:left="20"/>
            </w:pPr>
            <w:r w:rsidRPr="00CD4C8B">
              <w:t>44817649</w:t>
            </w:r>
          </w:p>
        </w:tc>
        <w:tc>
          <w:tcPr>
            <w:tcW w:w="3870" w:type="dxa"/>
            <w:tcBorders>
              <w:bottom w:val="single" w:sz="8" w:space="0" w:color="000000"/>
              <w:right w:val="single" w:sz="8" w:space="0" w:color="000000"/>
            </w:tcBorders>
            <w:tcMar>
              <w:top w:w="100" w:type="dxa"/>
              <w:left w:w="20" w:type="dxa"/>
              <w:bottom w:w="100" w:type="dxa"/>
              <w:right w:w="20" w:type="dxa"/>
            </w:tcMar>
          </w:tcPr>
          <w:p w14:paraId="64087581" w14:textId="77777777" w:rsidR="00F07D35" w:rsidRDefault="00F07D35" w:rsidP="00662164">
            <w:pPr>
              <w:ind w:left="20"/>
            </w:pPr>
            <w:r>
              <w:t>Plan of care and summary note</w:t>
            </w:r>
          </w:p>
        </w:tc>
        <w:tc>
          <w:tcPr>
            <w:tcW w:w="990" w:type="dxa"/>
            <w:tcBorders>
              <w:bottom w:val="single" w:sz="8" w:space="0" w:color="000000"/>
              <w:right w:val="single" w:sz="8" w:space="0" w:color="000000"/>
            </w:tcBorders>
            <w:tcMar>
              <w:top w:w="100" w:type="dxa"/>
              <w:left w:w="20" w:type="dxa"/>
              <w:bottom w:w="100" w:type="dxa"/>
              <w:right w:w="20" w:type="dxa"/>
            </w:tcMar>
          </w:tcPr>
          <w:p w14:paraId="3390B77F" w14:textId="77777777" w:rsidR="00F07D35" w:rsidRDefault="00F07D35" w:rsidP="00662164">
            <w:pPr>
              <w:ind w:left="20"/>
            </w:pPr>
            <w:r>
              <w:t xml:space="preserve"> </w:t>
            </w:r>
          </w:p>
        </w:tc>
      </w:tr>
      <w:tr w:rsidR="00F07D35" w14:paraId="7CAB60C1"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C0D69D6" w14:textId="77777777" w:rsidR="00F07D35" w:rsidRDefault="00F07D35" w:rsidP="00662164">
            <w:pPr>
              <w:ind w:left="20"/>
            </w:pPr>
            <w:r>
              <w:t>Note_title</w:t>
            </w:r>
          </w:p>
        </w:tc>
        <w:tc>
          <w:tcPr>
            <w:tcW w:w="1485" w:type="dxa"/>
            <w:tcBorders>
              <w:bottom w:val="single" w:sz="8" w:space="0" w:color="000000"/>
              <w:right w:val="single" w:sz="8" w:space="0" w:color="000000"/>
            </w:tcBorders>
            <w:tcMar>
              <w:top w:w="100" w:type="dxa"/>
              <w:left w:w="20" w:type="dxa"/>
              <w:bottom w:w="100" w:type="dxa"/>
              <w:right w:w="20" w:type="dxa"/>
            </w:tcMar>
          </w:tcPr>
          <w:p w14:paraId="79A1DF33" w14:textId="71315891" w:rsidR="00F07D35" w:rsidRDefault="00F07D35" w:rsidP="00662164">
            <w:pPr>
              <w:ind w:left="20"/>
            </w:pPr>
            <w:r>
              <w:t>‘NLP_SDS_FAMILY’</w:t>
            </w:r>
          </w:p>
        </w:tc>
        <w:tc>
          <w:tcPr>
            <w:tcW w:w="3870" w:type="dxa"/>
            <w:tcBorders>
              <w:bottom w:val="single" w:sz="8" w:space="0" w:color="000000"/>
              <w:right w:val="single" w:sz="8" w:space="0" w:color="000000"/>
            </w:tcBorders>
            <w:tcMar>
              <w:top w:w="100" w:type="dxa"/>
              <w:left w:w="20" w:type="dxa"/>
              <w:bottom w:w="100" w:type="dxa"/>
              <w:right w:w="20" w:type="dxa"/>
            </w:tcMar>
          </w:tcPr>
          <w:p w14:paraId="51FCAB07" w14:textId="77777777" w:rsidR="00F07D35" w:rsidRDefault="00F07D35" w:rsidP="00662164">
            <w:pPr>
              <w:ind w:left="20"/>
            </w:pPr>
            <w:r>
              <w:t xml:space="preserve"> Store the name of the table of origin</w:t>
            </w:r>
          </w:p>
        </w:tc>
        <w:tc>
          <w:tcPr>
            <w:tcW w:w="990" w:type="dxa"/>
            <w:tcBorders>
              <w:bottom w:val="single" w:sz="8" w:space="0" w:color="000000"/>
              <w:right w:val="single" w:sz="8" w:space="0" w:color="000000"/>
            </w:tcBorders>
            <w:tcMar>
              <w:top w:w="100" w:type="dxa"/>
              <w:left w:w="20" w:type="dxa"/>
              <w:bottom w:w="100" w:type="dxa"/>
              <w:right w:w="20" w:type="dxa"/>
            </w:tcMar>
          </w:tcPr>
          <w:p w14:paraId="6539FCFD" w14:textId="77777777" w:rsidR="00F07D35" w:rsidRDefault="00F07D35" w:rsidP="00662164">
            <w:pPr>
              <w:ind w:left="20"/>
            </w:pPr>
            <w:r>
              <w:t xml:space="preserve"> </w:t>
            </w:r>
          </w:p>
        </w:tc>
      </w:tr>
      <w:tr w:rsidR="00F07D35" w14:paraId="06CCC76A"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5ABCD10" w14:textId="77777777" w:rsidR="00F07D35" w:rsidRDefault="00F07D35" w:rsidP="00662164">
            <w:pPr>
              <w:ind w:left="20"/>
            </w:pPr>
            <w:r>
              <w:t>Note_text</w:t>
            </w:r>
          </w:p>
        </w:tc>
        <w:tc>
          <w:tcPr>
            <w:tcW w:w="1485" w:type="dxa"/>
            <w:tcBorders>
              <w:bottom w:val="single" w:sz="8" w:space="0" w:color="000000"/>
              <w:right w:val="single" w:sz="8" w:space="0" w:color="000000"/>
            </w:tcBorders>
            <w:tcMar>
              <w:top w:w="100" w:type="dxa"/>
              <w:left w:w="20" w:type="dxa"/>
              <w:bottom w:w="100" w:type="dxa"/>
              <w:right w:w="20" w:type="dxa"/>
            </w:tcMar>
          </w:tcPr>
          <w:p w14:paraId="22EC633D" w14:textId="1D50674F" w:rsidR="00F07D35" w:rsidRDefault="00F07D35" w:rsidP="00F07D35">
            <w:pPr>
              <w:ind w:left="20"/>
            </w:pPr>
            <w:r>
              <w:t>sds_term</w:t>
            </w:r>
          </w:p>
          <w:p w14:paraId="17E2D0D4" w14:textId="77777777" w:rsidR="00F07D35" w:rsidRDefault="00F07D35" w:rsidP="00F9244E">
            <w:pPr>
              <w:ind w:left="20"/>
            </w:pPr>
            <w:r>
              <w:t>sds_location sds_family_member</w:t>
            </w:r>
          </w:p>
          <w:p w14:paraId="7C2C0D19" w14:textId="014A57C0" w:rsidR="00F07D35" w:rsidRDefault="00F07D35" w:rsidP="00F9244E">
            <w:pPr>
              <w:ind w:left="20"/>
            </w:pPr>
            <w:r>
              <w:t>sds_sentiment</w:t>
            </w:r>
          </w:p>
        </w:tc>
        <w:tc>
          <w:tcPr>
            <w:tcW w:w="3870" w:type="dxa"/>
            <w:tcBorders>
              <w:bottom w:val="single" w:sz="8" w:space="0" w:color="000000"/>
              <w:right w:val="single" w:sz="8" w:space="0" w:color="000000"/>
            </w:tcBorders>
            <w:tcMar>
              <w:top w:w="100" w:type="dxa"/>
              <w:left w:w="20" w:type="dxa"/>
              <w:bottom w:w="100" w:type="dxa"/>
              <w:right w:w="20" w:type="dxa"/>
            </w:tcMar>
          </w:tcPr>
          <w:p w14:paraId="40FF6DB8" w14:textId="77777777" w:rsidR="00F07D35" w:rsidRDefault="00F07D35" w:rsidP="00662164">
            <w:pPr>
              <w:ind w:left="20"/>
            </w:pPr>
            <w:r>
              <w:t>Format as a single string by concatenating as a set of name value pairs. The resulting text should look like:</w:t>
            </w:r>
          </w:p>
          <w:p w14:paraId="22210C94" w14:textId="77777777" w:rsidR="00F07D35" w:rsidRDefault="00F07D35" w:rsidP="00662164">
            <w:pPr>
              <w:ind w:left="20"/>
            </w:pPr>
          </w:p>
          <w:p w14:paraId="68EC5059" w14:textId="29020B60" w:rsidR="00F07D35" w:rsidRDefault="00F07D35" w:rsidP="00662164">
            <w:pPr>
              <w:ind w:left="20"/>
            </w:pPr>
            <w:r>
              <w:t>term:&lt;sds_term</w:t>
            </w:r>
            <w:proofErr w:type="gramStart"/>
            <w:r>
              <w:t>&gt;;location</w:t>
            </w:r>
            <w:proofErr w:type="gramEnd"/>
            <w:r>
              <w:t xml:space="preserve">: &lt;sds_location&gt;; family_member:&lt;sds_family_member&gt;; sentiment:&lt;sds_sentiment&gt; </w:t>
            </w:r>
          </w:p>
          <w:p w14:paraId="4CD34437" w14:textId="77777777" w:rsidR="00F07D35" w:rsidRDefault="00F07D35" w:rsidP="00662164">
            <w:pPr>
              <w:ind w:left="20"/>
            </w:pPr>
          </w:p>
          <w:p w14:paraId="5FECE2AC" w14:textId="77777777" w:rsidR="00F07D35" w:rsidRDefault="00F07D35" w:rsidP="00662164">
            <w:pPr>
              <w:ind w:left="20"/>
            </w:pPr>
            <w:r>
              <w:t>This may require truncation of the string on MPP platforms since the resulting string could be quite long.</w:t>
            </w:r>
          </w:p>
        </w:tc>
        <w:tc>
          <w:tcPr>
            <w:tcW w:w="990" w:type="dxa"/>
            <w:tcBorders>
              <w:bottom w:val="single" w:sz="8" w:space="0" w:color="000000"/>
              <w:right w:val="single" w:sz="8" w:space="0" w:color="000000"/>
            </w:tcBorders>
            <w:tcMar>
              <w:top w:w="100" w:type="dxa"/>
              <w:left w:w="20" w:type="dxa"/>
              <w:bottom w:w="100" w:type="dxa"/>
              <w:right w:w="20" w:type="dxa"/>
            </w:tcMar>
          </w:tcPr>
          <w:p w14:paraId="1DC0C185" w14:textId="77777777" w:rsidR="00F07D35" w:rsidRDefault="00F07D35" w:rsidP="00662164">
            <w:pPr>
              <w:ind w:left="20"/>
            </w:pPr>
            <w:r>
              <w:t xml:space="preserve"> </w:t>
            </w:r>
          </w:p>
        </w:tc>
      </w:tr>
      <w:tr w:rsidR="00F07D35" w14:paraId="43EFB92E"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0AD48B" w14:textId="77777777" w:rsidR="00F07D35" w:rsidRDefault="00F07D35" w:rsidP="00662164">
            <w:pPr>
              <w:ind w:left="20"/>
            </w:pPr>
            <w:r>
              <w:t>Encoding_concept_id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2F88CAB0" w14:textId="77777777" w:rsidR="00F07D35" w:rsidRDefault="00F07D35" w:rsidP="00662164">
            <w:pPr>
              <w:ind w:left="20"/>
            </w:pPr>
            <w:r>
              <w:t>0</w:t>
            </w:r>
          </w:p>
        </w:tc>
        <w:tc>
          <w:tcPr>
            <w:tcW w:w="3870" w:type="dxa"/>
            <w:tcBorders>
              <w:bottom w:val="single" w:sz="8" w:space="0" w:color="000000"/>
              <w:right w:val="single" w:sz="8" w:space="0" w:color="000000"/>
            </w:tcBorders>
            <w:tcMar>
              <w:top w:w="100" w:type="dxa"/>
              <w:left w:w="20" w:type="dxa"/>
              <w:bottom w:w="100" w:type="dxa"/>
              <w:right w:w="20" w:type="dxa"/>
            </w:tcMar>
          </w:tcPr>
          <w:p w14:paraId="2DD494E2" w14:textId="77777777" w:rsidR="00F07D35" w:rsidRDefault="00F07D3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4F607EDD" w14:textId="77777777" w:rsidR="00F07D35" w:rsidRDefault="00F07D35" w:rsidP="00662164">
            <w:pPr>
              <w:ind w:left="20"/>
            </w:pPr>
          </w:p>
        </w:tc>
      </w:tr>
      <w:tr w:rsidR="00F07D35" w14:paraId="015138CF"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E9FEBD5" w14:textId="77777777" w:rsidR="00F07D35" w:rsidRDefault="00F07D35" w:rsidP="00662164">
            <w:pPr>
              <w:ind w:left="20"/>
            </w:pPr>
            <w:r>
              <w:t>Language_concept_id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8272737" w14:textId="77777777" w:rsidR="00F07D35" w:rsidRDefault="00F07D35" w:rsidP="00662164">
            <w:pPr>
              <w:ind w:left="20"/>
            </w:pPr>
            <w:r w:rsidRPr="00743AD2">
              <w:t>40639387</w:t>
            </w:r>
          </w:p>
        </w:tc>
        <w:tc>
          <w:tcPr>
            <w:tcW w:w="3870" w:type="dxa"/>
            <w:tcBorders>
              <w:bottom w:val="single" w:sz="8" w:space="0" w:color="000000"/>
              <w:right w:val="single" w:sz="8" w:space="0" w:color="000000"/>
            </w:tcBorders>
            <w:tcMar>
              <w:top w:w="100" w:type="dxa"/>
              <w:left w:w="20" w:type="dxa"/>
              <w:bottom w:w="100" w:type="dxa"/>
              <w:right w:w="20" w:type="dxa"/>
            </w:tcMar>
          </w:tcPr>
          <w:p w14:paraId="511844D8" w14:textId="77777777" w:rsidR="00F07D35" w:rsidRDefault="00F07D35" w:rsidP="00662164">
            <w:pPr>
              <w:ind w:left="20"/>
            </w:pPr>
            <w:r w:rsidRPr="00743AD2">
              <w:t>US English</w:t>
            </w:r>
          </w:p>
        </w:tc>
        <w:tc>
          <w:tcPr>
            <w:tcW w:w="990" w:type="dxa"/>
            <w:tcBorders>
              <w:bottom w:val="single" w:sz="8" w:space="0" w:color="000000"/>
              <w:right w:val="single" w:sz="8" w:space="0" w:color="000000"/>
            </w:tcBorders>
            <w:tcMar>
              <w:top w:w="100" w:type="dxa"/>
              <w:left w:w="20" w:type="dxa"/>
              <w:bottom w:w="100" w:type="dxa"/>
              <w:right w:w="20" w:type="dxa"/>
            </w:tcMar>
          </w:tcPr>
          <w:p w14:paraId="2B15E079" w14:textId="77777777" w:rsidR="00F07D35" w:rsidRDefault="00F07D35" w:rsidP="00662164">
            <w:pPr>
              <w:ind w:left="20"/>
            </w:pPr>
          </w:p>
        </w:tc>
      </w:tr>
      <w:tr w:rsidR="00F07D35" w14:paraId="126DA1B6"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FD0F2E" w14:textId="77777777" w:rsidR="00F07D35" w:rsidRDefault="00F07D35" w:rsidP="00662164">
            <w:pPr>
              <w:ind w:left="20"/>
            </w:pPr>
            <w:r>
              <w:lastRenderedPageBreak/>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3E3C111C" w14:textId="77777777" w:rsidR="00F07D35" w:rsidRDefault="00F07D35"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21692365" w14:textId="77777777" w:rsidR="00F07D35" w:rsidRDefault="00F07D35" w:rsidP="00662164">
            <w:pPr>
              <w:ind w:left="20"/>
            </w:pPr>
            <w:r>
              <w:t>Links the encounter back to the encounter_provider table. Then use the cooresponding provider ID.</w:t>
            </w:r>
          </w:p>
        </w:tc>
        <w:tc>
          <w:tcPr>
            <w:tcW w:w="990" w:type="dxa"/>
            <w:tcBorders>
              <w:bottom w:val="single" w:sz="8" w:space="0" w:color="000000"/>
              <w:right w:val="single" w:sz="8" w:space="0" w:color="000000"/>
            </w:tcBorders>
            <w:tcMar>
              <w:top w:w="100" w:type="dxa"/>
              <w:left w:w="20" w:type="dxa"/>
              <w:bottom w:w="100" w:type="dxa"/>
              <w:right w:w="20" w:type="dxa"/>
            </w:tcMar>
          </w:tcPr>
          <w:p w14:paraId="597FAF1C" w14:textId="77777777" w:rsidR="00F07D35" w:rsidRDefault="00F07D35" w:rsidP="00662164">
            <w:pPr>
              <w:ind w:left="20"/>
            </w:pPr>
            <w:r>
              <w:rPr>
                <w:sz w:val="18"/>
                <w:szCs w:val="18"/>
              </w:rPr>
              <w:t>To avoid duplication, apply the same logic described when transforming the encounter table to visit_occurrence above.</w:t>
            </w:r>
          </w:p>
        </w:tc>
      </w:tr>
      <w:tr w:rsidR="00F07D35" w14:paraId="7309C76A"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2E1831C" w14:textId="77777777" w:rsidR="00F07D35" w:rsidRDefault="00F07D35" w:rsidP="00662164">
            <w:pPr>
              <w:ind w:left="20"/>
            </w:pPr>
            <w:r>
              <w:t>Note_source_value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706F814A" w14:textId="77777777" w:rsidR="00F07D35" w:rsidRDefault="00F07D35" w:rsidP="00662164">
            <w:pPr>
              <w:ind w:left="20"/>
            </w:pPr>
            <w:r>
              <w:t xml:space="preserve">Note_section </w:t>
            </w:r>
          </w:p>
        </w:tc>
        <w:tc>
          <w:tcPr>
            <w:tcW w:w="3870" w:type="dxa"/>
            <w:tcBorders>
              <w:bottom w:val="single" w:sz="8" w:space="0" w:color="000000"/>
              <w:right w:val="single" w:sz="8" w:space="0" w:color="000000"/>
            </w:tcBorders>
            <w:tcMar>
              <w:top w:w="100" w:type="dxa"/>
              <w:left w:w="20" w:type="dxa"/>
              <w:bottom w:w="100" w:type="dxa"/>
              <w:right w:w="20" w:type="dxa"/>
            </w:tcMar>
          </w:tcPr>
          <w:p w14:paraId="00BFF5F6" w14:textId="77777777" w:rsidR="00F07D35" w:rsidRDefault="00F07D3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5F4B9E6E" w14:textId="77777777" w:rsidR="00F07D35" w:rsidRDefault="00F07D35" w:rsidP="00662164">
            <w:pPr>
              <w:ind w:left="20"/>
            </w:pPr>
          </w:p>
        </w:tc>
      </w:tr>
      <w:tr w:rsidR="00F07D35" w14:paraId="0843383B"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9341090" w14:textId="77777777" w:rsidR="00F07D35" w:rsidRDefault="00F07D35" w:rsidP="00662164">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3D6C433F" w14:textId="77777777" w:rsidR="00F07D35" w:rsidRDefault="00F07D35"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7D5CA70B" w14:textId="77777777" w:rsidR="00F07D35" w:rsidRDefault="00F07D3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681450F" w14:textId="77777777" w:rsidR="00F07D35" w:rsidRDefault="00F07D35" w:rsidP="00662164">
            <w:pPr>
              <w:ind w:left="20"/>
            </w:pPr>
          </w:p>
        </w:tc>
      </w:tr>
    </w:tbl>
    <w:p w14:paraId="15D0D281" w14:textId="77777777" w:rsidR="00F07D35" w:rsidRPr="00B812BB" w:rsidRDefault="00F07D35" w:rsidP="00F07D35"/>
    <w:p w14:paraId="05DF97ED" w14:textId="77777777" w:rsidR="00D7244D" w:rsidRPr="00B812BB" w:rsidRDefault="00D7244D" w:rsidP="00F9244E"/>
    <w:p w14:paraId="695A84EF" w14:textId="77777777" w:rsidR="00AB0492" w:rsidRDefault="00B554AB">
      <w:pPr>
        <w:pStyle w:val="Heading2"/>
      </w:pPr>
      <w:r>
        <w:t>Table name: device_exposure</w:t>
      </w:r>
    </w:p>
    <w:p w14:paraId="50AAA94D" w14:textId="77777777" w:rsidR="00AB0492" w:rsidRDefault="00AB0492"/>
    <w:p w14:paraId="3E2DDF11" w14:textId="77777777" w:rsidR="00AB0492" w:rsidRDefault="00B554AB">
      <w:pPr>
        <w:pStyle w:val="Heading3"/>
      </w:pPr>
      <w:bookmarkStart w:id="440" w:name="_og0i51kjhynl" w:colFirst="0" w:colLast="0"/>
      <w:bookmarkEnd w:id="440"/>
      <w:r>
        <w:t>Reading from procedure</w:t>
      </w:r>
    </w:p>
    <w:p w14:paraId="00D35ED4" w14:textId="77777777" w:rsidR="00AB0492" w:rsidRDefault="00AB0492"/>
    <w:p w14:paraId="47E9A1B7" w14:textId="77777777" w:rsidR="00AB0492" w:rsidRDefault="00B554AB">
      <w:r>
        <w:rPr>
          <w:noProof/>
        </w:rPr>
        <w:drawing>
          <wp:inline distT="114300" distB="114300" distL="114300" distR="114300" wp14:anchorId="7CE87994" wp14:editId="7D8D22E4">
            <wp:extent cx="5715000" cy="3171825"/>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715000" cy="3171825"/>
                    </a:xfrm>
                    <a:prstGeom prst="rect">
                      <a:avLst/>
                    </a:prstGeom>
                    <a:ln/>
                  </pic:spPr>
                </pic:pic>
              </a:graphicData>
            </a:graphic>
          </wp:inline>
        </w:drawing>
      </w:r>
    </w:p>
    <w:p w14:paraId="68EDB3E2" w14:textId="77777777" w:rsidR="00AB0492" w:rsidRDefault="00B554AB">
      <w:r>
        <w:rPr>
          <w:noProof/>
        </w:rPr>
        <w:lastRenderedPageBreak/>
        <w:drawing>
          <wp:inline distT="0" distB="0" distL="0" distR="0" wp14:anchorId="2A80760C" wp14:editId="1D3D6F85">
            <wp:extent cx="5715000" cy="171450"/>
            <wp:effectExtent l="0" t="0" r="0" b="0"/>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7"/>
                    <a:srcRect/>
                    <a:stretch>
                      <a:fillRect/>
                    </a:stretch>
                  </pic:blipFill>
                  <pic:spPr>
                    <a:xfrm>
                      <a:off x="0" y="0"/>
                      <a:ext cx="5715000" cy="171450"/>
                    </a:xfrm>
                    <a:prstGeom prst="rect">
                      <a:avLst/>
                    </a:prstGeom>
                    <a:ln/>
                  </pic:spPr>
                </pic:pic>
              </a:graphicData>
            </a:graphic>
          </wp:inline>
        </w:drawing>
      </w:r>
    </w:p>
    <w:tbl>
      <w:tblPr>
        <w:tblStyle w:val="af1"/>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565"/>
        <w:gridCol w:w="1110"/>
        <w:gridCol w:w="1440"/>
        <w:gridCol w:w="4860"/>
      </w:tblGrid>
      <w:tr w:rsidR="00AB0492" w14:paraId="67EF58F1" w14:textId="77777777">
        <w:tc>
          <w:tcPr>
            <w:tcW w:w="2565" w:type="dxa"/>
            <w:shd w:val="clear" w:color="auto" w:fill="AAAAFF"/>
          </w:tcPr>
          <w:p w14:paraId="021AD892" w14:textId="77777777" w:rsidR="00AB0492" w:rsidRDefault="00B554AB">
            <w:r>
              <w:t>Destination Field</w:t>
            </w:r>
          </w:p>
        </w:tc>
        <w:tc>
          <w:tcPr>
            <w:tcW w:w="1110" w:type="dxa"/>
            <w:shd w:val="clear" w:color="auto" w:fill="AAAAFF"/>
          </w:tcPr>
          <w:p w14:paraId="5AF308FE" w14:textId="77777777" w:rsidR="00AB0492" w:rsidRDefault="00B554AB">
            <w:r>
              <w:t>Source Field</w:t>
            </w:r>
          </w:p>
        </w:tc>
        <w:tc>
          <w:tcPr>
            <w:tcW w:w="1440" w:type="dxa"/>
            <w:shd w:val="clear" w:color="auto" w:fill="AAAAFF"/>
          </w:tcPr>
          <w:p w14:paraId="38ACDBB5" w14:textId="77777777" w:rsidR="00AB0492" w:rsidRDefault="00B554AB">
            <w:r>
              <w:t>Logic</w:t>
            </w:r>
          </w:p>
        </w:tc>
        <w:tc>
          <w:tcPr>
            <w:tcW w:w="4860" w:type="dxa"/>
            <w:shd w:val="clear" w:color="auto" w:fill="AAAAFF"/>
          </w:tcPr>
          <w:p w14:paraId="5A757AA8" w14:textId="77777777" w:rsidR="00AB0492" w:rsidRDefault="00B554AB">
            <w:r>
              <w:t>Comment</w:t>
            </w:r>
          </w:p>
        </w:tc>
      </w:tr>
      <w:tr w:rsidR="00AB0492" w14:paraId="2A2D425D" w14:textId="77777777">
        <w:tc>
          <w:tcPr>
            <w:tcW w:w="2565" w:type="dxa"/>
          </w:tcPr>
          <w:p w14:paraId="6434148D" w14:textId="77777777" w:rsidR="00AB0492" w:rsidRDefault="00B554AB">
            <w:r>
              <w:rPr>
                <w:sz w:val="18"/>
                <w:szCs w:val="18"/>
              </w:rPr>
              <w:t>device_exposure_id</w:t>
            </w:r>
          </w:p>
        </w:tc>
        <w:tc>
          <w:tcPr>
            <w:tcW w:w="1110" w:type="dxa"/>
          </w:tcPr>
          <w:p w14:paraId="3D0560DB" w14:textId="77777777" w:rsidR="00AB0492" w:rsidRDefault="00AB0492"/>
        </w:tc>
        <w:tc>
          <w:tcPr>
            <w:tcW w:w="1440" w:type="dxa"/>
          </w:tcPr>
          <w:p w14:paraId="12618029" w14:textId="77777777" w:rsidR="00AB0492" w:rsidRDefault="00AB0492"/>
        </w:tc>
        <w:tc>
          <w:tcPr>
            <w:tcW w:w="4860" w:type="dxa"/>
          </w:tcPr>
          <w:p w14:paraId="417E6D20" w14:textId="77777777" w:rsidR="00AB0492" w:rsidRDefault="00B554AB">
            <w:r>
              <w:rPr>
                <w:sz w:val="18"/>
                <w:szCs w:val="18"/>
              </w:rPr>
              <w:t>Auto-incremented</w:t>
            </w:r>
          </w:p>
        </w:tc>
      </w:tr>
      <w:tr w:rsidR="00AB0492" w14:paraId="03C5C450" w14:textId="77777777">
        <w:tc>
          <w:tcPr>
            <w:tcW w:w="2565" w:type="dxa"/>
          </w:tcPr>
          <w:p w14:paraId="2557A62E" w14:textId="77777777" w:rsidR="00AB0492" w:rsidRDefault="00B554AB">
            <w:r>
              <w:rPr>
                <w:sz w:val="18"/>
                <w:szCs w:val="18"/>
              </w:rPr>
              <w:t>person_id</w:t>
            </w:r>
          </w:p>
        </w:tc>
        <w:tc>
          <w:tcPr>
            <w:tcW w:w="1110" w:type="dxa"/>
          </w:tcPr>
          <w:p w14:paraId="2E8EF5A0" w14:textId="77777777" w:rsidR="00AB0492" w:rsidRDefault="00B554AB">
            <w:r>
              <w:rPr>
                <w:sz w:val="18"/>
                <w:szCs w:val="18"/>
              </w:rPr>
              <w:t>ptid</w:t>
            </w:r>
          </w:p>
        </w:tc>
        <w:tc>
          <w:tcPr>
            <w:tcW w:w="1440" w:type="dxa"/>
          </w:tcPr>
          <w:p w14:paraId="3D71B678" w14:textId="77777777" w:rsidR="00AB0492" w:rsidRDefault="00AB0492"/>
        </w:tc>
        <w:tc>
          <w:tcPr>
            <w:tcW w:w="4860" w:type="dxa"/>
          </w:tcPr>
          <w:p w14:paraId="4E71EE0A" w14:textId="77777777" w:rsidR="00AB0492" w:rsidRDefault="00AB0492"/>
        </w:tc>
      </w:tr>
      <w:tr w:rsidR="00AB0492" w14:paraId="3992F2F7" w14:textId="77777777">
        <w:tc>
          <w:tcPr>
            <w:tcW w:w="2565" w:type="dxa"/>
          </w:tcPr>
          <w:p w14:paraId="5508D9E6" w14:textId="77777777" w:rsidR="00AB0492" w:rsidRDefault="00B554AB">
            <w:r>
              <w:rPr>
                <w:sz w:val="18"/>
                <w:szCs w:val="18"/>
              </w:rPr>
              <w:t>device_concept_id</w:t>
            </w:r>
          </w:p>
        </w:tc>
        <w:tc>
          <w:tcPr>
            <w:tcW w:w="1110" w:type="dxa"/>
          </w:tcPr>
          <w:p w14:paraId="4F9C262B" w14:textId="77777777" w:rsidR="00AB0492" w:rsidRDefault="00B554AB">
            <w:r>
              <w:rPr>
                <w:sz w:val="18"/>
                <w:szCs w:val="18"/>
              </w:rPr>
              <w:t>proc_code</w:t>
            </w:r>
          </w:p>
        </w:tc>
        <w:tc>
          <w:tcPr>
            <w:tcW w:w="1440" w:type="dxa"/>
          </w:tcPr>
          <w:p w14:paraId="347122C1" w14:textId="77777777" w:rsidR="00AB0492" w:rsidRDefault="00AB0492"/>
        </w:tc>
        <w:tc>
          <w:tcPr>
            <w:tcW w:w="4860" w:type="dxa"/>
          </w:tcPr>
          <w:p w14:paraId="734F0580" w14:textId="77777777" w:rsidR="00AB0492" w:rsidRDefault="00B554AB">
            <w:r>
              <w:rPr>
                <w:sz w:val="18"/>
                <w:szCs w:val="18"/>
              </w:rPr>
              <w:t>Domain_id = Device for those procedures that have device concepts in the proc_code (mainly HCPCS)</w:t>
            </w:r>
          </w:p>
        </w:tc>
      </w:tr>
      <w:tr w:rsidR="00AB0492" w14:paraId="114B47EC" w14:textId="77777777">
        <w:tc>
          <w:tcPr>
            <w:tcW w:w="2565" w:type="dxa"/>
          </w:tcPr>
          <w:p w14:paraId="557FC41F" w14:textId="77777777" w:rsidR="00AB0492" w:rsidRDefault="00B554AB">
            <w:r>
              <w:rPr>
                <w:sz w:val="18"/>
                <w:szCs w:val="18"/>
              </w:rPr>
              <w:t>device_exposure_start_date</w:t>
            </w:r>
          </w:p>
        </w:tc>
        <w:tc>
          <w:tcPr>
            <w:tcW w:w="1110" w:type="dxa"/>
          </w:tcPr>
          <w:p w14:paraId="2193C3A9" w14:textId="77777777" w:rsidR="00AB0492" w:rsidRDefault="00B554AB">
            <w:r>
              <w:rPr>
                <w:sz w:val="18"/>
                <w:szCs w:val="18"/>
              </w:rPr>
              <w:t>Proc_date</w:t>
            </w:r>
          </w:p>
        </w:tc>
        <w:tc>
          <w:tcPr>
            <w:tcW w:w="1440" w:type="dxa"/>
          </w:tcPr>
          <w:p w14:paraId="3CC60189" w14:textId="77777777" w:rsidR="00AB0492" w:rsidRDefault="00AB0492"/>
        </w:tc>
        <w:tc>
          <w:tcPr>
            <w:tcW w:w="4860" w:type="dxa"/>
          </w:tcPr>
          <w:p w14:paraId="1335C821" w14:textId="77777777" w:rsidR="00AB0492" w:rsidRDefault="00AB0492"/>
        </w:tc>
      </w:tr>
      <w:tr w:rsidR="00AB0492" w14:paraId="1D48B92C" w14:textId="77777777">
        <w:tc>
          <w:tcPr>
            <w:tcW w:w="2565" w:type="dxa"/>
          </w:tcPr>
          <w:p w14:paraId="1012E97A" w14:textId="77777777" w:rsidR="00AB0492" w:rsidRDefault="00B554AB">
            <w:r>
              <w:rPr>
                <w:sz w:val="18"/>
                <w:szCs w:val="18"/>
              </w:rPr>
              <w:t>device_exposure_end_date</w:t>
            </w:r>
          </w:p>
        </w:tc>
        <w:tc>
          <w:tcPr>
            <w:tcW w:w="1110" w:type="dxa"/>
          </w:tcPr>
          <w:p w14:paraId="40939E66" w14:textId="77777777" w:rsidR="00AB0492" w:rsidRDefault="00AB0492"/>
        </w:tc>
        <w:tc>
          <w:tcPr>
            <w:tcW w:w="1440" w:type="dxa"/>
          </w:tcPr>
          <w:p w14:paraId="7A3087EB" w14:textId="77777777" w:rsidR="00AB0492" w:rsidRDefault="00AB0492"/>
        </w:tc>
        <w:tc>
          <w:tcPr>
            <w:tcW w:w="4860" w:type="dxa"/>
          </w:tcPr>
          <w:p w14:paraId="32DB2C8C" w14:textId="77777777" w:rsidR="00AB0492" w:rsidRDefault="00AB0492"/>
        </w:tc>
      </w:tr>
      <w:tr w:rsidR="00AB0492" w14:paraId="72448E18" w14:textId="77777777">
        <w:tc>
          <w:tcPr>
            <w:tcW w:w="2565" w:type="dxa"/>
          </w:tcPr>
          <w:p w14:paraId="09F49D50" w14:textId="77777777" w:rsidR="00AB0492" w:rsidRDefault="00B554AB">
            <w:r>
              <w:rPr>
                <w:sz w:val="18"/>
                <w:szCs w:val="18"/>
              </w:rPr>
              <w:t>device_type_concept_id</w:t>
            </w:r>
          </w:p>
        </w:tc>
        <w:tc>
          <w:tcPr>
            <w:tcW w:w="1110" w:type="dxa"/>
          </w:tcPr>
          <w:p w14:paraId="0843AEC1" w14:textId="77777777" w:rsidR="00AB0492" w:rsidRDefault="00AB0492"/>
        </w:tc>
        <w:tc>
          <w:tcPr>
            <w:tcW w:w="1440" w:type="dxa"/>
          </w:tcPr>
          <w:p w14:paraId="2793C76E" w14:textId="77777777" w:rsidR="00AB0492" w:rsidRDefault="00AB0492"/>
        </w:tc>
        <w:tc>
          <w:tcPr>
            <w:tcW w:w="4860" w:type="dxa"/>
          </w:tcPr>
          <w:p w14:paraId="6B568BF8" w14:textId="77777777" w:rsidR="00AB0492" w:rsidRDefault="00AB0492"/>
        </w:tc>
      </w:tr>
      <w:tr w:rsidR="00AB0492" w14:paraId="4B33F187" w14:textId="77777777">
        <w:tc>
          <w:tcPr>
            <w:tcW w:w="2565" w:type="dxa"/>
          </w:tcPr>
          <w:p w14:paraId="4B0C293A" w14:textId="77777777" w:rsidR="00AB0492" w:rsidRDefault="00B554AB">
            <w:r>
              <w:rPr>
                <w:sz w:val="18"/>
                <w:szCs w:val="18"/>
              </w:rPr>
              <w:t>unique_device_id</w:t>
            </w:r>
          </w:p>
        </w:tc>
        <w:tc>
          <w:tcPr>
            <w:tcW w:w="1110" w:type="dxa"/>
          </w:tcPr>
          <w:p w14:paraId="2C966F50" w14:textId="77777777" w:rsidR="00AB0492" w:rsidRDefault="00AB0492"/>
        </w:tc>
        <w:tc>
          <w:tcPr>
            <w:tcW w:w="1440" w:type="dxa"/>
          </w:tcPr>
          <w:p w14:paraId="2239105A" w14:textId="77777777" w:rsidR="00AB0492" w:rsidRDefault="00AB0492"/>
        </w:tc>
        <w:tc>
          <w:tcPr>
            <w:tcW w:w="4860" w:type="dxa"/>
          </w:tcPr>
          <w:p w14:paraId="023520B2" w14:textId="77777777" w:rsidR="00AB0492" w:rsidRDefault="00AB0492"/>
        </w:tc>
      </w:tr>
      <w:tr w:rsidR="00AB0492" w14:paraId="37B1BDD4" w14:textId="77777777">
        <w:tc>
          <w:tcPr>
            <w:tcW w:w="2565" w:type="dxa"/>
          </w:tcPr>
          <w:p w14:paraId="22C5AFF9" w14:textId="77777777" w:rsidR="00AB0492" w:rsidRDefault="00B554AB">
            <w:r>
              <w:rPr>
                <w:sz w:val="18"/>
                <w:szCs w:val="18"/>
              </w:rPr>
              <w:t>quantity</w:t>
            </w:r>
          </w:p>
        </w:tc>
        <w:tc>
          <w:tcPr>
            <w:tcW w:w="1110" w:type="dxa"/>
          </w:tcPr>
          <w:p w14:paraId="14FCAB77" w14:textId="77777777" w:rsidR="00AB0492" w:rsidRDefault="00AB0492"/>
        </w:tc>
        <w:tc>
          <w:tcPr>
            <w:tcW w:w="1440" w:type="dxa"/>
          </w:tcPr>
          <w:p w14:paraId="3C4ABD10" w14:textId="77777777" w:rsidR="00AB0492" w:rsidRDefault="00AB0492"/>
        </w:tc>
        <w:tc>
          <w:tcPr>
            <w:tcW w:w="4860" w:type="dxa"/>
          </w:tcPr>
          <w:p w14:paraId="1A43D792" w14:textId="77777777" w:rsidR="00AB0492" w:rsidRDefault="00AB0492"/>
        </w:tc>
      </w:tr>
      <w:tr w:rsidR="00AB0492" w14:paraId="3DC44D57" w14:textId="77777777">
        <w:tc>
          <w:tcPr>
            <w:tcW w:w="2565" w:type="dxa"/>
          </w:tcPr>
          <w:p w14:paraId="38CC33ED" w14:textId="77777777" w:rsidR="00AB0492" w:rsidRDefault="00B554AB">
            <w:r>
              <w:rPr>
                <w:sz w:val="18"/>
                <w:szCs w:val="18"/>
              </w:rPr>
              <w:t>provider_id</w:t>
            </w:r>
          </w:p>
        </w:tc>
        <w:tc>
          <w:tcPr>
            <w:tcW w:w="1110" w:type="dxa"/>
          </w:tcPr>
          <w:p w14:paraId="0CF0D0A2" w14:textId="77777777" w:rsidR="00AB0492" w:rsidRDefault="00B554AB">
            <w:r>
              <w:rPr>
                <w:sz w:val="18"/>
                <w:szCs w:val="18"/>
              </w:rPr>
              <w:t>provid</w:t>
            </w:r>
          </w:p>
        </w:tc>
        <w:tc>
          <w:tcPr>
            <w:tcW w:w="1440" w:type="dxa"/>
          </w:tcPr>
          <w:p w14:paraId="0D809FE9" w14:textId="77777777" w:rsidR="00AB0492" w:rsidRDefault="00AB0492"/>
        </w:tc>
        <w:tc>
          <w:tcPr>
            <w:tcW w:w="4860" w:type="dxa"/>
          </w:tcPr>
          <w:p w14:paraId="1A8364F2" w14:textId="77777777" w:rsidR="00AB0492" w:rsidRDefault="001A3A1C">
            <w:r>
              <w:rPr>
                <w:sz w:val="18"/>
                <w:szCs w:val="18"/>
              </w:rPr>
              <w:t>To avoid duplication, apply the same logic described when transforming the encounter table to visit_occurrence above.</w:t>
            </w:r>
          </w:p>
        </w:tc>
      </w:tr>
      <w:tr w:rsidR="00AB0492" w14:paraId="2FCDFC27" w14:textId="77777777">
        <w:trPr>
          <w:trHeight w:val="420"/>
        </w:trPr>
        <w:tc>
          <w:tcPr>
            <w:tcW w:w="2565" w:type="dxa"/>
          </w:tcPr>
          <w:p w14:paraId="2ED7C9A4" w14:textId="77777777" w:rsidR="00AB0492" w:rsidRDefault="00B554AB">
            <w:r>
              <w:rPr>
                <w:sz w:val="18"/>
                <w:szCs w:val="18"/>
              </w:rPr>
              <w:t>visit_occurrence_id</w:t>
            </w:r>
          </w:p>
        </w:tc>
        <w:tc>
          <w:tcPr>
            <w:tcW w:w="1110" w:type="dxa"/>
          </w:tcPr>
          <w:p w14:paraId="275F538C" w14:textId="77777777" w:rsidR="00AB0492" w:rsidRDefault="00B554AB">
            <w:r>
              <w:rPr>
                <w:sz w:val="18"/>
                <w:szCs w:val="18"/>
              </w:rPr>
              <w:t>encid</w:t>
            </w:r>
          </w:p>
        </w:tc>
        <w:tc>
          <w:tcPr>
            <w:tcW w:w="1440" w:type="dxa"/>
          </w:tcPr>
          <w:p w14:paraId="0F14F9D4" w14:textId="77777777" w:rsidR="00AB0492" w:rsidRDefault="00AB0492"/>
        </w:tc>
        <w:tc>
          <w:tcPr>
            <w:tcW w:w="4860" w:type="dxa"/>
          </w:tcPr>
          <w:p w14:paraId="32C0F6EF" w14:textId="77777777" w:rsidR="00AB0492" w:rsidRDefault="00B554AB">
            <w:r>
              <w:rPr>
                <w:sz w:val="18"/>
                <w:szCs w:val="18"/>
              </w:rPr>
              <w:t>Lookup using visit_occurrence mapping logic</w:t>
            </w:r>
          </w:p>
        </w:tc>
      </w:tr>
      <w:tr w:rsidR="00C07B06" w14:paraId="269FD1A4" w14:textId="77777777">
        <w:trPr>
          <w:trHeight w:val="420"/>
          <w:ins w:id="441" w:author="Sena, Anthony [JRDUS]" w:date="2018-08-06T16:54:00Z"/>
        </w:trPr>
        <w:tc>
          <w:tcPr>
            <w:tcW w:w="2565" w:type="dxa"/>
          </w:tcPr>
          <w:p w14:paraId="34739D22" w14:textId="2C079275" w:rsidR="00C07B06" w:rsidRDefault="00C07B06" w:rsidP="00C07B06">
            <w:pPr>
              <w:rPr>
                <w:ins w:id="442" w:author="Sena, Anthony [JRDUS]" w:date="2018-08-06T16:54:00Z"/>
                <w:sz w:val="18"/>
                <w:szCs w:val="18"/>
              </w:rPr>
            </w:pPr>
            <w:ins w:id="443" w:author="Sena, Anthony [JRDUS]" w:date="2018-08-06T16:54:00Z">
              <w:r>
                <w:rPr>
                  <w:sz w:val="18"/>
                  <w:szCs w:val="18"/>
                </w:rPr>
                <w:t>visit_detail_id</w:t>
              </w:r>
            </w:ins>
          </w:p>
        </w:tc>
        <w:tc>
          <w:tcPr>
            <w:tcW w:w="1110" w:type="dxa"/>
          </w:tcPr>
          <w:p w14:paraId="525FFD70" w14:textId="00CAB44E" w:rsidR="00C07B06" w:rsidRDefault="00C07B06" w:rsidP="00C07B06">
            <w:pPr>
              <w:rPr>
                <w:ins w:id="444" w:author="Sena, Anthony [JRDUS]" w:date="2018-08-06T16:54:00Z"/>
                <w:sz w:val="18"/>
                <w:szCs w:val="18"/>
              </w:rPr>
            </w:pPr>
            <w:ins w:id="445" w:author="Sena, Anthony [JRDUS]" w:date="2018-08-06T16:54:00Z">
              <w:r>
                <w:rPr>
                  <w:sz w:val="18"/>
                  <w:szCs w:val="18"/>
                </w:rPr>
                <w:t>encid</w:t>
              </w:r>
            </w:ins>
          </w:p>
        </w:tc>
        <w:tc>
          <w:tcPr>
            <w:tcW w:w="1440" w:type="dxa"/>
          </w:tcPr>
          <w:p w14:paraId="478A9498" w14:textId="059022FE" w:rsidR="00C07B06" w:rsidRDefault="00C07B06" w:rsidP="00C07B06">
            <w:pPr>
              <w:rPr>
                <w:ins w:id="446" w:author="Sena, Anthony [JRDUS]" w:date="2018-08-06T16:54:00Z"/>
              </w:rPr>
            </w:pPr>
            <w:ins w:id="447" w:author="Sena, Anthony [JRDUS]" w:date="2018-08-06T16:54:00Z">
              <w:r>
                <w:rPr>
                  <w:sz w:val="18"/>
                  <w:szCs w:val="18"/>
                </w:rPr>
                <w:t>If encid is found in the VISIT_DETAIL table, include the visit_detail_id in this field otherwise leave as NULL</w:t>
              </w:r>
            </w:ins>
          </w:p>
        </w:tc>
        <w:tc>
          <w:tcPr>
            <w:tcW w:w="4860" w:type="dxa"/>
          </w:tcPr>
          <w:p w14:paraId="2A735C11" w14:textId="77777777" w:rsidR="00C07B06" w:rsidRDefault="00C07B06" w:rsidP="00C07B06">
            <w:pPr>
              <w:rPr>
                <w:ins w:id="448" w:author="Sena, Anthony [JRDUS]" w:date="2018-08-06T16:54:00Z"/>
                <w:sz w:val="18"/>
                <w:szCs w:val="18"/>
              </w:rPr>
            </w:pPr>
          </w:p>
        </w:tc>
      </w:tr>
      <w:tr w:rsidR="00C07B06" w14:paraId="404D2D03" w14:textId="77777777">
        <w:tc>
          <w:tcPr>
            <w:tcW w:w="2565" w:type="dxa"/>
          </w:tcPr>
          <w:p w14:paraId="0C4F2908" w14:textId="77777777" w:rsidR="00C07B06" w:rsidRDefault="00C07B06" w:rsidP="00C07B06">
            <w:r>
              <w:rPr>
                <w:sz w:val="18"/>
                <w:szCs w:val="18"/>
              </w:rPr>
              <w:t>device_source_value</w:t>
            </w:r>
          </w:p>
        </w:tc>
        <w:tc>
          <w:tcPr>
            <w:tcW w:w="1110" w:type="dxa"/>
          </w:tcPr>
          <w:p w14:paraId="53E5C89C" w14:textId="77777777" w:rsidR="00C07B06" w:rsidRDefault="00C07B06" w:rsidP="00C07B06">
            <w:r>
              <w:rPr>
                <w:sz w:val="18"/>
                <w:szCs w:val="18"/>
              </w:rPr>
              <w:t>proc_code</w:t>
            </w:r>
          </w:p>
        </w:tc>
        <w:tc>
          <w:tcPr>
            <w:tcW w:w="1440" w:type="dxa"/>
          </w:tcPr>
          <w:p w14:paraId="314DE50F" w14:textId="77777777" w:rsidR="00C07B06" w:rsidRDefault="00C07B06" w:rsidP="00C07B06"/>
        </w:tc>
        <w:tc>
          <w:tcPr>
            <w:tcW w:w="4860" w:type="dxa"/>
          </w:tcPr>
          <w:p w14:paraId="145948DE" w14:textId="77777777" w:rsidR="00C07B06" w:rsidRDefault="00C07B06" w:rsidP="00C07B06"/>
        </w:tc>
      </w:tr>
      <w:tr w:rsidR="00C07B06" w14:paraId="1118704D" w14:textId="77777777">
        <w:tc>
          <w:tcPr>
            <w:tcW w:w="2565" w:type="dxa"/>
          </w:tcPr>
          <w:p w14:paraId="6BC4A70D" w14:textId="77777777" w:rsidR="00C07B06" w:rsidRDefault="00C07B06" w:rsidP="00C07B06">
            <w:r>
              <w:rPr>
                <w:sz w:val="18"/>
                <w:szCs w:val="18"/>
              </w:rPr>
              <w:t>device_source_concept_id</w:t>
            </w:r>
          </w:p>
        </w:tc>
        <w:tc>
          <w:tcPr>
            <w:tcW w:w="1110" w:type="dxa"/>
          </w:tcPr>
          <w:p w14:paraId="72498B31" w14:textId="77777777" w:rsidR="00C07B06" w:rsidRDefault="00C07B06" w:rsidP="00C07B06">
            <w:r>
              <w:rPr>
                <w:sz w:val="18"/>
                <w:szCs w:val="18"/>
              </w:rPr>
              <w:t>Proc_code mapped to concept_id</w:t>
            </w:r>
          </w:p>
        </w:tc>
        <w:tc>
          <w:tcPr>
            <w:tcW w:w="1440" w:type="dxa"/>
          </w:tcPr>
          <w:p w14:paraId="0A6DBF2E" w14:textId="77777777" w:rsidR="00C07B06" w:rsidRDefault="00C07B06" w:rsidP="00C07B06"/>
        </w:tc>
        <w:tc>
          <w:tcPr>
            <w:tcW w:w="4860" w:type="dxa"/>
          </w:tcPr>
          <w:p w14:paraId="2F4BFC3D" w14:textId="77777777" w:rsidR="00C07B06" w:rsidRDefault="00C07B06" w:rsidP="00C07B06">
            <w:r>
              <w:rPr>
                <w:sz w:val="18"/>
                <w:szCs w:val="18"/>
              </w:rPr>
              <w:t>Source code mapped to vocabulary</w:t>
            </w:r>
          </w:p>
        </w:tc>
      </w:tr>
    </w:tbl>
    <w:p w14:paraId="71990007" w14:textId="77777777" w:rsidR="00AB0492" w:rsidRDefault="00B554AB" w:rsidP="00CA76C7">
      <w:pPr>
        <w:pStyle w:val="Heading3"/>
      </w:pPr>
      <w:bookmarkStart w:id="449" w:name="_62byf9ghaunh" w:colFirst="0" w:colLast="0"/>
      <w:bookmarkEnd w:id="449"/>
      <w:r>
        <w:lastRenderedPageBreak/>
        <w:t>Reading from diagnosis</w:t>
      </w:r>
      <w:bookmarkStart w:id="450" w:name="_clf5sw27go7l" w:colFirst="0" w:colLast="0"/>
      <w:bookmarkStart w:id="451" w:name="_3y03hl53qfyq" w:colFirst="0" w:colLast="0"/>
      <w:bookmarkEnd w:id="450"/>
      <w:bookmarkEnd w:id="451"/>
      <w:r>
        <w:rPr>
          <w:noProof/>
        </w:rPr>
        <w:drawing>
          <wp:inline distT="114300" distB="114300" distL="114300" distR="114300" wp14:anchorId="58EC0DE4" wp14:editId="72DDD617">
            <wp:extent cx="5715000" cy="3600450"/>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5715000" cy="3600450"/>
                    </a:xfrm>
                    <a:prstGeom prst="rect">
                      <a:avLst/>
                    </a:prstGeom>
                    <a:ln/>
                  </pic:spPr>
                </pic:pic>
              </a:graphicData>
            </a:graphic>
          </wp:inline>
        </w:drawing>
      </w:r>
    </w:p>
    <w:p w14:paraId="15A30661" w14:textId="77777777" w:rsidR="00CA76C7" w:rsidRPr="00CA76C7" w:rsidRDefault="00CA76C7" w:rsidP="00CA76C7"/>
    <w:p w14:paraId="2A387834" w14:textId="77777777" w:rsidR="00CA76C7" w:rsidRPr="00CA76C7" w:rsidRDefault="00CA76C7" w:rsidP="00CA76C7"/>
    <w:tbl>
      <w:tblPr>
        <w:tblStyle w:val="af2"/>
        <w:tblW w:w="95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15"/>
        <w:gridCol w:w="1815"/>
        <w:gridCol w:w="1770"/>
        <w:gridCol w:w="3285"/>
      </w:tblGrid>
      <w:tr w:rsidR="00AB0492" w14:paraId="493E2F95" w14:textId="77777777">
        <w:tc>
          <w:tcPr>
            <w:tcW w:w="271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36828DF" w14:textId="77777777" w:rsidR="00AB0492" w:rsidRDefault="00B554AB">
            <w:bookmarkStart w:id="452" w:name="_pgk6fy1dx7ql" w:colFirst="0" w:colLast="0"/>
            <w:bookmarkEnd w:id="452"/>
            <w:r>
              <w:t>Destination Field</w:t>
            </w:r>
          </w:p>
        </w:tc>
        <w:tc>
          <w:tcPr>
            <w:tcW w:w="181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DF4E5E0" w14:textId="77777777" w:rsidR="00AB0492" w:rsidRDefault="00B554AB">
            <w:r>
              <w:t>Source Field</w:t>
            </w:r>
          </w:p>
        </w:tc>
        <w:tc>
          <w:tcPr>
            <w:tcW w:w="17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723ADAD" w14:textId="77777777" w:rsidR="00AB0492" w:rsidRDefault="00B554AB">
            <w:r>
              <w:t>Logic</w:t>
            </w:r>
          </w:p>
        </w:tc>
        <w:tc>
          <w:tcPr>
            <w:tcW w:w="32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ECA7D85" w14:textId="77777777" w:rsidR="00AB0492" w:rsidRDefault="00B554AB">
            <w:r>
              <w:t>Comment</w:t>
            </w:r>
          </w:p>
        </w:tc>
      </w:tr>
      <w:tr w:rsidR="00AB0492" w14:paraId="78D55A26"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1B43FEB" w14:textId="77777777" w:rsidR="00AB0492" w:rsidRDefault="00B554AB">
            <w:r>
              <w:t>device_exposure_id</w:t>
            </w:r>
          </w:p>
        </w:tc>
        <w:tc>
          <w:tcPr>
            <w:tcW w:w="1815" w:type="dxa"/>
            <w:tcBorders>
              <w:bottom w:val="single" w:sz="8" w:space="0" w:color="000000"/>
              <w:right w:val="single" w:sz="8" w:space="0" w:color="000000"/>
            </w:tcBorders>
            <w:tcMar>
              <w:top w:w="100" w:type="dxa"/>
              <w:left w:w="20" w:type="dxa"/>
              <w:bottom w:w="100" w:type="dxa"/>
              <w:right w:w="20" w:type="dxa"/>
            </w:tcMar>
          </w:tcPr>
          <w:p w14:paraId="2B04FD94" w14:textId="77777777"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14:paraId="7980DD1F"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FAFDD9B" w14:textId="77777777" w:rsidR="00AB0492" w:rsidRDefault="00B554AB">
            <w:r>
              <w:t xml:space="preserve"> </w:t>
            </w:r>
          </w:p>
        </w:tc>
      </w:tr>
      <w:tr w:rsidR="00AB0492" w14:paraId="17BD4569"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BF051A7" w14:textId="77777777" w:rsidR="00AB0492" w:rsidRDefault="00B554AB">
            <w:r>
              <w:t>person_id</w:t>
            </w:r>
          </w:p>
        </w:tc>
        <w:tc>
          <w:tcPr>
            <w:tcW w:w="1815" w:type="dxa"/>
            <w:tcBorders>
              <w:bottom w:val="single" w:sz="8" w:space="0" w:color="000000"/>
              <w:right w:val="single" w:sz="8" w:space="0" w:color="000000"/>
            </w:tcBorders>
            <w:tcMar>
              <w:top w:w="100" w:type="dxa"/>
              <w:left w:w="20" w:type="dxa"/>
              <w:bottom w:w="100" w:type="dxa"/>
              <w:right w:w="20" w:type="dxa"/>
            </w:tcMar>
          </w:tcPr>
          <w:p w14:paraId="3D79323C" w14:textId="77777777" w:rsidR="00AB0492" w:rsidRDefault="00B554AB">
            <w:r>
              <w:t>ptid</w:t>
            </w:r>
          </w:p>
        </w:tc>
        <w:tc>
          <w:tcPr>
            <w:tcW w:w="1770" w:type="dxa"/>
            <w:tcBorders>
              <w:bottom w:val="single" w:sz="8" w:space="0" w:color="000000"/>
              <w:right w:val="single" w:sz="8" w:space="0" w:color="000000"/>
            </w:tcBorders>
            <w:tcMar>
              <w:top w:w="100" w:type="dxa"/>
              <w:left w:w="20" w:type="dxa"/>
              <w:bottom w:w="100" w:type="dxa"/>
              <w:right w:w="20" w:type="dxa"/>
            </w:tcMar>
          </w:tcPr>
          <w:p w14:paraId="6D88F4F8"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3A2AD1BE" w14:textId="77777777" w:rsidR="00AB0492" w:rsidRDefault="00B554AB">
            <w:r>
              <w:t xml:space="preserve"> </w:t>
            </w:r>
          </w:p>
        </w:tc>
      </w:tr>
      <w:tr w:rsidR="00AB0492" w14:paraId="393399D8"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31C8963" w14:textId="77777777" w:rsidR="00AB0492" w:rsidRDefault="00B554AB">
            <w:r>
              <w:t>device_concept_id</w:t>
            </w:r>
          </w:p>
        </w:tc>
        <w:tc>
          <w:tcPr>
            <w:tcW w:w="1815" w:type="dxa"/>
            <w:tcBorders>
              <w:bottom w:val="single" w:sz="8" w:space="0" w:color="000000"/>
              <w:right w:val="single" w:sz="8" w:space="0" w:color="000000"/>
            </w:tcBorders>
            <w:tcMar>
              <w:top w:w="100" w:type="dxa"/>
              <w:left w:w="20" w:type="dxa"/>
              <w:bottom w:w="100" w:type="dxa"/>
              <w:right w:w="20" w:type="dxa"/>
            </w:tcMar>
          </w:tcPr>
          <w:p w14:paraId="08CF764E" w14:textId="77777777" w:rsidR="00AB0492" w:rsidRDefault="00B554AB">
            <w:r>
              <w:t>diagnosis_cd</w:t>
            </w:r>
          </w:p>
          <w:p w14:paraId="19FA51ED" w14:textId="77777777" w:rsidR="00AB0492" w:rsidRDefault="00B554AB">
            <w:r>
              <w:t>diagnosis_status</w:t>
            </w:r>
          </w:p>
          <w:p w14:paraId="33259E6E" w14:textId="77777777" w:rsidR="00AB0492" w:rsidRDefault="00B554AB">
            <w:r>
              <w:t>diagnosis_cd_type</w:t>
            </w:r>
          </w:p>
        </w:tc>
        <w:tc>
          <w:tcPr>
            <w:tcW w:w="1770" w:type="dxa"/>
            <w:tcBorders>
              <w:bottom w:val="single" w:sz="8" w:space="0" w:color="000000"/>
              <w:right w:val="single" w:sz="8" w:space="0" w:color="000000"/>
            </w:tcBorders>
            <w:tcMar>
              <w:top w:w="100" w:type="dxa"/>
              <w:left w:w="20" w:type="dxa"/>
              <w:bottom w:w="100" w:type="dxa"/>
              <w:right w:w="20" w:type="dxa"/>
            </w:tcMar>
          </w:tcPr>
          <w:p w14:paraId="453BB7AE"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F026042" w14:textId="77777777" w:rsidR="00AB0492" w:rsidRDefault="00B554AB">
            <w:r>
              <w:t>Domain_id = Device for those procedures that have device concepts in the proc_code (mainly HCPCS)</w:t>
            </w:r>
          </w:p>
        </w:tc>
      </w:tr>
      <w:tr w:rsidR="00AB0492" w14:paraId="11ECB19B"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A1D375" w14:textId="77777777" w:rsidR="00AB0492" w:rsidRDefault="00B554AB">
            <w:r>
              <w:t>device_exposure_start_date</w:t>
            </w:r>
          </w:p>
        </w:tc>
        <w:tc>
          <w:tcPr>
            <w:tcW w:w="1815" w:type="dxa"/>
            <w:tcBorders>
              <w:bottom w:val="single" w:sz="8" w:space="0" w:color="000000"/>
              <w:right w:val="single" w:sz="8" w:space="0" w:color="000000"/>
            </w:tcBorders>
            <w:tcMar>
              <w:top w:w="100" w:type="dxa"/>
              <w:left w:w="20" w:type="dxa"/>
              <w:bottom w:w="100" w:type="dxa"/>
              <w:right w:w="20" w:type="dxa"/>
            </w:tcMar>
          </w:tcPr>
          <w:p w14:paraId="5A39D6C4" w14:textId="77777777" w:rsidR="00AB0492" w:rsidRDefault="00B554AB">
            <w:r>
              <w:t>diag_date</w:t>
            </w:r>
          </w:p>
        </w:tc>
        <w:tc>
          <w:tcPr>
            <w:tcW w:w="1770" w:type="dxa"/>
            <w:tcBorders>
              <w:bottom w:val="single" w:sz="8" w:space="0" w:color="000000"/>
              <w:right w:val="single" w:sz="8" w:space="0" w:color="000000"/>
            </w:tcBorders>
            <w:tcMar>
              <w:top w:w="100" w:type="dxa"/>
              <w:left w:w="20" w:type="dxa"/>
              <w:bottom w:w="100" w:type="dxa"/>
              <w:right w:w="20" w:type="dxa"/>
            </w:tcMar>
          </w:tcPr>
          <w:p w14:paraId="77F0FDEF"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734AA6C4" w14:textId="77777777" w:rsidR="00AB0492" w:rsidRDefault="00B554AB">
            <w:r>
              <w:t xml:space="preserve"> </w:t>
            </w:r>
          </w:p>
        </w:tc>
      </w:tr>
      <w:tr w:rsidR="00AB0492" w14:paraId="6680586A"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0663949" w14:textId="77777777" w:rsidR="00AB0492" w:rsidRDefault="00B554AB">
            <w:r>
              <w:t>device_exposure_end_date</w:t>
            </w:r>
          </w:p>
        </w:tc>
        <w:tc>
          <w:tcPr>
            <w:tcW w:w="1815" w:type="dxa"/>
            <w:tcBorders>
              <w:bottom w:val="single" w:sz="8" w:space="0" w:color="000000"/>
              <w:right w:val="single" w:sz="8" w:space="0" w:color="000000"/>
            </w:tcBorders>
            <w:tcMar>
              <w:top w:w="100" w:type="dxa"/>
              <w:left w:w="20" w:type="dxa"/>
              <w:bottom w:w="100" w:type="dxa"/>
              <w:right w:w="20" w:type="dxa"/>
            </w:tcMar>
          </w:tcPr>
          <w:p w14:paraId="2CB08548" w14:textId="77777777"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14:paraId="0AF5D3E1"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3CE2579" w14:textId="77777777" w:rsidR="00AB0492" w:rsidRDefault="00B554AB">
            <w:r>
              <w:t xml:space="preserve"> </w:t>
            </w:r>
          </w:p>
        </w:tc>
      </w:tr>
      <w:tr w:rsidR="00AB0492" w14:paraId="56B33E27"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4CCC2F5" w14:textId="77777777" w:rsidR="00AB0492" w:rsidRDefault="00B554AB">
            <w:r>
              <w:lastRenderedPageBreak/>
              <w:t>device_type_concept_id</w:t>
            </w:r>
          </w:p>
        </w:tc>
        <w:tc>
          <w:tcPr>
            <w:tcW w:w="1815" w:type="dxa"/>
            <w:tcBorders>
              <w:bottom w:val="single" w:sz="8" w:space="0" w:color="000000"/>
              <w:right w:val="single" w:sz="8" w:space="0" w:color="000000"/>
            </w:tcBorders>
            <w:tcMar>
              <w:top w:w="100" w:type="dxa"/>
              <w:left w:w="20" w:type="dxa"/>
              <w:bottom w:w="100" w:type="dxa"/>
              <w:right w:w="20" w:type="dxa"/>
            </w:tcMar>
          </w:tcPr>
          <w:p w14:paraId="1E6012CA" w14:textId="77777777" w:rsidR="00AB0492" w:rsidRDefault="00B554AB">
            <w:r>
              <w:t>primary_diagnosis</w:t>
            </w:r>
          </w:p>
        </w:tc>
        <w:tc>
          <w:tcPr>
            <w:tcW w:w="1770" w:type="dxa"/>
            <w:tcBorders>
              <w:bottom w:val="single" w:sz="8" w:space="0" w:color="000000"/>
              <w:right w:val="single" w:sz="8" w:space="0" w:color="000000"/>
            </w:tcBorders>
            <w:tcMar>
              <w:top w:w="100" w:type="dxa"/>
              <w:left w:w="20" w:type="dxa"/>
              <w:bottom w:w="100" w:type="dxa"/>
              <w:right w:w="20" w:type="dxa"/>
            </w:tcMar>
          </w:tcPr>
          <w:p w14:paraId="66BD846E"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0F8E60E2" w14:textId="77777777" w:rsidR="00AB0492" w:rsidRDefault="00B554AB">
            <w:r>
              <w:t>If primary_diagnosis = ‘1’ then 44786627</w:t>
            </w:r>
          </w:p>
          <w:p w14:paraId="6427674F" w14:textId="77777777" w:rsidR="00AB0492" w:rsidRDefault="00B554AB">
            <w:proofErr w:type="gramStart"/>
            <w:r>
              <w:t>Else  44786629</w:t>
            </w:r>
            <w:proofErr w:type="gramEnd"/>
          </w:p>
        </w:tc>
      </w:tr>
      <w:tr w:rsidR="00AB0492" w14:paraId="13BE8A8B"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564530F" w14:textId="77777777" w:rsidR="00AB0492" w:rsidRDefault="00B554AB">
            <w:r>
              <w:t>unique_device_id</w:t>
            </w:r>
          </w:p>
        </w:tc>
        <w:tc>
          <w:tcPr>
            <w:tcW w:w="1815" w:type="dxa"/>
            <w:tcBorders>
              <w:bottom w:val="single" w:sz="8" w:space="0" w:color="000000"/>
              <w:right w:val="single" w:sz="8" w:space="0" w:color="000000"/>
            </w:tcBorders>
            <w:tcMar>
              <w:top w:w="100" w:type="dxa"/>
              <w:left w:w="20" w:type="dxa"/>
              <w:bottom w:w="100" w:type="dxa"/>
              <w:right w:w="20" w:type="dxa"/>
            </w:tcMar>
          </w:tcPr>
          <w:p w14:paraId="64D327B6" w14:textId="77777777"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14:paraId="13A752FA"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526FCD7" w14:textId="77777777" w:rsidR="00AB0492" w:rsidRDefault="00B554AB">
            <w:r>
              <w:t xml:space="preserve"> </w:t>
            </w:r>
          </w:p>
        </w:tc>
      </w:tr>
      <w:tr w:rsidR="00AB0492" w14:paraId="2DD83547"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FD5A016" w14:textId="77777777" w:rsidR="00AB0492" w:rsidRDefault="00B554AB">
            <w:r>
              <w:t>quantity</w:t>
            </w:r>
          </w:p>
        </w:tc>
        <w:tc>
          <w:tcPr>
            <w:tcW w:w="1815" w:type="dxa"/>
            <w:tcBorders>
              <w:bottom w:val="single" w:sz="8" w:space="0" w:color="000000"/>
              <w:right w:val="single" w:sz="8" w:space="0" w:color="000000"/>
            </w:tcBorders>
            <w:tcMar>
              <w:top w:w="100" w:type="dxa"/>
              <w:left w:w="20" w:type="dxa"/>
              <w:bottom w:w="100" w:type="dxa"/>
              <w:right w:w="20" w:type="dxa"/>
            </w:tcMar>
          </w:tcPr>
          <w:p w14:paraId="116B1834" w14:textId="77777777"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14:paraId="548C3CCF"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305BAB3" w14:textId="77777777" w:rsidR="00AB0492" w:rsidRDefault="00B554AB">
            <w:r>
              <w:t xml:space="preserve"> </w:t>
            </w:r>
          </w:p>
        </w:tc>
      </w:tr>
      <w:tr w:rsidR="00AB0492" w14:paraId="027BBC82"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A80ACDF" w14:textId="77777777" w:rsidR="00AB0492" w:rsidRDefault="00B554AB">
            <w:r>
              <w:t>provider_id</w:t>
            </w:r>
          </w:p>
        </w:tc>
        <w:tc>
          <w:tcPr>
            <w:tcW w:w="1815" w:type="dxa"/>
            <w:tcBorders>
              <w:bottom w:val="single" w:sz="8" w:space="0" w:color="000000"/>
              <w:right w:val="single" w:sz="8" w:space="0" w:color="000000"/>
            </w:tcBorders>
            <w:tcMar>
              <w:top w:w="100" w:type="dxa"/>
              <w:left w:w="20" w:type="dxa"/>
              <w:bottom w:w="100" w:type="dxa"/>
              <w:right w:w="20" w:type="dxa"/>
            </w:tcMar>
          </w:tcPr>
          <w:p w14:paraId="1574DD2D" w14:textId="77777777" w:rsidR="00AB0492" w:rsidRDefault="00B554AB">
            <w:r>
              <w:t xml:space="preserve"> Encid -&gt; provider_id</w:t>
            </w:r>
          </w:p>
        </w:tc>
        <w:tc>
          <w:tcPr>
            <w:tcW w:w="1770" w:type="dxa"/>
            <w:tcBorders>
              <w:bottom w:val="single" w:sz="8" w:space="0" w:color="000000"/>
              <w:right w:val="single" w:sz="8" w:space="0" w:color="000000"/>
            </w:tcBorders>
            <w:tcMar>
              <w:top w:w="100" w:type="dxa"/>
              <w:left w:w="20" w:type="dxa"/>
              <w:bottom w:w="100" w:type="dxa"/>
              <w:right w:w="20" w:type="dxa"/>
            </w:tcMar>
          </w:tcPr>
          <w:p w14:paraId="3F55CBFB"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97F44B5" w14:textId="77777777" w:rsidR="00AB0492" w:rsidRDefault="00B554AB">
            <w:r>
              <w:t>Use this field to map up to the encounter_provider</w:t>
            </w:r>
            <w:r w:rsidR="001A3A1C">
              <w:t xml:space="preserve">. </w:t>
            </w:r>
            <w:r w:rsidR="001A3A1C" w:rsidRPr="001A3A1C">
              <w:t>To avoid duplication, apply the same logic described when transforming the encounter table to visit_occurrence above.</w:t>
            </w:r>
          </w:p>
        </w:tc>
      </w:tr>
      <w:tr w:rsidR="00AB0492" w14:paraId="1896498B"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FFB7827" w14:textId="77777777" w:rsidR="00AB0492" w:rsidRDefault="00B554AB">
            <w:r>
              <w:t>visit_occurrence_id</w:t>
            </w:r>
          </w:p>
        </w:tc>
        <w:tc>
          <w:tcPr>
            <w:tcW w:w="1815" w:type="dxa"/>
            <w:tcBorders>
              <w:bottom w:val="single" w:sz="8" w:space="0" w:color="000000"/>
              <w:right w:val="single" w:sz="8" w:space="0" w:color="000000"/>
            </w:tcBorders>
            <w:tcMar>
              <w:top w:w="100" w:type="dxa"/>
              <w:left w:w="20" w:type="dxa"/>
              <w:bottom w:w="100" w:type="dxa"/>
              <w:right w:w="20" w:type="dxa"/>
            </w:tcMar>
          </w:tcPr>
          <w:p w14:paraId="4D3D6176" w14:textId="77777777" w:rsidR="00AB0492" w:rsidRDefault="00B554AB">
            <w:r>
              <w:t>encid</w:t>
            </w:r>
          </w:p>
        </w:tc>
        <w:tc>
          <w:tcPr>
            <w:tcW w:w="1770" w:type="dxa"/>
            <w:tcBorders>
              <w:bottom w:val="single" w:sz="8" w:space="0" w:color="000000"/>
              <w:right w:val="single" w:sz="8" w:space="0" w:color="000000"/>
            </w:tcBorders>
            <w:tcMar>
              <w:top w:w="100" w:type="dxa"/>
              <w:left w:w="20" w:type="dxa"/>
              <w:bottom w:w="100" w:type="dxa"/>
              <w:right w:w="20" w:type="dxa"/>
            </w:tcMar>
          </w:tcPr>
          <w:p w14:paraId="46D0CEEC"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39F1285" w14:textId="77777777" w:rsidR="00AB0492" w:rsidRDefault="00B554AB">
            <w:r>
              <w:t xml:space="preserve"> Use the visit_occurrence mapping logic</w:t>
            </w:r>
          </w:p>
        </w:tc>
      </w:tr>
      <w:tr w:rsidR="00C07B06" w14:paraId="7FFF4D1F" w14:textId="77777777">
        <w:trPr>
          <w:ins w:id="453" w:author="Sena, Anthony [JRDUS]" w:date="2018-08-06T16:54:00Z"/>
        </w:trPr>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1223BF9" w14:textId="312514A3" w:rsidR="00C07B06" w:rsidRDefault="00C07B06" w:rsidP="00C07B06">
            <w:pPr>
              <w:rPr>
                <w:ins w:id="454" w:author="Sena, Anthony [JRDUS]" w:date="2018-08-06T16:54:00Z"/>
              </w:rPr>
            </w:pPr>
            <w:ins w:id="455" w:author="Sena, Anthony [JRDUS]" w:date="2018-08-06T16:54:00Z">
              <w:r>
                <w:rPr>
                  <w:sz w:val="18"/>
                  <w:szCs w:val="18"/>
                </w:rPr>
                <w:t>visit_detail_id</w:t>
              </w:r>
            </w:ins>
          </w:p>
        </w:tc>
        <w:tc>
          <w:tcPr>
            <w:tcW w:w="1815" w:type="dxa"/>
            <w:tcBorders>
              <w:bottom w:val="single" w:sz="8" w:space="0" w:color="000000"/>
              <w:right w:val="single" w:sz="8" w:space="0" w:color="000000"/>
            </w:tcBorders>
            <w:tcMar>
              <w:top w:w="100" w:type="dxa"/>
              <w:left w:w="20" w:type="dxa"/>
              <w:bottom w:w="100" w:type="dxa"/>
              <w:right w:w="20" w:type="dxa"/>
            </w:tcMar>
          </w:tcPr>
          <w:p w14:paraId="59639A6B" w14:textId="45DAF4AA" w:rsidR="00C07B06" w:rsidRDefault="00C07B06" w:rsidP="00C07B06">
            <w:pPr>
              <w:rPr>
                <w:ins w:id="456" w:author="Sena, Anthony [JRDUS]" w:date="2018-08-06T16:54:00Z"/>
              </w:rPr>
            </w:pPr>
            <w:ins w:id="457" w:author="Sena, Anthony [JRDUS]" w:date="2018-08-06T16:54:00Z">
              <w:r>
                <w:rPr>
                  <w:sz w:val="18"/>
                  <w:szCs w:val="18"/>
                </w:rPr>
                <w:t>encid</w:t>
              </w:r>
            </w:ins>
          </w:p>
        </w:tc>
        <w:tc>
          <w:tcPr>
            <w:tcW w:w="1770" w:type="dxa"/>
            <w:tcBorders>
              <w:bottom w:val="single" w:sz="8" w:space="0" w:color="000000"/>
              <w:right w:val="single" w:sz="8" w:space="0" w:color="000000"/>
            </w:tcBorders>
            <w:tcMar>
              <w:top w:w="100" w:type="dxa"/>
              <w:left w:w="20" w:type="dxa"/>
              <w:bottom w:w="100" w:type="dxa"/>
              <w:right w:w="20" w:type="dxa"/>
            </w:tcMar>
          </w:tcPr>
          <w:p w14:paraId="5D27E857" w14:textId="402B32D8" w:rsidR="00C07B06" w:rsidRDefault="00C07B06" w:rsidP="00C07B06">
            <w:pPr>
              <w:rPr>
                <w:ins w:id="458" w:author="Sena, Anthony [JRDUS]" w:date="2018-08-06T16:54:00Z"/>
              </w:rPr>
            </w:pPr>
            <w:ins w:id="459" w:author="Sena, Anthony [JRDUS]" w:date="2018-08-06T16:54:00Z">
              <w:r>
                <w:rPr>
                  <w:sz w:val="18"/>
                  <w:szCs w:val="18"/>
                </w:rPr>
                <w:t>If encid is found in the VISIT_DETAIL table, include the visit_detail_id in this field otherwise leave as NULL</w:t>
              </w:r>
            </w:ins>
          </w:p>
        </w:tc>
        <w:tc>
          <w:tcPr>
            <w:tcW w:w="3285" w:type="dxa"/>
            <w:tcBorders>
              <w:bottom w:val="single" w:sz="8" w:space="0" w:color="000000"/>
              <w:right w:val="single" w:sz="8" w:space="0" w:color="000000"/>
            </w:tcBorders>
            <w:tcMar>
              <w:top w:w="100" w:type="dxa"/>
              <w:left w:w="20" w:type="dxa"/>
              <w:bottom w:w="100" w:type="dxa"/>
              <w:right w:w="20" w:type="dxa"/>
            </w:tcMar>
          </w:tcPr>
          <w:p w14:paraId="5F0939E7" w14:textId="77777777" w:rsidR="00C07B06" w:rsidRDefault="00C07B06" w:rsidP="00C07B06">
            <w:pPr>
              <w:rPr>
                <w:ins w:id="460" w:author="Sena, Anthony [JRDUS]" w:date="2018-08-06T16:54:00Z"/>
              </w:rPr>
            </w:pPr>
          </w:p>
        </w:tc>
      </w:tr>
      <w:tr w:rsidR="00C07B06" w14:paraId="7E1B55CB"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8900913" w14:textId="77777777" w:rsidR="00C07B06" w:rsidRDefault="00C07B06" w:rsidP="00C07B06">
            <w:r>
              <w:t>device_source_value</w:t>
            </w:r>
          </w:p>
        </w:tc>
        <w:tc>
          <w:tcPr>
            <w:tcW w:w="1815" w:type="dxa"/>
            <w:tcBorders>
              <w:bottom w:val="single" w:sz="8" w:space="0" w:color="000000"/>
              <w:right w:val="single" w:sz="8" w:space="0" w:color="000000"/>
            </w:tcBorders>
            <w:tcMar>
              <w:top w:w="100" w:type="dxa"/>
              <w:left w:w="20" w:type="dxa"/>
              <w:bottom w:w="100" w:type="dxa"/>
              <w:right w:w="20" w:type="dxa"/>
            </w:tcMar>
          </w:tcPr>
          <w:p w14:paraId="28B904DB" w14:textId="77777777" w:rsidR="00C07B06" w:rsidRDefault="00C07B06" w:rsidP="00C07B06">
            <w:r>
              <w:t>diagnosis_cd</w:t>
            </w:r>
          </w:p>
        </w:tc>
        <w:tc>
          <w:tcPr>
            <w:tcW w:w="1770" w:type="dxa"/>
            <w:tcBorders>
              <w:bottom w:val="single" w:sz="8" w:space="0" w:color="000000"/>
              <w:right w:val="single" w:sz="8" w:space="0" w:color="000000"/>
            </w:tcBorders>
            <w:tcMar>
              <w:top w:w="100" w:type="dxa"/>
              <w:left w:w="20" w:type="dxa"/>
              <w:bottom w:w="100" w:type="dxa"/>
              <w:right w:w="20" w:type="dxa"/>
            </w:tcMar>
          </w:tcPr>
          <w:p w14:paraId="5CFC0F10" w14:textId="77777777" w:rsidR="00C07B06" w:rsidRDefault="00C07B06" w:rsidP="00C07B06">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4CDAB9EB" w14:textId="77777777" w:rsidR="00C07B06" w:rsidRDefault="00C07B06" w:rsidP="00C07B06">
            <w:r>
              <w:t xml:space="preserve"> </w:t>
            </w:r>
          </w:p>
        </w:tc>
      </w:tr>
      <w:tr w:rsidR="00C07B06" w14:paraId="5AD503D5"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B73C63" w14:textId="77777777" w:rsidR="00C07B06" w:rsidRDefault="00C07B06" w:rsidP="00C07B06">
            <w:r>
              <w:t>device_source_concept_id</w:t>
            </w:r>
          </w:p>
        </w:tc>
        <w:tc>
          <w:tcPr>
            <w:tcW w:w="1815" w:type="dxa"/>
            <w:tcBorders>
              <w:bottom w:val="single" w:sz="8" w:space="0" w:color="000000"/>
              <w:right w:val="single" w:sz="8" w:space="0" w:color="000000"/>
            </w:tcBorders>
            <w:tcMar>
              <w:top w:w="100" w:type="dxa"/>
              <w:left w:w="20" w:type="dxa"/>
              <w:bottom w:w="100" w:type="dxa"/>
              <w:right w:w="20" w:type="dxa"/>
            </w:tcMar>
          </w:tcPr>
          <w:p w14:paraId="059494AF" w14:textId="77777777" w:rsidR="00C07B06" w:rsidRDefault="00C07B06" w:rsidP="00C07B06">
            <w:r>
              <w:t>diagnosis_cd</w:t>
            </w:r>
          </w:p>
        </w:tc>
        <w:tc>
          <w:tcPr>
            <w:tcW w:w="1770" w:type="dxa"/>
            <w:tcBorders>
              <w:bottom w:val="single" w:sz="8" w:space="0" w:color="000000"/>
              <w:right w:val="single" w:sz="8" w:space="0" w:color="000000"/>
            </w:tcBorders>
            <w:tcMar>
              <w:top w:w="100" w:type="dxa"/>
              <w:left w:w="20" w:type="dxa"/>
              <w:bottom w:w="100" w:type="dxa"/>
              <w:right w:w="20" w:type="dxa"/>
            </w:tcMar>
          </w:tcPr>
          <w:p w14:paraId="3018B4A6" w14:textId="77777777" w:rsidR="00C07B06" w:rsidRDefault="00C07B06" w:rsidP="00C07B06">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3ED70B30" w14:textId="77777777" w:rsidR="00C07B06" w:rsidRDefault="00C07B06" w:rsidP="00C07B06">
            <w:r>
              <w:t xml:space="preserve"> </w:t>
            </w:r>
          </w:p>
        </w:tc>
      </w:tr>
    </w:tbl>
    <w:p w14:paraId="3900E296" w14:textId="77777777" w:rsidR="00AB0492" w:rsidRDefault="00B554AB">
      <w:pPr>
        <w:pStyle w:val="Heading2"/>
      </w:pPr>
      <w:bookmarkStart w:id="461" w:name="_ywv5jcsldn7c" w:colFirst="0" w:colLast="0"/>
      <w:bookmarkStart w:id="462" w:name="_rvkapxl195j" w:colFirst="0" w:colLast="0"/>
      <w:bookmarkEnd w:id="461"/>
      <w:bookmarkEnd w:id="462"/>
      <w:r>
        <w:rPr>
          <w:sz w:val="36"/>
          <w:szCs w:val="36"/>
        </w:rPr>
        <w:t>Table name: procedure_occurrence</w:t>
      </w:r>
    </w:p>
    <w:p w14:paraId="72017705" w14:textId="77777777" w:rsidR="00AB0492" w:rsidRDefault="00B554AB">
      <w:pPr>
        <w:pStyle w:val="Heading3"/>
      </w:pPr>
      <w:bookmarkStart w:id="463" w:name="_20fde56mi7n0" w:colFirst="0" w:colLast="0"/>
      <w:bookmarkEnd w:id="463"/>
      <w:r>
        <w:t>Reading from procedure</w:t>
      </w:r>
    </w:p>
    <w:p w14:paraId="3D3FF58D" w14:textId="77777777" w:rsidR="00AB0492" w:rsidRDefault="00AB0492"/>
    <w:p w14:paraId="59BBEA14" w14:textId="77777777" w:rsidR="00AB0492" w:rsidRDefault="00B554AB">
      <w:r>
        <w:rPr>
          <w:noProof/>
        </w:rPr>
        <w:lastRenderedPageBreak/>
        <w:drawing>
          <wp:inline distT="114300" distB="114300" distL="114300" distR="114300" wp14:anchorId="436B30A2" wp14:editId="02358F7F">
            <wp:extent cx="5715000" cy="3171825"/>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9"/>
                    <a:srcRect/>
                    <a:stretch>
                      <a:fillRect/>
                    </a:stretch>
                  </pic:blipFill>
                  <pic:spPr>
                    <a:xfrm>
                      <a:off x="0" y="0"/>
                      <a:ext cx="5715000" cy="3171825"/>
                    </a:xfrm>
                    <a:prstGeom prst="rect">
                      <a:avLst/>
                    </a:prstGeom>
                    <a:ln/>
                  </pic:spPr>
                </pic:pic>
              </a:graphicData>
            </a:graphic>
          </wp:inline>
        </w:drawing>
      </w:r>
    </w:p>
    <w:p w14:paraId="190FE286" w14:textId="77777777" w:rsidR="00AB0492" w:rsidRDefault="00AB0492"/>
    <w:tbl>
      <w:tblPr>
        <w:tblStyle w:val="af3"/>
        <w:tblW w:w="88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1695"/>
        <w:gridCol w:w="945"/>
        <w:gridCol w:w="3255"/>
      </w:tblGrid>
      <w:tr w:rsidR="00AB0492" w14:paraId="7CD780BC" w14:textId="77777777">
        <w:tc>
          <w:tcPr>
            <w:tcW w:w="291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171FFAE" w14:textId="77777777" w:rsidR="00AB0492" w:rsidRDefault="00B554AB">
            <w:pPr>
              <w:ind w:left="20"/>
            </w:pPr>
            <w:r>
              <w:rPr>
                <w:shd w:val="clear" w:color="auto" w:fill="AAAAFF"/>
              </w:rPr>
              <w:t>Destination Field</w:t>
            </w:r>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D6A773F" w14:textId="77777777" w:rsidR="00AB0492" w:rsidRDefault="00B554AB">
            <w:pPr>
              <w:ind w:left="20"/>
            </w:pPr>
            <w:r>
              <w:rPr>
                <w:shd w:val="clear" w:color="auto" w:fill="AAAAFF"/>
              </w:rPr>
              <w:t>Source Field</w:t>
            </w:r>
          </w:p>
        </w:tc>
        <w:tc>
          <w:tcPr>
            <w:tcW w:w="94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86D9F33" w14:textId="77777777" w:rsidR="00AB0492" w:rsidRDefault="00B554AB">
            <w:pPr>
              <w:ind w:left="20"/>
            </w:pPr>
            <w:r>
              <w:rPr>
                <w:shd w:val="clear" w:color="auto" w:fill="AAAAFF"/>
              </w:rPr>
              <w:t>Logic</w:t>
            </w:r>
          </w:p>
        </w:tc>
        <w:tc>
          <w:tcPr>
            <w:tcW w:w="32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0815647" w14:textId="77777777" w:rsidR="00AB0492" w:rsidRDefault="00B554AB">
            <w:pPr>
              <w:ind w:left="20"/>
            </w:pPr>
            <w:r>
              <w:rPr>
                <w:shd w:val="clear" w:color="auto" w:fill="AAAAFF"/>
              </w:rPr>
              <w:t>Comment</w:t>
            </w:r>
          </w:p>
        </w:tc>
      </w:tr>
      <w:tr w:rsidR="00AB0492" w14:paraId="2930DEA3"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272AD2C" w14:textId="77777777" w:rsidR="00AB0492" w:rsidRDefault="00B554AB">
            <w:pPr>
              <w:ind w:left="20"/>
            </w:pPr>
            <w:r>
              <w:t>procedure_occurrence_id</w:t>
            </w:r>
          </w:p>
        </w:tc>
        <w:tc>
          <w:tcPr>
            <w:tcW w:w="1695" w:type="dxa"/>
            <w:tcBorders>
              <w:bottom w:val="single" w:sz="8" w:space="0" w:color="000000"/>
              <w:right w:val="single" w:sz="8" w:space="0" w:color="000000"/>
            </w:tcBorders>
            <w:tcMar>
              <w:top w:w="100" w:type="dxa"/>
              <w:left w:w="20" w:type="dxa"/>
              <w:bottom w:w="100" w:type="dxa"/>
              <w:right w:w="20" w:type="dxa"/>
            </w:tcMar>
          </w:tcPr>
          <w:p w14:paraId="346A668C" w14:textId="77777777"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14:paraId="70ECE28C"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4ABBFEF5" w14:textId="77777777" w:rsidR="00AB0492" w:rsidRDefault="00B554AB">
            <w:pPr>
              <w:ind w:left="20"/>
            </w:pPr>
            <w:r>
              <w:t xml:space="preserve"> </w:t>
            </w:r>
          </w:p>
        </w:tc>
      </w:tr>
      <w:tr w:rsidR="00AB0492" w14:paraId="25B4A93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D9E0B1" w14:textId="77777777" w:rsidR="00AB0492" w:rsidRDefault="00B554AB">
            <w:pPr>
              <w:ind w:left="20"/>
            </w:pPr>
            <w:r>
              <w:t>person_id</w:t>
            </w:r>
          </w:p>
        </w:tc>
        <w:tc>
          <w:tcPr>
            <w:tcW w:w="1695" w:type="dxa"/>
            <w:tcBorders>
              <w:bottom w:val="single" w:sz="8" w:space="0" w:color="000000"/>
              <w:right w:val="single" w:sz="8" w:space="0" w:color="000000"/>
            </w:tcBorders>
            <w:tcMar>
              <w:top w:w="100" w:type="dxa"/>
              <w:left w:w="20" w:type="dxa"/>
              <w:bottom w:w="100" w:type="dxa"/>
              <w:right w:w="20" w:type="dxa"/>
            </w:tcMar>
          </w:tcPr>
          <w:p w14:paraId="0B8DB91A" w14:textId="77777777" w:rsidR="00AB0492" w:rsidRDefault="00B554AB">
            <w:pPr>
              <w:ind w:left="20"/>
            </w:pPr>
            <w:r>
              <w:t>ptid</w:t>
            </w:r>
          </w:p>
        </w:tc>
        <w:tc>
          <w:tcPr>
            <w:tcW w:w="945" w:type="dxa"/>
            <w:tcBorders>
              <w:bottom w:val="single" w:sz="8" w:space="0" w:color="000000"/>
              <w:right w:val="single" w:sz="8" w:space="0" w:color="000000"/>
            </w:tcBorders>
            <w:tcMar>
              <w:top w:w="100" w:type="dxa"/>
              <w:left w:w="20" w:type="dxa"/>
              <w:bottom w:w="100" w:type="dxa"/>
              <w:right w:w="20" w:type="dxa"/>
            </w:tcMar>
          </w:tcPr>
          <w:p w14:paraId="5702C2E8"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1FFC1B6B" w14:textId="77777777" w:rsidR="00AB0492" w:rsidRDefault="00B554AB">
            <w:pPr>
              <w:ind w:left="20"/>
            </w:pPr>
            <w:r>
              <w:t xml:space="preserve"> </w:t>
            </w:r>
          </w:p>
        </w:tc>
      </w:tr>
      <w:tr w:rsidR="00AB0492" w14:paraId="32417191"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ECD9368" w14:textId="77777777" w:rsidR="00AB0492" w:rsidRDefault="00B554AB">
            <w:pPr>
              <w:ind w:left="20"/>
            </w:pPr>
            <w:r>
              <w:t>procedure_concept_id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4F9CB520" w14:textId="77777777" w:rsidR="00AB0492" w:rsidRDefault="00B554AB">
            <w:pPr>
              <w:ind w:left="20"/>
            </w:pPr>
            <w:r>
              <w:t>proc_code</w:t>
            </w:r>
          </w:p>
          <w:p w14:paraId="49DD7D3E" w14:textId="77777777" w:rsidR="00AB0492" w:rsidRDefault="00B554AB">
            <w:pPr>
              <w:ind w:left="20"/>
            </w:pPr>
            <w:r>
              <w:t>proc_code_type</w:t>
            </w:r>
          </w:p>
        </w:tc>
        <w:tc>
          <w:tcPr>
            <w:tcW w:w="945" w:type="dxa"/>
            <w:tcBorders>
              <w:bottom w:val="single" w:sz="8" w:space="0" w:color="000000"/>
              <w:right w:val="single" w:sz="8" w:space="0" w:color="000000"/>
            </w:tcBorders>
            <w:tcMar>
              <w:top w:w="100" w:type="dxa"/>
              <w:left w:w="20" w:type="dxa"/>
              <w:bottom w:w="100" w:type="dxa"/>
              <w:right w:w="20" w:type="dxa"/>
            </w:tcMar>
          </w:tcPr>
          <w:p w14:paraId="511A8D96"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02B69A13" w14:textId="77777777" w:rsidR="00AB0492" w:rsidRDefault="00B554AB">
            <w:pPr>
              <w:ind w:left="20"/>
            </w:pPr>
            <w:r>
              <w:t xml:space="preserve"> Lookup to the vocabulary using the proc_code_type to find the proper vocabulary_id</w:t>
            </w:r>
          </w:p>
        </w:tc>
      </w:tr>
      <w:tr w:rsidR="00AB0492" w14:paraId="1BF0AE0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3AE9708" w14:textId="77777777" w:rsidR="00AB0492" w:rsidRDefault="00B554AB">
            <w:pPr>
              <w:ind w:left="20"/>
            </w:pPr>
            <w:r>
              <w:t>procedure_date</w:t>
            </w:r>
          </w:p>
        </w:tc>
        <w:tc>
          <w:tcPr>
            <w:tcW w:w="1695" w:type="dxa"/>
            <w:tcBorders>
              <w:bottom w:val="single" w:sz="8" w:space="0" w:color="000000"/>
              <w:right w:val="single" w:sz="8" w:space="0" w:color="000000"/>
            </w:tcBorders>
            <w:tcMar>
              <w:top w:w="100" w:type="dxa"/>
              <w:left w:w="20" w:type="dxa"/>
              <w:bottom w:w="100" w:type="dxa"/>
              <w:right w:w="20" w:type="dxa"/>
            </w:tcMar>
          </w:tcPr>
          <w:p w14:paraId="2BE4BFBC" w14:textId="77777777" w:rsidR="00AB0492" w:rsidRDefault="00B554AB">
            <w:pPr>
              <w:ind w:left="20"/>
            </w:pPr>
            <w:r>
              <w:t>proc_date</w:t>
            </w:r>
          </w:p>
        </w:tc>
        <w:tc>
          <w:tcPr>
            <w:tcW w:w="945" w:type="dxa"/>
            <w:tcBorders>
              <w:bottom w:val="single" w:sz="8" w:space="0" w:color="000000"/>
              <w:right w:val="single" w:sz="8" w:space="0" w:color="000000"/>
            </w:tcBorders>
            <w:tcMar>
              <w:top w:w="100" w:type="dxa"/>
              <w:left w:w="20" w:type="dxa"/>
              <w:bottom w:w="100" w:type="dxa"/>
              <w:right w:w="20" w:type="dxa"/>
            </w:tcMar>
          </w:tcPr>
          <w:p w14:paraId="019C611F"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6746A339" w14:textId="77777777" w:rsidR="00AB0492" w:rsidRDefault="00B554AB">
            <w:pPr>
              <w:ind w:left="20"/>
            </w:pPr>
            <w:r>
              <w:t xml:space="preserve"> </w:t>
            </w:r>
          </w:p>
        </w:tc>
      </w:tr>
      <w:tr w:rsidR="00AB0492" w14:paraId="4DDFAC08"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B52270C" w14:textId="77777777" w:rsidR="00AB0492" w:rsidRDefault="00B554AB">
            <w:pPr>
              <w:ind w:left="20"/>
            </w:pPr>
            <w:r>
              <w:t>procedure_type_concept_id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19B10101" w14:textId="77777777" w:rsidR="00AB0492" w:rsidRDefault="00B554AB">
            <w:pPr>
              <w:ind w:left="20"/>
            </w:pPr>
            <w:r>
              <w:t>38000275</w:t>
            </w:r>
          </w:p>
          <w:p w14:paraId="368050C4" w14:textId="77777777" w:rsidR="00AB0492" w:rsidRDefault="00AB0492">
            <w:pPr>
              <w:ind w:left="20"/>
            </w:pPr>
          </w:p>
        </w:tc>
        <w:tc>
          <w:tcPr>
            <w:tcW w:w="945" w:type="dxa"/>
            <w:tcBorders>
              <w:bottom w:val="single" w:sz="8" w:space="0" w:color="000000"/>
              <w:right w:val="single" w:sz="8" w:space="0" w:color="000000"/>
            </w:tcBorders>
            <w:tcMar>
              <w:top w:w="100" w:type="dxa"/>
              <w:left w:w="20" w:type="dxa"/>
              <w:bottom w:w="100" w:type="dxa"/>
              <w:right w:w="20" w:type="dxa"/>
            </w:tcMar>
          </w:tcPr>
          <w:p w14:paraId="73A73B07"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719074D9" w14:textId="77777777" w:rsidR="00AB0492" w:rsidRDefault="00B554AB">
            <w:pPr>
              <w:ind w:left="20"/>
            </w:pPr>
            <w:r>
              <w:t xml:space="preserve"> EHR order list entry</w:t>
            </w:r>
          </w:p>
        </w:tc>
      </w:tr>
      <w:tr w:rsidR="00AB0492" w14:paraId="394759F7"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8D78AD9" w14:textId="77777777" w:rsidR="00AB0492" w:rsidRDefault="00B554AB">
            <w:pPr>
              <w:ind w:left="20"/>
            </w:pPr>
            <w:r>
              <w:t>modifier_concept_id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1FF65571" w14:textId="77777777"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14:paraId="483882C7"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3AFDE502" w14:textId="77777777" w:rsidR="00AB0492" w:rsidRDefault="00B554AB">
            <w:pPr>
              <w:ind w:left="20"/>
            </w:pPr>
            <w:r>
              <w:t xml:space="preserve"> </w:t>
            </w:r>
          </w:p>
        </w:tc>
      </w:tr>
      <w:tr w:rsidR="00AB0492" w14:paraId="2CC78B56"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1532337" w14:textId="77777777" w:rsidR="00AB0492" w:rsidRDefault="00B554AB">
            <w:pPr>
              <w:ind w:left="20"/>
            </w:pPr>
            <w:r>
              <w:t>quantity</w:t>
            </w:r>
          </w:p>
        </w:tc>
        <w:tc>
          <w:tcPr>
            <w:tcW w:w="1695" w:type="dxa"/>
            <w:tcBorders>
              <w:bottom w:val="single" w:sz="8" w:space="0" w:color="000000"/>
              <w:right w:val="single" w:sz="8" w:space="0" w:color="000000"/>
            </w:tcBorders>
            <w:tcMar>
              <w:top w:w="100" w:type="dxa"/>
              <w:left w:w="20" w:type="dxa"/>
              <w:bottom w:w="100" w:type="dxa"/>
              <w:right w:w="20" w:type="dxa"/>
            </w:tcMar>
          </w:tcPr>
          <w:p w14:paraId="6D7A9738" w14:textId="77777777"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14:paraId="13083FED"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3E891A6D" w14:textId="77777777" w:rsidR="00AB0492" w:rsidRDefault="00B554AB">
            <w:pPr>
              <w:ind w:left="20"/>
            </w:pPr>
            <w:r>
              <w:t xml:space="preserve"> </w:t>
            </w:r>
          </w:p>
        </w:tc>
      </w:tr>
      <w:tr w:rsidR="00AB0492" w14:paraId="059343F3"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E391D82" w14:textId="77777777" w:rsidR="00AB0492" w:rsidRDefault="00B554AB">
            <w:pPr>
              <w:ind w:left="20"/>
            </w:pPr>
            <w:r>
              <w:lastRenderedPageBreak/>
              <w:t>provider_id</w:t>
            </w:r>
          </w:p>
        </w:tc>
        <w:tc>
          <w:tcPr>
            <w:tcW w:w="1695" w:type="dxa"/>
            <w:tcBorders>
              <w:bottom w:val="single" w:sz="8" w:space="0" w:color="000000"/>
              <w:right w:val="single" w:sz="8" w:space="0" w:color="000000"/>
            </w:tcBorders>
            <w:tcMar>
              <w:top w:w="100" w:type="dxa"/>
              <w:left w:w="20" w:type="dxa"/>
              <w:bottom w:w="100" w:type="dxa"/>
              <w:right w:w="20" w:type="dxa"/>
            </w:tcMar>
          </w:tcPr>
          <w:p w14:paraId="702DF810" w14:textId="77777777" w:rsidR="00AB0492" w:rsidRDefault="00B554AB">
            <w:pPr>
              <w:ind w:left="20"/>
            </w:pPr>
            <w:r>
              <w:t>provid_perform</w:t>
            </w:r>
          </w:p>
        </w:tc>
        <w:tc>
          <w:tcPr>
            <w:tcW w:w="945" w:type="dxa"/>
            <w:tcBorders>
              <w:bottom w:val="single" w:sz="8" w:space="0" w:color="000000"/>
              <w:right w:val="single" w:sz="8" w:space="0" w:color="000000"/>
            </w:tcBorders>
            <w:tcMar>
              <w:top w:w="100" w:type="dxa"/>
              <w:left w:w="20" w:type="dxa"/>
              <w:bottom w:w="100" w:type="dxa"/>
              <w:right w:w="20" w:type="dxa"/>
            </w:tcMar>
          </w:tcPr>
          <w:p w14:paraId="2E92771F"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43F0BD19" w14:textId="77777777" w:rsidR="00AB0492" w:rsidRDefault="001A3A1C">
            <w:pPr>
              <w:ind w:left="20"/>
            </w:pPr>
            <w:r>
              <w:rPr>
                <w:sz w:val="18"/>
                <w:szCs w:val="18"/>
              </w:rPr>
              <w:t>To avoid duplication, apply the same logic described when transforming the encounter table to visit_occurrence above.</w:t>
            </w:r>
          </w:p>
        </w:tc>
      </w:tr>
      <w:tr w:rsidR="00AB0492" w14:paraId="084A5AF7"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DA268E9" w14:textId="77777777" w:rsidR="00AB0492" w:rsidRDefault="00B554AB">
            <w:pPr>
              <w:ind w:left="20"/>
            </w:pPr>
            <w:r>
              <w:t>visit_occurrence_id</w:t>
            </w:r>
          </w:p>
        </w:tc>
        <w:tc>
          <w:tcPr>
            <w:tcW w:w="1695" w:type="dxa"/>
            <w:tcBorders>
              <w:bottom w:val="single" w:sz="8" w:space="0" w:color="000000"/>
              <w:right w:val="single" w:sz="8" w:space="0" w:color="000000"/>
            </w:tcBorders>
            <w:tcMar>
              <w:top w:w="100" w:type="dxa"/>
              <w:left w:w="20" w:type="dxa"/>
              <w:bottom w:w="100" w:type="dxa"/>
              <w:right w:w="20" w:type="dxa"/>
            </w:tcMar>
          </w:tcPr>
          <w:p w14:paraId="5A9FB638" w14:textId="77777777" w:rsidR="00AB0492" w:rsidRDefault="00B554AB">
            <w:pPr>
              <w:ind w:left="20"/>
            </w:pPr>
            <w:r>
              <w:t>encid</w:t>
            </w:r>
          </w:p>
        </w:tc>
        <w:tc>
          <w:tcPr>
            <w:tcW w:w="945" w:type="dxa"/>
            <w:tcBorders>
              <w:bottom w:val="single" w:sz="8" w:space="0" w:color="000000"/>
              <w:right w:val="single" w:sz="8" w:space="0" w:color="000000"/>
            </w:tcBorders>
            <w:tcMar>
              <w:top w:w="100" w:type="dxa"/>
              <w:left w:w="20" w:type="dxa"/>
              <w:bottom w:w="100" w:type="dxa"/>
              <w:right w:w="20" w:type="dxa"/>
            </w:tcMar>
          </w:tcPr>
          <w:p w14:paraId="3C1E5AAF"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7389CB54" w14:textId="77777777" w:rsidR="00AB0492" w:rsidRDefault="00B554AB">
            <w:pPr>
              <w:ind w:left="20"/>
            </w:pPr>
            <w:r>
              <w:t xml:space="preserve"> </w:t>
            </w:r>
          </w:p>
        </w:tc>
      </w:tr>
      <w:tr w:rsidR="00C07B06" w14:paraId="1E0A521D" w14:textId="77777777">
        <w:trPr>
          <w:ins w:id="464" w:author="Sena, Anthony [JRDUS]" w:date="2018-08-06T16:55:00Z"/>
        </w:trPr>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281E932" w14:textId="578F19AE" w:rsidR="00C07B06" w:rsidRDefault="00C07B06" w:rsidP="00C07B06">
            <w:pPr>
              <w:ind w:left="20"/>
              <w:rPr>
                <w:ins w:id="465" w:author="Sena, Anthony [JRDUS]" w:date="2018-08-06T16:55:00Z"/>
              </w:rPr>
            </w:pPr>
            <w:ins w:id="466" w:author="Sena, Anthony [JRDUS]" w:date="2018-08-06T16:55:00Z">
              <w:r>
                <w:rPr>
                  <w:sz w:val="18"/>
                  <w:szCs w:val="18"/>
                </w:rPr>
                <w:t>visit_detail_id</w:t>
              </w:r>
            </w:ins>
          </w:p>
        </w:tc>
        <w:tc>
          <w:tcPr>
            <w:tcW w:w="1695" w:type="dxa"/>
            <w:tcBorders>
              <w:bottom w:val="single" w:sz="8" w:space="0" w:color="000000"/>
              <w:right w:val="single" w:sz="8" w:space="0" w:color="000000"/>
            </w:tcBorders>
            <w:tcMar>
              <w:top w:w="100" w:type="dxa"/>
              <w:left w:w="20" w:type="dxa"/>
              <w:bottom w:w="100" w:type="dxa"/>
              <w:right w:w="20" w:type="dxa"/>
            </w:tcMar>
          </w:tcPr>
          <w:p w14:paraId="7CDC0DDC" w14:textId="4F1E9121" w:rsidR="00C07B06" w:rsidRDefault="00C07B06" w:rsidP="00C07B06">
            <w:pPr>
              <w:ind w:left="20"/>
              <w:rPr>
                <w:ins w:id="467" w:author="Sena, Anthony [JRDUS]" w:date="2018-08-06T16:55:00Z"/>
              </w:rPr>
            </w:pPr>
            <w:ins w:id="468" w:author="Sena, Anthony [JRDUS]" w:date="2018-08-06T16:55:00Z">
              <w:r>
                <w:rPr>
                  <w:sz w:val="18"/>
                  <w:szCs w:val="18"/>
                </w:rPr>
                <w:t>encid</w:t>
              </w:r>
            </w:ins>
          </w:p>
        </w:tc>
        <w:tc>
          <w:tcPr>
            <w:tcW w:w="945" w:type="dxa"/>
            <w:tcBorders>
              <w:bottom w:val="single" w:sz="8" w:space="0" w:color="000000"/>
              <w:right w:val="single" w:sz="8" w:space="0" w:color="000000"/>
            </w:tcBorders>
            <w:tcMar>
              <w:top w:w="100" w:type="dxa"/>
              <w:left w:w="20" w:type="dxa"/>
              <w:bottom w:w="100" w:type="dxa"/>
              <w:right w:w="20" w:type="dxa"/>
            </w:tcMar>
          </w:tcPr>
          <w:p w14:paraId="210CA3F0" w14:textId="5648839B" w:rsidR="00C07B06" w:rsidRDefault="00C07B06" w:rsidP="00C07B06">
            <w:pPr>
              <w:ind w:left="20"/>
              <w:rPr>
                <w:ins w:id="469" w:author="Sena, Anthony [JRDUS]" w:date="2018-08-06T16:55:00Z"/>
              </w:rPr>
            </w:pPr>
            <w:ins w:id="470" w:author="Sena, Anthony [JRDUS]" w:date="2018-08-06T16:55:00Z">
              <w:r>
                <w:rPr>
                  <w:sz w:val="18"/>
                  <w:szCs w:val="18"/>
                </w:rPr>
                <w:t>If encid is found in the VISIT_DETAIL table, include the visit_detail_id in this field otherwise leave as NULL</w:t>
              </w:r>
            </w:ins>
          </w:p>
        </w:tc>
        <w:tc>
          <w:tcPr>
            <w:tcW w:w="3255" w:type="dxa"/>
            <w:tcBorders>
              <w:bottom w:val="single" w:sz="8" w:space="0" w:color="000000"/>
              <w:right w:val="single" w:sz="8" w:space="0" w:color="000000"/>
            </w:tcBorders>
            <w:tcMar>
              <w:top w:w="100" w:type="dxa"/>
              <w:left w:w="20" w:type="dxa"/>
              <w:bottom w:w="100" w:type="dxa"/>
              <w:right w:w="20" w:type="dxa"/>
            </w:tcMar>
          </w:tcPr>
          <w:p w14:paraId="7CFA0121" w14:textId="77777777" w:rsidR="00C07B06" w:rsidRDefault="00C07B06" w:rsidP="00C07B06">
            <w:pPr>
              <w:ind w:left="20"/>
              <w:rPr>
                <w:ins w:id="471" w:author="Sena, Anthony [JRDUS]" w:date="2018-08-06T16:55:00Z"/>
              </w:rPr>
            </w:pPr>
          </w:p>
        </w:tc>
      </w:tr>
      <w:tr w:rsidR="00C07B06" w14:paraId="6ECA7309"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907C8A" w14:textId="77777777" w:rsidR="00C07B06" w:rsidRDefault="00C07B06" w:rsidP="00C07B06">
            <w:pPr>
              <w:ind w:left="20"/>
            </w:pPr>
            <w:r>
              <w:t>procedure_source_value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6D06868F" w14:textId="77777777" w:rsidR="00C07B06" w:rsidRDefault="00C07B06" w:rsidP="00C07B06">
            <w:pPr>
              <w:ind w:left="20"/>
            </w:pPr>
            <w:r>
              <w:t>proc_code</w:t>
            </w:r>
          </w:p>
        </w:tc>
        <w:tc>
          <w:tcPr>
            <w:tcW w:w="945" w:type="dxa"/>
            <w:tcBorders>
              <w:bottom w:val="single" w:sz="8" w:space="0" w:color="000000"/>
              <w:right w:val="single" w:sz="8" w:space="0" w:color="000000"/>
            </w:tcBorders>
            <w:tcMar>
              <w:top w:w="100" w:type="dxa"/>
              <w:left w:w="20" w:type="dxa"/>
              <w:bottom w:w="100" w:type="dxa"/>
              <w:right w:w="20" w:type="dxa"/>
            </w:tcMar>
          </w:tcPr>
          <w:p w14:paraId="2E650048" w14:textId="77777777" w:rsidR="00C07B06" w:rsidRDefault="00C07B06" w:rsidP="00C07B06">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73C88605" w14:textId="77777777" w:rsidR="00C07B06" w:rsidRDefault="00C07B06" w:rsidP="00C07B06">
            <w:pPr>
              <w:ind w:left="20"/>
            </w:pPr>
            <w:r>
              <w:t xml:space="preserve"> </w:t>
            </w:r>
          </w:p>
        </w:tc>
      </w:tr>
      <w:tr w:rsidR="00C07B06" w14:paraId="2746FD4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7AC1EF9" w14:textId="77777777" w:rsidR="00C07B06" w:rsidRDefault="00C07B06" w:rsidP="00C07B06">
            <w:pPr>
              <w:ind w:left="20"/>
            </w:pPr>
            <w:r>
              <w:t>procedure_source_concept_id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512D164A" w14:textId="77777777" w:rsidR="00C07B06" w:rsidRDefault="00C07B06" w:rsidP="00C07B06">
            <w:pPr>
              <w:ind w:left="20"/>
            </w:pPr>
            <w:r>
              <w:t>proc_code</w:t>
            </w:r>
          </w:p>
        </w:tc>
        <w:tc>
          <w:tcPr>
            <w:tcW w:w="945" w:type="dxa"/>
            <w:tcBorders>
              <w:bottom w:val="single" w:sz="8" w:space="0" w:color="000000"/>
              <w:right w:val="single" w:sz="8" w:space="0" w:color="000000"/>
            </w:tcBorders>
            <w:tcMar>
              <w:top w:w="100" w:type="dxa"/>
              <w:left w:w="20" w:type="dxa"/>
              <w:bottom w:w="100" w:type="dxa"/>
              <w:right w:w="20" w:type="dxa"/>
            </w:tcMar>
          </w:tcPr>
          <w:p w14:paraId="49BCFAEF" w14:textId="77777777" w:rsidR="00C07B06" w:rsidRDefault="00C07B06" w:rsidP="00C07B06">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71F38BCC" w14:textId="77777777" w:rsidR="00C07B06" w:rsidRDefault="00C07B06" w:rsidP="00C07B06">
            <w:pPr>
              <w:ind w:left="20"/>
            </w:pPr>
            <w:r>
              <w:t xml:space="preserve"> </w:t>
            </w:r>
          </w:p>
        </w:tc>
      </w:tr>
      <w:tr w:rsidR="00C07B06" w14:paraId="7C95F40B"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9707E43" w14:textId="77777777" w:rsidR="00C07B06" w:rsidRDefault="00C07B06" w:rsidP="00C07B06">
            <w:pPr>
              <w:ind w:left="20"/>
            </w:pPr>
            <w:r>
              <w:t>qualifier_source_value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1BA8C3E2" w14:textId="77777777" w:rsidR="00C07B06" w:rsidRDefault="00C07B06" w:rsidP="00C07B06">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14:paraId="346F6C06" w14:textId="77777777" w:rsidR="00C07B06" w:rsidRDefault="00C07B06" w:rsidP="00C07B06">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3190017D" w14:textId="77777777" w:rsidR="00C07B06" w:rsidRDefault="00C07B06" w:rsidP="00C07B06">
            <w:pPr>
              <w:ind w:left="20"/>
            </w:pPr>
            <w:r>
              <w:t xml:space="preserve"> </w:t>
            </w:r>
          </w:p>
        </w:tc>
      </w:tr>
    </w:tbl>
    <w:p w14:paraId="1FC04FD2" w14:textId="77777777" w:rsidR="00AB0492" w:rsidRDefault="00AB0492"/>
    <w:p w14:paraId="2FC2EEA7" w14:textId="77777777" w:rsidR="00AB0492" w:rsidRDefault="00B554AB">
      <w:pPr>
        <w:pStyle w:val="Heading3"/>
      </w:pPr>
      <w:bookmarkStart w:id="472" w:name="_ejwjiwd1v0d7" w:colFirst="0" w:colLast="0"/>
      <w:bookmarkEnd w:id="472"/>
      <w:r>
        <w:t>Reading from diagnosis</w:t>
      </w:r>
    </w:p>
    <w:p w14:paraId="644A3B75" w14:textId="77777777" w:rsidR="00AB0492" w:rsidRDefault="00AB0492"/>
    <w:p w14:paraId="0ED7D997" w14:textId="77777777" w:rsidR="00AB0492" w:rsidRDefault="00B554AB">
      <w:r>
        <w:rPr>
          <w:noProof/>
        </w:rPr>
        <w:lastRenderedPageBreak/>
        <w:drawing>
          <wp:inline distT="114300" distB="114300" distL="114300" distR="114300" wp14:anchorId="5BCEAA0A" wp14:editId="225E369A">
            <wp:extent cx="5715000" cy="3600450"/>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5715000" cy="3600450"/>
                    </a:xfrm>
                    <a:prstGeom prst="rect">
                      <a:avLst/>
                    </a:prstGeom>
                    <a:ln/>
                  </pic:spPr>
                </pic:pic>
              </a:graphicData>
            </a:graphic>
          </wp:inline>
        </w:drawing>
      </w:r>
    </w:p>
    <w:p w14:paraId="09C3206B" w14:textId="77777777" w:rsidR="00AB0492" w:rsidRDefault="00AB0492"/>
    <w:tbl>
      <w:tblPr>
        <w:tblStyle w:val="af4"/>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1830"/>
        <w:gridCol w:w="600"/>
        <w:gridCol w:w="3525"/>
      </w:tblGrid>
      <w:tr w:rsidR="00AB0492" w14:paraId="3EA08AD4" w14:textId="77777777">
        <w:tc>
          <w:tcPr>
            <w:tcW w:w="291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DBF62F1" w14:textId="77777777"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243889F" w14:textId="77777777"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3DD2A23" w14:textId="77777777" w:rsidR="00AB0492" w:rsidRDefault="00B554AB">
            <w:pPr>
              <w:ind w:left="20"/>
            </w:pPr>
            <w:r>
              <w:rPr>
                <w:shd w:val="clear" w:color="auto" w:fill="AAAAFF"/>
              </w:rPr>
              <w:t>Logic</w:t>
            </w:r>
          </w:p>
        </w:tc>
        <w:tc>
          <w:tcPr>
            <w:tcW w:w="35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6A6232E" w14:textId="77777777" w:rsidR="00AB0492" w:rsidRDefault="00B554AB">
            <w:pPr>
              <w:ind w:left="20"/>
            </w:pPr>
            <w:r>
              <w:rPr>
                <w:shd w:val="clear" w:color="auto" w:fill="AAAAFF"/>
              </w:rPr>
              <w:t>Comment</w:t>
            </w:r>
          </w:p>
        </w:tc>
      </w:tr>
      <w:tr w:rsidR="00AB0492" w14:paraId="32848DF8"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FFACF2B" w14:textId="77777777" w:rsidR="00AB0492" w:rsidRDefault="00B554AB">
            <w:pPr>
              <w:ind w:left="20"/>
            </w:pPr>
            <w:r>
              <w:t>procedure_occurrence_id</w:t>
            </w:r>
          </w:p>
        </w:tc>
        <w:tc>
          <w:tcPr>
            <w:tcW w:w="1830" w:type="dxa"/>
            <w:tcBorders>
              <w:bottom w:val="single" w:sz="8" w:space="0" w:color="000000"/>
              <w:right w:val="single" w:sz="8" w:space="0" w:color="000000"/>
            </w:tcBorders>
            <w:tcMar>
              <w:top w:w="100" w:type="dxa"/>
              <w:left w:w="20" w:type="dxa"/>
              <w:bottom w:w="100" w:type="dxa"/>
              <w:right w:w="20" w:type="dxa"/>
            </w:tcMar>
          </w:tcPr>
          <w:p w14:paraId="43EA6A87"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1305A8F1"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B2EEE9B" w14:textId="77777777" w:rsidR="00AB0492" w:rsidRDefault="00B554AB">
            <w:pPr>
              <w:ind w:left="20"/>
            </w:pPr>
            <w:r>
              <w:t xml:space="preserve"> </w:t>
            </w:r>
          </w:p>
        </w:tc>
      </w:tr>
      <w:tr w:rsidR="00AB0492" w14:paraId="6FB71669"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2473EE2" w14:textId="77777777"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14:paraId="22442B23" w14:textId="77777777"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14:paraId="2C3798AF"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6BE9498A" w14:textId="77777777" w:rsidR="00AB0492" w:rsidRDefault="00B554AB">
            <w:pPr>
              <w:ind w:left="20"/>
            </w:pPr>
            <w:r>
              <w:t xml:space="preserve"> </w:t>
            </w:r>
          </w:p>
        </w:tc>
      </w:tr>
      <w:tr w:rsidR="00AB0492" w14:paraId="050EBAE1"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DE3ADE8" w14:textId="77777777" w:rsidR="00AB0492" w:rsidRDefault="00B554AB">
            <w:pPr>
              <w:ind w:left="20"/>
            </w:pPr>
            <w:r>
              <w:t>procedure_concept_id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02938F8D" w14:textId="77777777" w:rsidR="00AB0492" w:rsidRDefault="00B554AB">
            <w:pPr>
              <w:ind w:left="20"/>
            </w:pPr>
            <w:r>
              <w:t>diagnosis_status</w:t>
            </w:r>
          </w:p>
          <w:p w14:paraId="71F6C7C5" w14:textId="77777777" w:rsidR="00AB0492" w:rsidRDefault="00B554AB">
            <w:pPr>
              <w:ind w:left="20"/>
            </w:pPr>
            <w:r>
              <w:t>diagnosis_cd</w:t>
            </w:r>
          </w:p>
          <w:p w14:paraId="235ACF93" w14:textId="77777777" w:rsidR="00AB0492" w:rsidRDefault="00B554AB">
            <w:pPr>
              <w:ind w:left="20"/>
            </w:pPr>
            <w:r>
              <w:t>diagnosis_cd_type</w:t>
            </w:r>
          </w:p>
        </w:tc>
        <w:tc>
          <w:tcPr>
            <w:tcW w:w="600" w:type="dxa"/>
            <w:tcBorders>
              <w:bottom w:val="single" w:sz="8" w:space="0" w:color="000000"/>
              <w:right w:val="single" w:sz="8" w:space="0" w:color="000000"/>
            </w:tcBorders>
            <w:tcMar>
              <w:top w:w="100" w:type="dxa"/>
              <w:left w:w="20" w:type="dxa"/>
              <w:bottom w:w="100" w:type="dxa"/>
              <w:right w:w="20" w:type="dxa"/>
            </w:tcMar>
          </w:tcPr>
          <w:p w14:paraId="6DDA004F"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F4AC298" w14:textId="77777777" w:rsidR="00AB0492" w:rsidRDefault="00B554AB">
            <w:pPr>
              <w:ind w:left="20"/>
            </w:pPr>
            <w:r>
              <w:t>Diagnosis_status = ‘Diagnosis Of’ and diagnosis_cd must map to domain = procedure</w:t>
            </w:r>
          </w:p>
          <w:p w14:paraId="521830A3" w14:textId="77777777" w:rsidR="00AB0492" w:rsidRDefault="00B554AB">
            <w:pPr>
              <w:ind w:left="20"/>
            </w:pPr>
            <w:r>
              <w:t>Where the target vocabulary_id = diagnaosis_cd_type.</w:t>
            </w:r>
          </w:p>
        </w:tc>
      </w:tr>
      <w:tr w:rsidR="00AB0492" w14:paraId="54ACFA61"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23FF2A" w14:textId="77777777" w:rsidR="00AB0492" w:rsidRDefault="00B554AB">
            <w:pPr>
              <w:ind w:left="20"/>
            </w:pPr>
            <w:r>
              <w:t>procedure_date</w:t>
            </w:r>
          </w:p>
        </w:tc>
        <w:tc>
          <w:tcPr>
            <w:tcW w:w="1830" w:type="dxa"/>
            <w:tcBorders>
              <w:bottom w:val="single" w:sz="8" w:space="0" w:color="000000"/>
              <w:right w:val="single" w:sz="8" w:space="0" w:color="000000"/>
            </w:tcBorders>
            <w:tcMar>
              <w:top w:w="100" w:type="dxa"/>
              <w:left w:w="20" w:type="dxa"/>
              <w:bottom w:w="100" w:type="dxa"/>
              <w:right w:w="20" w:type="dxa"/>
            </w:tcMar>
          </w:tcPr>
          <w:p w14:paraId="7D00B549" w14:textId="77777777" w:rsidR="00AB0492" w:rsidRDefault="00B554AB">
            <w:pPr>
              <w:ind w:left="20"/>
            </w:pPr>
            <w:r>
              <w:t>diag_date</w:t>
            </w:r>
          </w:p>
          <w:p w14:paraId="1F37B938" w14:textId="77777777" w:rsidR="00AB0492" w:rsidRDefault="00B554AB">
            <w:pPr>
              <w:ind w:left="20"/>
            </w:pPr>
            <w:r>
              <w:t>diag_time</w:t>
            </w:r>
          </w:p>
        </w:tc>
        <w:tc>
          <w:tcPr>
            <w:tcW w:w="600" w:type="dxa"/>
            <w:tcBorders>
              <w:bottom w:val="single" w:sz="8" w:space="0" w:color="000000"/>
              <w:right w:val="single" w:sz="8" w:space="0" w:color="000000"/>
            </w:tcBorders>
            <w:tcMar>
              <w:top w:w="100" w:type="dxa"/>
              <w:left w:w="20" w:type="dxa"/>
              <w:bottom w:w="100" w:type="dxa"/>
              <w:right w:w="20" w:type="dxa"/>
            </w:tcMar>
          </w:tcPr>
          <w:p w14:paraId="37C94B06"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404FE911" w14:textId="77777777" w:rsidR="00AB0492" w:rsidRDefault="00B554AB">
            <w:pPr>
              <w:ind w:left="20"/>
            </w:pPr>
            <w:r>
              <w:t xml:space="preserve"> </w:t>
            </w:r>
          </w:p>
        </w:tc>
      </w:tr>
      <w:tr w:rsidR="00AB0492" w14:paraId="0DB0127B"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0E46D7" w14:textId="77777777" w:rsidR="00AB0492" w:rsidRDefault="00B554AB">
            <w:pPr>
              <w:ind w:left="20"/>
            </w:pPr>
            <w:r>
              <w:t>procedure_type_concept_id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3DC0534A" w14:textId="77777777" w:rsidR="00AB0492" w:rsidRDefault="00B554AB">
            <w:pPr>
              <w:ind w:left="20"/>
            </w:pPr>
            <w:r>
              <w:t>42865906</w:t>
            </w:r>
          </w:p>
        </w:tc>
        <w:tc>
          <w:tcPr>
            <w:tcW w:w="600" w:type="dxa"/>
            <w:tcBorders>
              <w:bottom w:val="single" w:sz="8" w:space="0" w:color="000000"/>
              <w:right w:val="single" w:sz="8" w:space="0" w:color="000000"/>
            </w:tcBorders>
            <w:tcMar>
              <w:top w:w="100" w:type="dxa"/>
              <w:left w:w="20" w:type="dxa"/>
              <w:bottom w:w="100" w:type="dxa"/>
              <w:right w:w="20" w:type="dxa"/>
            </w:tcMar>
          </w:tcPr>
          <w:p w14:paraId="164805AB"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640E250B" w14:textId="77777777" w:rsidR="00AB0492" w:rsidRDefault="00B554AB">
            <w:pPr>
              <w:ind w:left="20"/>
            </w:pPr>
            <w:r>
              <w:t>‘Condition Procedure’</w:t>
            </w:r>
          </w:p>
        </w:tc>
      </w:tr>
      <w:tr w:rsidR="00AB0492" w14:paraId="40EA6C1D"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6C1B959" w14:textId="77777777" w:rsidR="00AB0492" w:rsidRDefault="00B554AB">
            <w:pPr>
              <w:ind w:left="20"/>
            </w:pPr>
            <w:r>
              <w:lastRenderedPageBreak/>
              <w:t>modifier_concept_id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40F05BCE"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5FFECAD2"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4CB7C416" w14:textId="77777777" w:rsidR="00AB0492" w:rsidRDefault="00B554AB">
            <w:pPr>
              <w:ind w:left="20"/>
            </w:pPr>
            <w:r>
              <w:t xml:space="preserve"> </w:t>
            </w:r>
          </w:p>
        </w:tc>
      </w:tr>
      <w:tr w:rsidR="00AB0492" w14:paraId="23CDBA43"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C42727E" w14:textId="77777777" w:rsidR="00AB0492" w:rsidRDefault="00B554AB">
            <w:pPr>
              <w:ind w:left="20"/>
            </w:pPr>
            <w:r>
              <w:t>quantity</w:t>
            </w:r>
          </w:p>
        </w:tc>
        <w:tc>
          <w:tcPr>
            <w:tcW w:w="1830" w:type="dxa"/>
            <w:tcBorders>
              <w:bottom w:val="single" w:sz="8" w:space="0" w:color="000000"/>
              <w:right w:val="single" w:sz="8" w:space="0" w:color="000000"/>
            </w:tcBorders>
            <w:tcMar>
              <w:top w:w="100" w:type="dxa"/>
              <w:left w:w="20" w:type="dxa"/>
              <w:bottom w:w="100" w:type="dxa"/>
              <w:right w:w="20" w:type="dxa"/>
            </w:tcMar>
          </w:tcPr>
          <w:p w14:paraId="1C2F4370"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5C3AD64F"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83C7E7F" w14:textId="77777777" w:rsidR="00AB0492" w:rsidRDefault="00B554AB">
            <w:pPr>
              <w:ind w:left="20"/>
            </w:pPr>
            <w:r>
              <w:t xml:space="preserve"> </w:t>
            </w:r>
          </w:p>
        </w:tc>
      </w:tr>
      <w:tr w:rsidR="00AB0492" w14:paraId="317FD49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66F53F0" w14:textId="77777777"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14:paraId="17F3EF7D"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043744F6"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75D4DD5" w14:textId="77777777" w:rsidR="00AB0492" w:rsidRDefault="00095F1C">
            <w:pPr>
              <w:ind w:left="20"/>
            </w:pPr>
            <w:r>
              <w:rPr>
                <w:sz w:val="18"/>
                <w:szCs w:val="18"/>
              </w:rPr>
              <w:t>To avoid duplication, apply the same logic described when transforming the encounter table to visit_occurrence above.</w:t>
            </w:r>
          </w:p>
        </w:tc>
      </w:tr>
      <w:tr w:rsidR="00AB0492" w14:paraId="11D053E1"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0CB55A" w14:textId="77777777" w:rsidR="00AB0492" w:rsidRDefault="00B554AB">
            <w:pPr>
              <w:ind w:left="20"/>
            </w:pPr>
            <w:r>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14:paraId="5295EC26" w14:textId="77777777"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14:paraId="5C915F52"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002ADBF" w14:textId="77777777" w:rsidR="00AB0492" w:rsidRDefault="00B554AB">
            <w:pPr>
              <w:ind w:left="20"/>
            </w:pPr>
            <w:r>
              <w:t xml:space="preserve"> </w:t>
            </w:r>
          </w:p>
        </w:tc>
      </w:tr>
      <w:tr w:rsidR="00A758D0" w14:paraId="76843D90" w14:textId="77777777">
        <w:trPr>
          <w:ins w:id="473" w:author="Sena, Anthony [JRDUS]" w:date="2018-08-06T16:55:00Z"/>
        </w:trPr>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046B426" w14:textId="38467584" w:rsidR="00A758D0" w:rsidRDefault="00A758D0" w:rsidP="00A758D0">
            <w:pPr>
              <w:ind w:left="20"/>
              <w:rPr>
                <w:ins w:id="474" w:author="Sena, Anthony [JRDUS]" w:date="2018-08-06T16:55:00Z"/>
              </w:rPr>
            </w:pPr>
            <w:ins w:id="475" w:author="Sena, Anthony [JRDUS]" w:date="2018-08-06T16:55:00Z">
              <w:r>
                <w:rPr>
                  <w:sz w:val="18"/>
                  <w:szCs w:val="18"/>
                </w:rPr>
                <w:t>visit_detail_id</w:t>
              </w:r>
            </w:ins>
          </w:p>
        </w:tc>
        <w:tc>
          <w:tcPr>
            <w:tcW w:w="1830" w:type="dxa"/>
            <w:tcBorders>
              <w:bottom w:val="single" w:sz="8" w:space="0" w:color="000000"/>
              <w:right w:val="single" w:sz="8" w:space="0" w:color="000000"/>
            </w:tcBorders>
            <w:tcMar>
              <w:top w:w="100" w:type="dxa"/>
              <w:left w:w="20" w:type="dxa"/>
              <w:bottom w:w="100" w:type="dxa"/>
              <w:right w:w="20" w:type="dxa"/>
            </w:tcMar>
          </w:tcPr>
          <w:p w14:paraId="1379EE13" w14:textId="47359AEA" w:rsidR="00A758D0" w:rsidRDefault="00A758D0" w:rsidP="00A758D0">
            <w:pPr>
              <w:ind w:left="20"/>
              <w:rPr>
                <w:ins w:id="476" w:author="Sena, Anthony [JRDUS]" w:date="2018-08-06T16:55:00Z"/>
              </w:rPr>
            </w:pPr>
            <w:ins w:id="477" w:author="Sena, Anthony [JRDUS]" w:date="2018-08-06T16:55:00Z">
              <w:r>
                <w:rPr>
                  <w:sz w:val="18"/>
                  <w:szCs w:val="18"/>
                </w:rPr>
                <w:t>encid</w:t>
              </w:r>
            </w:ins>
          </w:p>
        </w:tc>
        <w:tc>
          <w:tcPr>
            <w:tcW w:w="600" w:type="dxa"/>
            <w:tcBorders>
              <w:bottom w:val="single" w:sz="8" w:space="0" w:color="000000"/>
              <w:right w:val="single" w:sz="8" w:space="0" w:color="000000"/>
            </w:tcBorders>
            <w:tcMar>
              <w:top w:w="100" w:type="dxa"/>
              <w:left w:w="20" w:type="dxa"/>
              <w:bottom w:w="100" w:type="dxa"/>
              <w:right w:w="20" w:type="dxa"/>
            </w:tcMar>
          </w:tcPr>
          <w:p w14:paraId="47AF0154" w14:textId="2EAE6D33" w:rsidR="00A758D0" w:rsidRDefault="00A758D0" w:rsidP="00A758D0">
            <w:pPr>
              <w:ind w:left="20"/>
              <w:rPr>
                <w:ins w:id="478" w:author="Sena, Anthony [JRDUS]" w:date="2018-08-06T16:55:00Z"/>
              </w:rPr>
            </w:pPr>
            <w:ins w:id="479" w:author="Sena, Anthony [JRDUS]" w:date="2018-08-06T16:55:00Z">
              <w:r>
                <w:rPr>
                  <w:sz w:val="18"/>
                  <w:szCs w:val="18"/>
                </w:rPr>
                <w:t>If encid is found in the VISIT_DETAIL table, include the visit_detail_id in this field otherwise leave as NULL</w:t>
              </w:r>
            </w:ins>
          </w:p>
        </w:tc>
        <w:tc>
          <w:tcPr>
            <w:tcW w:w="3525" w:type="dxa"/>
            <w:tcBorders>
              <w:bottom w:val="single" w:sz="8" w:space="0" w:color="000000"/>
              <w:right w:val="single" w:sz="8" w:space="0" w:color="000000"/>
            </w:tcBorders>
            <w:tcMar>
              <w:top w:w="100" w:type="dxa"/>
              <w:left w:w="20" w:type="dxa"/>
              <w:bottom w:w="100" w:type="dxa"/>
              <w:right w:w="20" w:type="dxa"/>
            </w:tcMar>
          </w:tcPr>
          <w:p w14:paraId="1FD2D6B9" w14:textId="77777777" w:rsidR="00A758D0" w:rsidRDefault="00A758D0" w:rsidP="00A758D0">
            <w:pPr>
              <w:ind w:left="20"/>
              <w:rPr>
                <w:ins w:id="480" w:author="Sena, Anthony [JRDUS]" w:date="2018-08-06T16:55:00Z"/>
              </w:rPr>
            </w:pPr>
          </w:p>
        </w:tc>
      </w:tr>
      <w:tr w:rsidR="00A758D0" w14:paraId="2FF79BDD"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02E89E7" w14:textId="77777777" w:rsidR="00A758D0" w:rsidRDefault="00A758D0" w:rsidP="00A758D0">
            <w:pPr>
              <w:ind w:left="20"/>
            </w:pPr>
            <w:r>
              <w:t>procedure_source_value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146D0803" w14:textId="77777777" w:rsidR="00A758D0" w:rsidRDefault="00A758D0" w:rsidP="00A758D0">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14:paraId="35D90B32" w14:textId="77777777" w:rsidR="00A758D0" w:rsidRDefault="00A758D0" w:rsidP="00A758D0">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628F5688" w14:textId="77777777" w:rsidR="00A758D0" w:rsidRDefault="00A758D0" w:rsidP="00A758D0">
            <w:pPr>
              <w:ind w:left="20"/>
            </w:pPr>
            <w:r>
              <w:t xml:space="preserve"> </w:t>
            </w:r>
          </w:p>
        </w:tc>
      </w:tr>
      <w:tr w:rsidR="00A758D0" w14:paraId="12E0372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233BCF" w14:textId="77777777" w:rsidR="00A758D0" w:rsidRDefault="00A758D0" w:rsidP="00A758D0">
            <w:pPr>
              <w:ind w:left="20"/>
            </w:pPr>
            <w:r>
              <w:t>procedure_source_concept_id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67BA5BD3" w14:textId="77777777" w:rsidR="00A758D0" w:rsidRDefault="00A758D0" w:rsidP="00A758D0">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14:paraId="73618F82" w14:textId="77777777" w:rsidR="00A758D0" w:rsidRDefault="00A758D0" w:rsidP="00A758D0">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00CB509D" w14:textId="77777777" w:rsidR="00A758D0" w:rsidRDefault="00A758D0" w:rsidP="00A758D0">
            <w:pPr>
              <w:ind w:left="20"/>
            </w:pPr>
            <w:r>
              <w:t xml:space="preserve"> </w:t>
            </w:r>
          </w:p>
        </w:tc>
      </w:tr>
      <w:tr w:rsidR="00A758D0" w14:paraId="7019027D"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B1B6A1" w14:textId="77777777" w:rsidR="00A758D0" w:rsidRDefault="00A758D0" w:rsidP="00A758D0">
            <w:pPr>
              <w:ind w:left="20"/>
            </w:pPr>
            <w:r>
              <w:t>qualifier_source_value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42B81871" w14:textId="77777777" w:rsidR="00A758D0" w:rsidRDefault="00A758D0" w:rsidP="00A758D0">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2B8E7008" w14:textId="77777777" w:rsidR="00A758D0" w:rsidRDefault="00A758D0" w:rsidP="00A758D0">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126CB99A" w14:textId="77777777" w:rsidR="00A758D0" w:rsidRDefault="00A758D0" w:rsidP="00A758D0">
            <w:pPr>
              <w:ind w:left="20"/>
            </w:pPr>
            <w:r>
              <w:t xml:space="preserve"> </w:t>
            </w:r>
          </w:p>
        </w:tc>
      </w:tr>
    </w:tbl>
    <w:p w14:paraId="0A81626F" w14:textId="77777777" w:rsidR="00AB0492" w:rsidRDefault="00AB0492"/>
    <w:p w14:paraId="20A9FAE4" w14:textId="77777777" w:rsidR="00AB0492" w:rsidRDefault="00AB0492"/>
    <w:p w14:paraId="340ACA01" w14:textId="77777777" w:rsidR="00AB0492" w:rsidRDefault="00B554AB">
      <w:pPr>
        <w:pStyle w:val="Heading2"/>
      </w:pPr>
      <w:r>
        <w:rPr>
          <w:sz w:val="36"/>
          <w:szCs w:val="36"/>
        </w:rPr>
        <w:lastRenderedPageBreak/>
        <w:t>Table name: measurement</w:t>
      </w:r>
    </w:p>
    <w:p w14:paraId="1CF465A7" w14:textId="77777777" w:rsidR="00AB0492" w:rsidRDefault="00B554AB">
      <w:pPr>
        <w:pStyle w:val="Heading3"/>
      </w:pPr>
      <w:r>
        <w:t>Reading from diagnosis</w:t>
      </w:r>
    </w:p>
    <w:p w14:paraId="66EC709D" w14:textId="77777777" w:rsidR="00AB0492" w:rsidRDefault="00B554AB">
      <w:r>
        <w:rPr>
          <w:noProof/>
        </w:rPr>
        <w:drawing>
          <wp:inline distT="114300" distB="114300" distL="114300" distR="114300" wp14:anchorId="13616AD2" wp14:editId="1B4BA899">
            <wp:extent cx="5715000" cy="360045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5715000" cy="3600450"/>
                    </a:xfrm>
                    <a:prstGeom prst="rect">
                      <a:avLst/>
                    </a:prstGeom>
                    <a:ln/>
                  </pic:spPr>
                </pic:pic>
              </a:graphicData>
            </a:graphic>
          </wp:inline>
        </w:drawing>
      </w:r>
    </w:p>
    <w:p w14:paraId="17A912AD" w14:textId="77777777" w:rsidR="00AB0492" w:rsidRDefault="00AB0492"/>
    <w:tbl>
      <w:tblPr>
        <w:tblStyle w:val="af5"/>
        <w:tblW w:w="94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25"/>
        <w:gridCol w:w="1830"/>
        <w:gridCol w:w="3225"/>
        <w:gridCol w:w="1755"/>
      </w:tblGrid>
      <w:tr w:rsidR="00AB0492" w14:paraId="0F1B5A23" w14:textId="77777777">
        <w:tc>
          <w:tcPr>
            <w:tcW w:w="262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C3E2FF1" w14:textId="77777777"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8C21A21" w14:textId="77777777" w:rsidR="00AB0492" w:rsidRDefault="00B554AB">
            <w:pPr>
              <w:ind w:left="20"/>
            </w:pPr>
            <w:r>
              <w:rPr>
                <w:shd w:val="clear" w:color="auto" w:fill="AAAAFF"/>
              </w:rPr>
              <w:t>Source Field</w:t>
            </w:r>
          </w:p>
        </w:tc>
        <w:tc>
          <w:tcPr>
            <w:tcW w:w="32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97114D8" w14:textId="77777777" w:rsidR="00AB0492" w:rsidRDefault="00B554AB">
            <w:pPr>
              <w:ind w:left="20"/>
            </w:pPr>
            <w:r>
              <w:rPr>
                <w:shd w:val="clear" w:color="auto" w:fill="AAAAFF"/>
              </w:rPr>
              <w:t>Logic</w:t>
            </w:r>
          </w:p>
        </w:tc>
        <w:tc>
          <w:tcPr>
            <w:tcW w:w="17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239666E" w14:textId="77777777" w:rsidR="00AB0492" w:rsidRDefault="00B554AB">
            <w:pPr>
              <w:ind w:left="20"/>
            </w:pPr>
            <w:r>
              <w:rPr>
                <w:shd w:val="clear" w:color="auto" w:fill="AAAAFF"/>
              </w:rPr>
              <w:t>Comment</w:t>
            </w:r>
          </w:p>
        </w:tc>
      </w:tr>
      <w:tr w:rsidR="00AB0492" w14:paraId="5DD02EDC"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5DB1D4" w14:textId="77777777" w:rsidR="00AB0492" w:rsidRDefault="00B554AB">
            <w:pPr>
              <w:ind w:left="20"/>
            </w:pPr>
            <w:r>
              <w:t>measurement_id</w:t>
            </w:r>
          </w:p>
        </w:tc>
        <w:tc>
          <w:tcPr>
            <w:tcW w:w="1830" w:type="dxa"/>
            <w:tcBorders>
              <w:bottom w:val="single" w:sz="8" w:space="0" w:color="000000"/>
              <w:right w:val="single" w:sz="8" w:space="0" w:color="000000"/>
            </w:tcBorders>
            <w:tcMar>
              <w:top w:w="100" w:type="dxa"/>
              <w:left w:w="20" w:type="dxa"/>
              <w:bottom w:w="100" w:type="dxa"/>
              <w:right w:w="20" w:type="dxa"/>
            </w:tcMar>
          </w:tcPr>
          <w:p w14:paraId="507BE5EF"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3C30EC73"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3BEBBD76" w14:textId="77777777" w:rsidR="00AB0492" w:rsidRDefault="00B554AB">
            <w:pPr>
              <w:ind w:left="20"/>
            </w:pPr>
            <w:r>
              <w:t xml:space="preserve"> </w:t>
            </w:r>
          </w:p>
        </w:tc>
      </w:tr>
      <w:tr w:rsidR="00AB0492" w14:paraId="1A78B6DF"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6A28358" w14:textId="77777777"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14:paraId="73957D24" w14:textId="77777777" w:rsidR="00AB0492" w:rsidRDefault="00B554AB">
            <w:pPr>
              <w:ind w:left="20"/>
            </w:pPr>
            <w:r>
              <w:t>ptid</w:t>
            </w:r>
          </w:p>
        </w:tc>
        <w:tc>
          <w:tcPr>
            <w:tcW w:w="3225" w:type="dxa"/>
            <w:tcBorders>
              <w:bottom w:val="single" w:sz="8" w:space="0" w:color="000000"/>
              <w:right w:val="single" w:sz="8" w:space="0" w:color="000000"/>
            </w:tcBorders>
            <w:tcMar>
              <w:top w:w="100" w:type="dxa"/>
              <w:left w:w="20" w:type="dxa"/>
              <w:bottom w:w="100" w:type="dxa"/>
              <w:right w:w="20" w:type="dxa"/>
            </w:tcMar>
          </w:tcPr>
          <w:p w14:paraId="48EEB46E"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088CBE99" w14:textId="77777777" w:rsidR="00AB0492" w:rsidRDefault="00B554AB">
            <w:pPr>
              <w:ind w:left="20"/>
            </w:pPr>
            <w:r>
              <w:t xml:space="preserve"> </w:t>
            </w:r>
          </w:p>
        </w:tc>
      </w:tr>
      <w:tr w:rsidR="00AB0492" w14:paraId="68F2D2A3"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40C40D6" w14:textId="77777777" w:rsidR="00AB0492" w:rsidRDefault="00B554AB">
            <w:pPr>
              <w:ind w:left="20"/>
            </w:pPr>
            <w:r>
              <w:t>measurement_concept_id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05201196" w14:textId="77777777" w:rsidR="00AB0492" w:rsidRDefault="00B554AB">
            <w:pPr>
              <w:ind w:left="20"/>
            </w:pPr>
            <w:r>
              <w:t>diagnosis_status</w:t>
            </w:r>
          </w:p>
          <w:p w14:paraId="3A4F51AD" w14:textId="77777777" w:rsidR="00AB0492" w:rsidRDefault="00B554AB">
            <w:pPr>
              <w:ind w:left="20"/>
            </w:pPr>
            <w:r>
              <w:t>diagnosis_cd</w:t>
            </w:r>
          </w:p>
          <w:p w14:paraId="0FFD3DCE" w14:textId="77777777" w:rsidR="00AB0492" w:rsidRDefault="00B554AB">
            <w:pPr>
              <w:ind w:left="20"/>
            </w:pPr>
            <w:r>
              <w:t>diagnosis_cd_type</w:t>
            </w:r>
          </w:p>
        </w:tc>
        <w:tc>
          <w:tcPr>
            <w:tcW w:w="3225" w:type="dxa"/>
            <w:tcBorders>
              <w:bottom w:val="single" w:sz="8" w:space="0" w:color="000000"/>
              <w:right w:val="single" w:sz="8" w:space="0" w:color="000000"/>
            </w:tcBorders>
            <w:tcMar>
              <w:top w:w="100" w:type="dxa"/>
              <w:left w:w="20" w:type="dxa"/>
              <w:bottom w:w="100" w:type="dxa"/>
              <w:right w:w="20" w:type="dxa"/>
            </w:tcMar>
          </w:tcPr>
          <w:p w14:paraId="0138C728" w14:textId="77777777" w:rsidR="00AB0492" w:rsidRDefault="00B554AB">
            <w:pPr>
              <w:ind w:left="20"/>
            </w:pPr>
            <w:r>
              <w:t>Use Appendix 1.1.2 to obtain the source_vocabulary_id for the where clause</w:t>
            </w:r>
          </w:p>
          <w:p w14:paraId="7A3CE94C" w14:textId="77777777" w:rsidR="00AB0492" w:rsidRDefault="00B554AB">
            <w:pPr>
              <w:spacing w:after="0" w:line="240" w:lineRule="auto"/>
              <w:ind w:left="20"/>
            </w:pPr>
            <w:r>
              <w:rPr>
                <w:rFonts w:ascii="Consolas" w:eastAsia="Consolas" w:hAnsi="Consolas" w:cs="Consolas"/>
                <w:color w:val="333333"/>
                <w:sz w:val="20"/>
                <w:szCs w:val="20"/>
                <w:highlight w:val="white"/>
              </w:rPr>
              <w:t>If diagnosis_status = ‘Diagnosis of’</w:t>
            </w:r>
          </w:p>
          <w:p w14:paraId="0DCF096A" w14:textId="77777777" w:rsidR="00AB0492" w:rsidRDefault="00B554AB">
            <w:pPr>
              <w:spacing w:after="0" w:line="240" w:lineRule="auto"/>
              <w:ind w:left="20"/>
            </w:pPr>
            <w:r>
              <w:rPr>
                <w:rFonts w:ascii="Consolas" w:eastAsia="Consolas" w:hAnsi="Consolas" w:cs="Consolas"/>
                <w:color w:val="333333"/>
                <w:sz w:val="20"/>
                <w:szCs w:val="20"/>
                <w:highlight w:val="white"/>
              </w:rPr>
              <w:t>Then</w:t>
            </w:r>
          </w:p>
          <w:p w14:paraId="5AA8EFD0" w14:textId="77777777" w:rsidR="00AB0492" w:rsidRDefault="00B554AB">
            <w:pPr>
              <w:spacing w:after="0" w:line="240" w:lineRule="auto"/>
              <w:ind w:left="20"/>
            </w:pPr>
            <w:r>
              <w:rPr>
                <w:rFonts w:ascii="Consolas" w:eastAsia="Consolas" w:hAnsi="Consolas" w:cs="Consolas"/>
                <w:color w:val="333333"/>
                <w:sz w:val="20"/>
                <w:szCs w:val="20"/>
                <w:highlight w:val="white"/>
              </w:rPr>
              <w:t>{</w:t>
            </w:r>
          </w:p>
          <w:p w14:paraId="1E04E345" w14:textId="77777777" w:rsidR="00AB0492" w:rsidRDefault="00B554AB">
            <w:pPr>
              <w:spacing w:after="0" w:line="240" w:lineRule="auto"/>
              <w:ind w:left="20"/>
            </w:pPr>
            <w:r>
              <w:rPr>
                <w:rFonts w:ascii="Consolas" w:eastAsia="Consolas" w:hAnsi="Consolas" w:cs="Consolas"/>
                <w:color w:val="333333"/>
                <w:sz w:val="20"/>
                <w:szCs w:val="20"/>
                <w:highlight w:val="white"/>
              </w:rPr>
              <w:t>Case diagnosis_cd_type = ‘ICD9’:</w:t>
            </w:r>
          </w:p>
          <w:p w14:paraId="3C8F8657" w14:textId="77777777" w:rsidR="00AB0492" w:rsidRDefault="00B554AB">
            <w:pPr>
              <w:spacing w:after="0" w:line="240" w:lineRule="auto"/>
              <w:ind w:left="20"/>
            </w:pPr>
            <w:r>
              <w:rPr>
                <w:rFonts w:ascii="Consolas" w:eastAsia="Consolas" w:hAnsi="Consolas" w:cs="Consolas"/>
                <w:color w:val="333333"/>
                <w:sz w:val="20"/>
                <w:szCs w:val="20"/>
                <w:highlight w:val="white"/>
              </w:rPr>
              <w:t>Use lookup for ICD9CM</w:t>
            </w:r>
          </w:p>
          <w:p w14:paraId="69217AE4" w14:textId="77777777" w:rsidR="00AB0492" w:rsidRDefault="00B554AB">
            <w:pPr>
              <w:spacing w:after="0" w:line="240" w:lineRule="auto"/>
              <w:ind w:left="20"/>
            </w:pPr>
            <w:r>
              <w:rPr>
                <w:rFonts w:ascii="Consolas" w:eastAsia="Consolas" w:hAnsi="Consolas" w:cs="Consolas"/>
                <w:color w:val="333333"/>
                <w:sz w:val="20"/>
                <w:szCs w:val="20"/>
                <w:highlight w:val="white"/>
              </w:rPr>
              <w:lastRenderedPageBreak/>
              <w:t>Case diagnosis_cd_type = ‘ICD10’:</w:t>
            </w:r>
          </w:p>
          <w:p w14:paraId="44745B03" w14:textId="77777777" w:rsidR="00AB0492" w:rsidRDefault="00B554AB">
            <w:pPr>
              <w:spacing w:after="0" w:line="240" w:lineRule="auto"/>
              <w:ind w:left="20"/>
            </w:pPr>
            <w:r>
              <w:rPr>
                <w:rFonts w:ascii="Consolas" w:eastAsia="Consolas" w:hAnsi="Consolas" w:cs="Consolas"/>
                <w:color w:val="333333"/>
                <w:sz w:val="20"/>
                <w:szCs w:val="20"/>
                <w:highlight w:val="white"/>
              </w:rPr>
              <w:t>Use lookup for ICD10CM</w:t>
            </w:r>
          </w:p>
          <w:p w14:paraId="3ED4684B" w14:textId="77777777" w:rsidR="00AB0492" w:rsidRDefault="00B554AB">
            <w:pPr>
              <w:spacing w:after="0" w:line="240" w:lineRule="auto"/>
              <w:ind w:left="20"/>
            </w:pPr>
            <w:r>
              <w:rPr>
                <w:rFonts w:ascii="Consolas" w:eastAsia="Consolas" w:hAnsi="Consolas" w:cs="Consolas"/>
                <w:color w:val="333333"/>
                <w:sz w:val="20"/>
                <w:szCs w:val="20"/>
                <w:highlight w:val="white"/>
              </w:rPr>
              <w:t>Case diagnosis_cd_type = ‘SNOMED’:</w:t>
            </w:r>
          </w:p>
          <w:p w14:paraId="75B1D5CB" w14:textId="77777777" w:rsidR="00AB0492" w:rsidRDefault="00B554AB">
            <w:pPr>
              <w:spacing w:after="0" w:line="240" w:lineRule="auto"/>
              <w:ind w:left="20"/>
            </w:pPr>
            <w:r>
              <w:rPr>
                <w:rFonts w:ascii="Consolas" w:eastAsia="Consolas" w:hAnsi="Consolas" w:cs="Consolas"/>
                <w:color w:val="333333"/>
                <w:sz w:val="20"/>
                <w:szCs w:val="20"/>
                <w:highlight w:val="white"/>
              </w:rPr>
              <w:t>Use lookup for SNOMED</w:t>
            </w:r>
          </w:p>
          <w:p w14:paraId="4263B0B3" w14:textId="77777777" w:rsidR="00AB0492" w:rsidRDefault="00B554AB">
            <w:pPr>
              <w:spacing w:after="0" w:line="240" w:lineRule="auto"/>
              <w:ind w:left="20"/>
            </w:pPr>
            <w:r>
              <w:rPr>
                <w:rFonts w:ascii="Consolas" w:eastAsia="Consolas" w:hAnsi="Consolas" w:cs="Consolas"/>
                <w:color w:val="333333"/>
                <w:sz w:val="20"/>
                <w:szCs w:val="20"/>
                <w:highlight w:val="white"/>
              </w:rPr>
              <w:t xml:space="preserve">CASE ‘’: </w:t>
            </w:r>
          </w:p>
          <w:p w14:paraId="057EA8DC" w14:textId="77777777" w:rsidR="00AB0492" w:rsidRDefault="00B554AB">
            <w:pPr>
              <w:spacing w:after="0" w:line="240" w:lineRule="auto"/>
              <w:ind w:left="20"/>
            </w:pPr>
            <w:r>
              <w:rPr>
                <w:rFonts w:ascii="Consolas" w:eastAsia="Consolas" w:hAnsi="Consolas" w:cs="Consolas"/>
                <w:color w:val="333333"/>
                <w:sz w:val="20"/>
                <w:szCs w:val="20"/>
                <w:highlight w:val="white"/>
              </w:rPr>
              <w:t>Lookup code in ICD9CM, ICD10CM, SNOMED</w:t>
            </w:r>
          </w:p>
          <w:p w14:paraId="6720ADA0" w14:textId="77777777" w:rsidR="00AB0492" w:rsidRDefault="00B554AB">
            <w:pPr>
              <w:spacing w:after="0" w:line="240" w:lineRule="auto"/>
              <w:ind w:left="20"/>
            </w:pPr>
            <w:r>
              <w:rPr>
                <w:rFonts w:ascii="Consolas" w:eastAsia="Consolas" w:hAnsi="Consolas" w:cs="Consolas"/>
                <w:color w:val="333333"/>
                <w:sz w:val="20"/>
                <w:szCs w:val="20"/>
                <w:highlight w:val="white"/>
              </w:rPr>
              <w:t>CASE ELSE: 0</w:t>
            </w:r>
          </w:p>
          <w:p w14:paraId="6BB1CBAF" w14:textId="77777777" w:rsidR="00AB0492" w:rsidRDefault="00B554AB">
            <w:pPr>
              <w:spacing w:after="0" w:line="240" w:lineRule="auto"/>
              <w:ind w:left="20"/>
            </w:pPr>
            <w:r>
              <w:rPr>
                <w:rFonts w:ascii="Consolas" w:eastAsia="Consolas" w:hAnsi="Consolas" w:cs="Consolas"/>
                <w:color w:val="333333"/>
                <w:sz w:val="20"/>
                <w:szCs w:val="20"/>
                <w:highlight w:val="white"/>
              </w:rPr>
              <w:t>}</w:t>
            </w:r>
          </w:p>
          <w:p w14:paraId="1EDFDC62" w14:textId="77777777" w:rsidR="00AB0492" w:rsidRDefault="00AB0492">
            <w:pPr>
              <w:ind w:left="20"/>
            </w:pPr>
          </w:p>
        </w:tc>
        <w:tc>
          <w:tcPr>
            <w:tcW w:w="1755" w:type="dxa"/>
            <w:tcBorders>
              <w:bottom w:val="single" w:sz="8" w:space="0" w:color="000000"/>
              <w:right w:val="single" w:sz="8" w:space="0" w:color="000000"/>
            </w:tcBorders>
            <w:tcMar>
              <w:top w:w="100" w:type="dxa"/>
              <w:left w:w="20" w:type="dxa"/>
              <w:bottom w:w="100" w:type="dxa"/>
              <w:right w:w="20" w:type="dxa"/>
            </w:tcMar>
          </w:tcPr>
          <w:p w14:paraId="0D164CFC" w14:textId="77777777" w:rsidR="00AB0492" w:rsidRDefault="00B554AB">
            <w:r>
              <w:rPr>
                <w:sz w:val="18"/>
                <w:szCs w:val="18"/>
              </w:rPr>
              <w:lastRenderedPageBreak/>
              <w:t>For diagnosis_cd_type = ICD9, strip dot from lookup</w:t>
            </w:r>
          </w:p>
          <w:p w14:paraId="2B94078F" w14:textId="77777777" w:rsidR="00AB0492" w:rsidRDefault="00B554AB">
            <w:r>
              <w:rPr>
                <w:sz w:val="18"/>
                <w:szCs w:val="18"/>
              </w:rPr>
              <w:t>For diagnosis_cd_type = ICD10, leave dots in lookup.</w:t>
            </w:r>
          </w:p>
        </w:tc>
      </w:tr>
      <w:tr w:rsidR="00AB0492" w14:paraId="5774EC33"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687A150" w14:textId="77777777" w:rsidR="00AB0492" w:rsidRDefault="00B554AB">
            <w:pPr>
              <w:ind w:left="20"/>
            </w:pPr>
            <w:r>
              <w:t>measurement_date</w:t>
            </w:r>
          </w:p>
        </w:tc>
        <w:tc>
          <w:tcPr>
            <w:tcW w:w="1830" w:type="dxa"/>
            <w:tcBorders>
              <w:bottom w:val="single" w:sz="8" w:space="0" w:color="000000"/>
              <w:right w:val="single" w:sz="8" w:space="0" w:color="000000"/>
            </w:tcBorders>
            <w:tcMar>
              <w:top w:w="100" w:type="dxa"/>
              <w:left w:w="20" w:type="dxa"/>
              <w:bottom w:w="100" w:type="dxa"/>
              <w:right w:w="20" w:type="dxa"/>
            </w:tcMar>
          </w:tcPr>
          <w:p w14:paraId="5C445BB1" w14:textId="77777777" w:rsidR="00AB0492" w:rsidRDefault="00B554AB">
            <w:pPr>
              <w:ind w:left="20"/>
            </w:pPr>
            <w:r>
              <w:t>diag_date</w:t>
            </w:r>
          </w:p>
        </w:tc>
        <w:tc>
          <w:tcPr>
            <w:tcW w:w="3225" w:type="dxa"/>
            <w:tcBorders>
              <w:bottom w:val="single" w:sz="8" w:space="0" w:color="000000"/>
              <w:right w:val="single" w:sz="8" w:space="0" w:color="000000"/>
            </w:tcBorders>
            <w:tcMar>
              <w:top w:w="100" w:type="dxa"/>
              <w:left w:w="20" w:type="dxa"/>
              <w:bottom w:w="100" w:type="dxa"/>
              <w:right w:w="20" w:type="dxa"/>
            </w:tcMar>
          </w:tcPr>
          <w:p w14:paraId="457E8924"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225FFCE0" w14:textId="77777777" w:rsidR="00AB0492" w:rsidRDefault="00B554AB">
            <w:pPr>
              <w:ind w:left="20"/>
            </w:pPr>
            <w:r>
              <w:t xml:space="preserve"> </w:t>
            </w:r>
          </w:p>
        </w:tc>
      </w:tr>
      <w:tr w:rsidR="00AB0492" w14:paraId="25DACBAE"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B963DAA" w14:textId="77777777" w:rsidR="00AB0492" w:rsidRDefault="00B554AB">
            <w:pPr>
              <w:ind w:left="20"/>
            </w:pPr>
            <w:r>
              <w:t>measurement_time</w:t>
            </w:r>
          </w:p>
        </w:tc>
        <w:tc>
          <w:tcPr>
            <w:tcW w:w="1830" w:type="dxa"/>
            <w:tcBorders>
              <w:bottom w:val="single" w:sz="8" w:space="0" w:color="000000"/>
              <w:right w:val="single" w:sz="8" w:space="0" w:color="000000"/>
            </w:tcBorders>
            <w:tcMar>
              <w:top w:w="100" w:type="dxa"/>
              <w:left w:w="20" w:type="dxa"/>
              <w:bottom w:w="100" w:type="dxa"/>
              <w:right w:w="20" w:type="dxa"/>
            </w:tcMar>
          </w:tcPr>
          <w:p w14:paraId="0DC87422" w14:textId="77777777" w:rsidR="00AB0492" w:rsidRDefault="00B554AB">
            <w:pPr>
              <w:ind w:left="20"/>
            </w:pPr>
            <w:r>
              <w:t>diag_time</w:t>
            </w:r>
          </w:p>
        </w:tc>
        <w:tc>
          <w:tcPr>
            <w:tcW w:w="3225" w:type="dxa"/>
            <w:tcBorders>
              <w:bottom w:val="single" w:sz="8" w:space="0" w:color="000000"/>
              <w:right w:val="single" w:sz="8" w:space="0" w:color="000000"/>
            </w:tcBorders>
            <w:tcMar>
              <w:top w:w="100" w:type="dxa"/>
              <w:left w:w="20" w:type="dxa"/>
              <w:bottom w:w="100" w:type="dxa"/>
              <w:right w:w="20" w:type="dxa"/>
            </w:tcMar>
          </w:tcPr>
          <w:p w14:paraId="5E1BF9DE"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724D985B" w14:textId="77777777" w:rsidR="00AB0492" w:rsidRDefault="00B554AB">
            <w:pPr>
              <w:ind w:left="20"/>
            </w:pPr>
            <w:r>
              <w:t xml:space="preserve"> </w:t>
            </w:r>
          </w:p>
        </w:tc>
      </w:tr>
      <w:tr w:rsidR="00AB0492" w14:paraId="33F86E76"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5C485FC" w14:textId="77777777" w:rsidR="00AB0492" w:rsidRDefault="00B554AB">
            <w:pPr>
              <w:ind w:left="20"/>
            </w:pPr>
            <w:r>
              <w:t>measurement_type_concept_id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6F550217" w14:textId="77777777" w:rsidR="00AB0492" w:rsidRDefault="00B554AB">
            <w:pPr>
              <w:ind w:left="20"/>
            </w:pPr>
            <w:r>
              <w:t>primary_diagnosis</w:t>
            </w:r>
          </w:p>
        </w:tc>
        <w:tc>
          <w:tcPr>
            <w:tcW w:w="3225" w:type="dxa"/>
            <w:tcBorders>
              <w:bottom w:val="single" w:sz="8" w:space="0" w:color="000000"/>
              <w:right w:val="single" w:sz="8" w:space="0" w:color="000000"/>
            </w:tcBorders>
            <w:tcMar>
              <w:top w:w="100" w:type="dxa"/>
              <w:left w:w="20" w:type="dxa"/>
              <w:bottom w:w="100" w:type="dxa"/>
              <w:right w:w="20" w:type="dxa"/>
            </w:tcMar>
          </w:tcPr>
          <w:p w14:paraId="2B3E1BA0" w14:textId="77777777" w:rsidR="00AB0492" w:rsidRDefault="00B554AB">
            <w:pPr>
              <w:ind w:left="20"/>
            </w:pPr>
            <w:r>
              <w:t>if primary_diagnosis = ‘1’ then 44786627</w:t>
            </w:r>
          </w:p>
          <w:p w14:paraId="08B698ED" w14:textId="77777777" w:rsidR="00AB0492" w:rsidRDefault="00B554AB">
            <w:pPr>
              <w:ind w:left="20"/>
            </w:pPr>
            <w:proofErr w:type="gramStart"/>
            <w:r>
              <w:t>else  44786629</w:t>
            </w:r>
            <w:proofErr w:type="gramEnd"/>
          </w:p>
        </w:tc>
        <w:tc>
          <w:tcPr>
            <w:tcW w:w="1755" w:type="dxa"/>
            <w:tcBorders>
              <w:bottom w:val="single" w:sz="8" w:space="0" w:color="000000"/>
              <w:right w:val="single" w:sz="8" w:space="0" w:color="000000"/>
            </w:tcBorders>
            <w:tcMar>
              <w:top w:w="100" w:type="dxa"/>
              <w:left w:w="20" w:type="dxa"/>
              <w:bottom w:w="100" w:type="dxa"/>
              <w:right w:w="20" w:type="dxa"/>
            </w:tcMar>
          </w:tcPr>
          <w:p w14:paraId="601580BB" w14:textId="77777777" w:rsidR="00AB0492" w:rsidRDefault="00AB0492">
            <w:pPr>
              <w:ind w:left="20"/>
            </w:pPr>
          </w:p>
        </w:tc>
      </w:tr>
      <w:tr w:rsidR="00AB0492" w14:paraId="2D8140F9"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CB26741" w14:textId="77777777" w:rsidR="00AB0492" w:rsidRDefault="00B554AB">
            <w:pPr>
              <w:ind w:left="20"/>
            </w:pPr>
            <w:r>
              <w:t>operator_concept_id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432FFFE8" w14:textId="33124924" w:rsidR="00AB0492" w:rsidRDefault="00B554AB">
            <w:pPr>
              <w:ind w:left="20"/>
            </w:pPr>
            <w:r>
              <w:t xml:space="preserve"> </w:t>
            </w:r>
            <w:r w:rsidR="008468D5">
              <w:t>0</w:t>
            </w:r>
          </w:p>
        </w:tc>
        <w:tc>
          <w:tcPr>
            <w:tcW w:w="3225" w:type="dxa"/>
            <w:tcBorders>
              <w:bottom w:val="single" w:sz="8" w:space="0" w:color="000000"/>
              <w:right w:val="single" w:sz="8" w:space="0" w:color="000000"/>
            </w:tcBorders>
            <w:tcMar>
              <w:top w:w="100" w:type="dxa"/>
              <w:left w:w="20" w:type="dxa"/>
              <w:bottom w:w="100" w:type="dxa"/>
              <w:right w:w="20" w:type="dxa"/>
            </w:tcMar>
          </w:tcPr>
          <w:p w14:paraId="23793236"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7B880DAB" w14:textId="77777777" w:rsidR="00AB0492" w:rsidRDefault="00B554AB">
            <w:pPr>
              <w:ind w:left="20"/>
            </w:pPr>
            <w:r>
              <w:t xml:space="preserve"> </w:t>
            </w:r>
          </w:p>
        </w:tc>
      </w:tr>
      <w:tr w:rsidR="00AB0492" w14:paraId="688D58FD"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A66101" w14:textId="77777777" w:rsidR="00AB0492" w:rsidRDefault="00B554AB">
            <w:pPr>
              <w:ind w:left="20"/>
            </w:pPr>
            <w:r>
              <w:t>value_as_number</w:t>
            </w:r>
          </w:p>
        </w:tc>
        <w:tc>
          <w:tcPr>
            <w:tcW w:w="1830" w:type="dxa"/>
            <w:tcBorders>
              <w:bottom w:val="single" w:sz="8" w:space="0" w:color="000000"/>
              <w:right w:val="single" w:sz="8" w:space="0" w:color="000000"/>
            </w:tcBorders>
            <w:tcMar>
              <w:top w:w="100" w:type="dxa"/>
              <w:left w:w="20" w:type="dxa"/>
              <w:bottom w:w="100" w:type="dxa"/>
              <w:right w:w="20" w:type="dxa"/>
            </w:tcMar>
          </w:tcPr>
          <w:p w14:paraId="53E44751"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7790D41A"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0A25D5F2" w14:textId="77777777" w:rsidR="00AB0492" w:rsidRDefault="00B554AB">
            <w:pPr>
              <w:ind w:left="20"/>
            </w:pPr>
            <w:r>
              <w:t xml:space="preserve"> </w:t>
            </w:r>
          </w:p>
        </w:tc>
      </w:tr>
      <w:tr w:rsidR="00AB0492" w14:paraId="304A50E9"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9BC4F8" w14:textId="77777777" w:rsidR="00AB0492" w:rsidRDefault="00B554AB">
            <w:pPr>
              <w:ind w:left="20"/>
            </w:pPr>
            <w:r>
              <w:t>value_as_concept_id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1FE01684" w14:textId="1FCC1F54" w:rsidR="00AB0492" w:rsidRDefault="00B554AB">
            <w:pPr>
              <w:ind w:left="20"/>
            </w:pPr>
            <w:r>
              <w:t xml:space="preserve"> </w:t>
            </w:r>
            <w:r w:rsidR="008468D5">
              <w:t>0</w:t>
            </w:r>
          </w:p>
        </w:tc>
        <w:tc>
          <w:tcPr>
            <w:tcW w:w="3225" w:type="dxa"/>
            <w:tcBorders>
              <w:bottom w:val="single" w:sz="8" w:space="0" w:color="000000"/>
              <w:right w:val="single" w:sz="8" w:space="0" w:color="000000"/>
            </w:tcBorders>
            <w:tcMar>
              <w:top w:w="100" w:type="dxa"/>
              <w:left w:w="20" w:type="dxa"/>
              <w:bottom w:w="100" w:type="dxa"/>
              <w:right w:w="20" w:type="dxa"/>
            </w:tcMar>
          </w:tcPr>
          <w:p w14:paraId="72CC972C"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2DD06F4B" w14:textId="77777777" w:rsidR="00AB0492" w:rsidRDefault="00B554AB">
            <w:pPr>
              <w:ind w:left="20"/>
            </w:pPr>
            <w:r>
              <w:t xml:space="preserve"> </w:t>
            </w:r>
          </w:p>
        </w:tc>
      </w:tr>
      <w:tr w:rsidR="00AB0492" w14:paraId="62E482CE"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0ECB1E" w14:textId="77777777" w:rsidR="00AB0492" w:rsidRDefault="00B554AB">
            <w:pPr>
              <w:ind w:left="20"/>
            </w:pPr>
            <w:r>
              <w:t>unit_concept_id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08931AE3" w14:textId="7AA53764" w:rsidR="00AB0492" w:rsidRDefault="00B554AB">
            <w:pPr>
              <w:ind w:left="20"/>
            </w:pPr>
            <w:r>
              <w:t xml:space="preserve"> </w:t>
            </w:r>
            <w:r w:rsidR="008468D5">
              <w:t>0</w:t>
            </w:r>
          </w:p>
        </w:tc>
        <w:tc>
          <w:tcPr>
            <w:tcW w:w="3225" w:type="dxa"/>
            <w:tcBorders>
              <w:bottom w:val="single" w:sz="8" w:space="0" w:color="000000"/>
              <w:right w:val="single" w:sz="8" w:space="0" w:color="000000"/>
            </w:tcBorders>
            <w:tcMar>
              <w:top w:w="100" w:type="dxa"/>
              <w:left w:w="20" w:type="dxa"/>
              <w:bottom w:w="100" w:type="dxa"/>
              <w:right w:w="20" w:type="dxa"/>
            </w:tcMar>
          </w:tcPr>
          <w:p w14:paraId="0E7B39E7"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286918AE" w14:textId="77777777" w:rsidR="00AB0492" w:rsidRDefault="00B554AB">
            <w:pPr>
              <w:ind w:left="20"/>
            </w:pPr>
            <w:r>
              <w:t xml:space="preserve"> </w:t>
            </w:r>
          </w:p>
        </w:tc>
      </w:tr>
      <w:tr w:rsidR="00AB0492" w14:paraId="1186DDCD"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37B107E" w14:textId="77777777" w:rsidR="00AB0492" w:rsidRDefault="00B554AB">
            <w:pPr>
              <w:ind w:left="20"/>
            </w:pPr>
            <w:r>
              <w:t>range_low</w:t>
            </w:r>
          </w:p>
        </w:tc>
        <w:tc>
          <w:tcPr>
            <w:tcW w:w="1830" w:type="dxa"/>
            <w:tcBorders>
              <w:bottom w:val="single" w:sz="8" w:space="0" w:color="000000"/>
              <w:right w:val="single" w:sz="8" w:space="0" w:color="000000"/>
            </w:tcBorders>
            <w:tcMar>
              <w:top w:w="100" w:type="dxa"/>
              <w:left w:w="20" w:type="dxa"/>
              <w:bottom w:w="100" w:type="dxa"/>
              <w:right w:w="20" w:type="dxa"/>
            </w:tcMar>
          </w:tcPr>
          <w:p w14:paraId="5334B50C"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8127031"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6666D1AE" w14:textId="77777777" w:rsidR="00AB0492" w:rsidRDefault="00B554AB">
            <w:pPr>
              <w:ind w:left="20"/>
            </w:pPr>
            <w:r>
              <w:t xml:space="preserve"> </w:t>
            </w:r>
          </w:p>
        </w:tc>
      </w:tr>
      <w:tr w:rsidR="00AB0492" w14:paraId="336ADA42"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DF7AFED" w14:textId="77777777" w:rsidR="00AB0492" w:rsidRDefault="00B554AB">
            <w:pPr>
              <w:ind w:left="20"/>
            </w:pPr>
            <w:r>
              <w:t>range_high</w:t>
            </w:r>
          </w:p>
        </w:tc>
        <w:tc>
          <w:tcPr>
            <w:tcW w:w="1830" w:type="dxa"/>
            <w:tcBorders>
              <w:bottom w:val="single" w:sz="8" w:space="0" w:color="000000"/>
              <w:right w:val="single" w:sz="8" w:space="0" w:color="000000"/>
            </w:tcBorders>
            <w:tcMar>
              <w:top w:w="100" w:type="dxa"/>
              <w:left w:w="20" w:type="dxa"/>
              <w:bottom w:w="100" w:type="dxa"/>
              <w:right w:w="20" w:type="dxa"/>
            </w:tcMar>
          </w:tcPr>
          <w:p w14:paraId="2225089E"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01C85012"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7CB47EA1" w14:textId="77777777" w:rsidR="00AB0492" w:rsidRDefault="00B554AB">
            <w:pPr>
              <w:ind w:left="20"/>
            </w:pPr>
            <w:r>
              <w:t xml:space="preserve"> </w:t>
            </w:r>
          </w:p>
        </w:tc>
      </w:tr>
      <w:tr w:rsidR="00AB0492" w14:paraId="369E66AE"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543D272" w14:textId="77777777"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14:paraId="35ED294B"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6655FFD4"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0C446334" w14:textId="77777777" w:rsidR="00AB0492" w:rsidRDefault="007B05F4">
            <w:pPr>
              <w:ind w:left="20"/>
            </w:pPr>
            <w:r>
              <w:rPr>
                <w:sz w:val="18"/>
                <w:szCs w:val="18"/>
              </w:rPr>
              <w:t>To avoid duplication, apply the same logic described when transforming the encounter table to visit_occurrence above.</w:t>
            </w:r>
          </w:p>
        </w:tc>
      </w:tr>
      <w:tr w:rsidR="00AB0492" w14:paraId="701ED541"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5D6022A" w14:textId="77777777" w:rsidR="00AB0492" w:rsidRDefault="00B554AB">
            <w:pPr>
              <w:ind w:left="20"/>
            </w:pPr>
            <w:r>
              <w:lastRenderedPageBreak/>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14:paraId="2E1E071C" w14:textId="77777777"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14:paraId="51038EC5"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1088EDFE" w14:textId="77777777" w:rsidR="00AB0492" w:rsidRDefault="00B554AB">
            <w:pPr>
              <w:ind w:left="20"/>
            </w:pPr>
            <w:r>
              <w:t xml:space="preserve"> </w:t>
            </w:r>
          </w:p>
        </w:tc>
      </w:tr>
      <w:tr w:rsidR="00A758D0" w14:paraId="3EB423B4" w14:textId="77777777">
        <w:trPr>
          <w:ins w:id="481" w:author="Sena, Anthony [JRDUS]" w:date="2018-08-06T16:56:00Z"/>
        </w:trPr>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C96B1CF" w14:textId="10503E24" w:rsidR="00A758D0" w:rsidRDefault="00A758D0" w:rsidP="00A758D0">
            <w:pPr>
              <w:ind w:left="20"/>
              <w:rPr>
                <w:ins w:id="482" w:author="Sena, Anthony [JRDUS]" w:date="2018-08-06T16:56:00Z"/>
              </w:rPr>
            </w:pPr>
            <w:ins w:id="483" w:author="Sena, Anthony [JRDUS]" w:date="2018-08-06T16:56:00Z">
              <w:r>
                <w:rPr>
                  <w:sz w:val="18"/>
                  <w:szCs w:val="18"/>
                </w:rPr>
                <w:t>visit_detail_id</w:t>
              </w:r>
            </w:ins>
          </w:p>
        </w:tc>
        <w:tc>
          <w:tcPr>
            <w:tcW w:w="1830" w:type="dxa"/>
            <w:tcBorders>
              <w:bottom w:val="single" w:sz="8" w:space="0" w:color="000000"/>
              <w:right w:val="single" w:sz="8" w:space="0" w:color="000000"/>
            </w:tcBorders>
            <w:tcMar>
              <w:top w:w="100" w:type="dxa"/>
              <w:left w:w="20" w:type="dxa"/>
              <w:bottom w:w="100" w:type="dxa"/>
              <w:right w:w="20" w:type="dxa"/>
            </w:tcMar>
          </w:tcPr>
          <w:p w14:paraId="5C301EB3" w14:textId="710E081B" w:rsidR="00A758D0" w:rsidRDefault="00A758D0" w:rsidP="00A758D0">
            <w:pPr>
              <w:ind w:left="20"/>
              <w:rPr>
                <w:ins w:id="484" w:author="Sena, Anthony [JRDUS]" w:date="2018-08-06T16:56:00Z"/>
              </w:rPr>
            </w:pPr>
            <w:ins w:id="485" w:author="Sena, Anthony [JRDUS]" w:date="2018-08-06T16:56:00Z">
              <w:r>
                <w:rPr>
                  <w:sz w:val="18"/>
                  <w:szCs w:val="18"/>
                </w:rPr>
                <w:t>encid</w:t>
              </w:r>
            </w:ins>
          </w:p>
        </w:tc>
        <w:tc>
          <w:tcPr>
            <w:tcW w:w="3225" w:type="dxa"/>
            <w:tcBorders>
              <w:bottom w:val="single" w:sz="8" w:space="0" w:color="000000"/>
              <w:right w:val="single" w:sz="8" w:space="0" w:color="000000"/>
            </w:tcBorders>
            <w:tcMar>
              <w:top w:w="100" w:type="dxa"/>
              <w:left w:w="20" w:type="dxa"/>
              <w:bottom w:w="100" w:type="dxa"/>
              <w:right w:w="20" w:type="dxa"/>
            </w:tcMar>
          </w:tcPr>
          <w:p w14:paraId="3D16A453" w14:textId="13911CEF" w:rsidR="00A758D0" w:rsidRDefault="00A758D0" w:rsidP="00A758D0">
            <w:pPr>
              <w:ind w:left="20"/>
              <w:rPr>
                <w:ins w:id="486" w:author="Sena, Anthony [JRDUS]" w:date="2018-08-06T16:56:00Z"/>
              </w:rPr>
            </w:pPr>
            <w:ins w:id="487" w:author="Sena, Anthony [JRDUS]" w:date="2018-08-06T16:56:00Z">
              <w:r>
                <w:rPr>
                  <w:sz w:val="18"/>
                  <w:szCs w:val="18"/>
                </w:rPr>
                <w:t>If encid is found in the VISIT_DETAIL table, include the visit_detail_id in this field otherwise leave as NULL</w:t>
              </w:r>
            </w:ins>
          </w:p>
        </w:tc>
        <w:tc>
          <w:tcPr>
            <w:tcW w:w="1755" w:type="dxa"/>
            <w:tcBorders>
              <w:bottom w:val="single" w:sz="8" w:space="0" w:color="000000"/>
              <w:right w:val="single" w:sz="8" w:space="0" w:color="000000"/>
            </w:tcBorders>
            <w:tcMar>
              <w:top w:w="100" w:type="dxa"/>
              <w:left w:w="20" w:type="dxa"/>
              <w:bottom w:w="100" w:type="dxa"/>
              <w:right w:w="20" w:type="dxa"/>
            </w:tcMar>
          </w:tcPr>
          <w:p w14:paraId="28AAE230" w14:textId="77777777" w:rsidR="00A758D0" w:rsidRDefault="00A758D0" w:rsidP="00A758D0">
            <w:pPr>
              <w:ind w:left="20"/>
              <w:rPr>
                <w:ins w:id="488" w:author="Sena, Anthony [JRDUS]" w:date="2018-08-06T16:56:00Z"/>
              </w:rPr>
            </w:pPr>
          </w:p>
        </w:tc>
      </w:tr>
      <w:tr w:rsidR="00A758D0" w14:paraId="5D31D084"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9E8105A" w14:textId="77777777" w:rsidR="00A758D0" w:rsidRDefault="00A758D0" w:rsidP="00A758D0">
            <w:pPr>
              <w:ind w:left="20"/>
            </w:pPr>
            <w:r>
              <w:t>measurement_source_value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06C842B6" w14:textId="77777777" w:rsidR="00A758D0" w:rsidRDefault="00A758D0" w:rsidP="00A758D0">
            <w:pPr>
              <w:ind w:left="20"/>
            </w:pPr>
            <w:r>
              <w:t>diagnosis_cd</w:t>
            </w:r>
          </w:p>
        </w:tc>
        <w:tc>
          <w:tcPr>
            <w:tcW w:w="3225" w:type="dxa"/>
            <w:tcBorders>
              <w:bottom w:val="single" w:sz="8" w:space="0" w:color="000000"/>
              <w:right w:val="single" w:sz="8" w:space="0" w:color="000000"/>
            </w:tcBorders>
            <w:tcMar>
              <w:top w:w="100" w:type="dxa"/>
              <w:left w:w="20" w:type="dxa"/>
              <w:bottom w:w="100" w:type="dxa"/>
              <w:right w:w="20" w:type="dxa"/>
            </w:tcMar>
          </w:tcPr>
          <w:p w14:paraId="4BB3F6D1" w14:textId="77777777" w:rsidR="00A758D0" w:rsidRDefault="00A758D0" w:rsidP="00A758D0">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52107A54" w14:textId="77777777" w:rsidR="00A758D0" w:rsidRDefault="00A758D0" w:rsidP="00A758D0">
            <w:pPr>
              <w:ind w:left="20"/>
            </w:pPr>
            <w:r>
              <w:t xml:space="preserve"> </w:t>
            </w:r>
          </w:p>
        </w:tc>
      </w:tr>
      <w:tr w:rsidR="00A758D0" w14:paraId="72A07553"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B193649" w14:textId="77777777" w:rsidR="00A758D0" w:rsidRDefault="00A758D0" w:rsidP="00A758D0">
            <w:pPr>
              <w:ind w:left="20"/>
            </w:pPr>
            <w:r>
              <w:t>measurement_source_concept_id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714482A8" w14:textId="77777777" w:rsidR="00A758D0" w:rsidRDefault="00A758D0" w:rsidP="00A758D0">
            <w:pPr>
              <w:ind w:left="20"/>
            </w:pPr>
            <w:r>
              <w:t>diagnosis_cd</w:t>
            </w:r>
          </w:p>
        </w:tc>
        <w:tc>
          <w:tcPr>
            <w:tcW w:w="3225" w:type="dxa"/>
            <w:tcBorders>
              <w:bottom w:val="single" w:sz="8" w:space="0" w:color="000000"/>
              <w:right w:val="single" w:sz="8" w:space="0" w:color="000000"/>
            </w:tcBorders>
            <w:tcMar>
              <w:top w:w="100" w:type="dxa"/>
              <w:left w:w="20" w:type="dxa"/>
              <w:bottom w:w="100" w:type="dxa"/>
              <w:right w:w="20" w:type="dxa"/>
            </w:tcMar>
          </w:tcPr>
          <w:p w14:paraId="6C5555B3" w14:textId="77777777" w:rsidR="00A758D0" w:rsidRDefault="00A758D0" w:rsidP="00A758D0">
            <w:pPr>
              <w:ind w:left="20"/>
            </w:pPr>
            <w:r>
              <w:t>Use Appendix 1.1.1 to obtain the source_vocabulary_id for the where clause</w:t>
            </w:r>
          </w:p>
          <w:p w14:paraId="20C598CF"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If diagnosis_status = ‘Diagnosis of’</w:t>
            </w:r>
          </w:p>
          <w:p w14:paraId="5783FC83"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Then</w:t>
            </w:r>
          </w:p>
          <w:p w14:paraId="7D7B1A15"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w:t>
            </w:r>
          </w:p>
          <w:p w14:paraId="76A4986D"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Case diagnosis_cd_type = ‘ICD9’:</w:t>
            </w:r>
          </w:p>
          <w:p w14:paraId="23789718"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Use lookup for ICD9CM</w:t>
            </w:r>
          </w:p>
          <w:p w14:paraId="6449332E"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Case diagnosis_cd_type = ‘ICD10’:</w:t>
            </w:r>
          </w:p>
          <w:p w14:paraId="673D6624"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Use lookup for ICD10CM</w:t>
            </w:r>
          </w:p>
          <w:p w14:paraId="39846BA3"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Case diagnosis_cd_type = ‘SNOMED’:</w:t>
            </w:r>
          </w:p>
          <w:p w14:paraId="28223005"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Use lookup for SNOMED</w:t>
            </w:r>
          </w:p>
          <w:p w14:paraId="4299078F"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 xml:space="preserve">CASE ‘’: </w:t>
            </w:r>
          </w:p>
          <w:p w14:paraId="03C3C754"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Lookup code in ICD9CM, ICD10CM, SNOMED</w:t>
            </w:r>
          </w:p>
          <w:p w14:paraId="08C294D8"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CASE ELSE: 0</w:t>
            </w:r>
          </w:p>
          <w:p w14:paraId="2BD4E635"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w:t>
            </w:r>
          </w:p>
        </w:tc>
        <w:tc>
          <w:tcPr>
            <w:tcW w:w="1755" w:type="dxa"/>
            <w:tcBorders>
              <w:bottom w:val="single" w:sz="8" w:space="0" w:color="000000"/>
              <w:right w:val="single" w:sz="8" w:space="0" w:color="000000"/>
            </w:tcBorders>
            <w:tcMar>
              <w:top w:w="100" w:type="dxa"/>
              <w:left w:w="20" w:type="dxa"/>
              <w:bottom w:w="100" w:type="dxa"/>
              <w:right w:w="20" w:type="dxa"/>
            </w:tcMar>
          </w:tcPr>
          <w:p w14:paraId="21903A86" w14:textId="77777777" w:rsidR="00A758D0" w:rsidRDefault="00A758D0" w:rsidP="00A758D0">
            <w:pPr>
              <w:ind w:left="20"/>
            </w:pPr>
            <w:r>
              <w:t xml:space="preserve"> </w:t>
            </w:r>
            <w:r>
              <w:rPr>
                <w:sz w:val="18"/>
                <w:szCs w:val="18"/>
              </w:rPr>
              <w:t>For diagnosis_cd_type = ICD9, strip dot from lookup</w:t>
            </w:r>
          </w:p>
          <w:p w14:paraId="3521F428" w14:textId="77777777" w:rsidR="00A758D0" w:rsidRDefault="00A758D0" w:rsidP="00A758D0">
            <w:r>
              <w:rPr>
                <w:sz w:val="18"/>
                <w:szCs w:val="18"/>
              </w:rPr>
              <w:t>For diagnosis_cd_type = ICD10, leave dots in lookup.</w:t>
            </w:r>
          </w:p>
        </w:tc>
      </w:tr>
      <w:tr w:rsidR="00A758D0" w14:paraId="69500B7D"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C1E658" w14:textId="77777777" w:rsidR="00A758D0" w:rsidRDefault="00A758D0" w:rsidP="00A758D0">
            <w:pPr>
              <w:ind w:left="20"/>
            </w:pPr>
            <w:r>
              <w:t>unit_source_value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79AE74BD" w14:textId="77777777" w:rsidR="00A758D0" w:rsidRDefault="00A758D0" w:rsidP="00A758D0">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34C16E66" w14:textId="77777777" w:rsidR="00A758D0" w:rsidRDefault="00A758D0" w:rsidP="00A758D0">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7BB4FCB8" w14:textId="77777777" w:rsidR="00A758D0" w:rsidRDefault="00A758D0" w:rsidP="00A758D0">
            <w:pPr>
              <w:ind w:left="20"/>
            </w:pPr>
            <w:r>
              <w:t xml:space="preserve"> </w:t>
            </w:r>
          </w:p>
        </w:tc>
      </w:tr>
      <w:tr w:rsidR="00A758D0" w14:paraId="167CFB46"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D5A2EF" w14:textId="77777777" w:rsidR="00A758D0" w:rsidRDefault="00A758D0" w:rsidP="00A758D0">
            <w:pPr>
              <w:ind w:left="20"/>
            </w:pPr>
            <w:r>
              <w:t>value_source_value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24D89393" w14:textId="77777777" w:rsidR="00A758D0" w:rsidRDefault="00A758D0" w:rsidP="00A758D0">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3A245B2" w14:textId="77777777" w:rsidR="00A758D0" w:rsidRDefault="00A758D0" w:rsidP="00A758D0">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23588898" w14:textId="77777777" w:rsidR="00A758D0" w:rsidRDefault="00A758D0" w:rsidP="00A758D0">
            <w:pPr>
              <w:ind w:left="20"/>
            </w:pPr>
            <w:r>
              <w:t xml:space="preserve"> </w:t>
            </w:r>
          </w:p>
        </w:tc>
      </w:tr>
    </w:tbl>
    <w:p w14:paraId="53C06DEB" w14:textId="77777777" w:rsidR="00AB0492" w:rsidRDefault="00AB0492"/>
    <w:p w14:paraId="1845A0C6" w14:textId="77777777" w:rsidR="00AB0492" w:rsidRDefault="00B554AB">
      <w:pPr>
        <w:pStyle w:val="Heading3"/>
      </w:pPr>
      <w:r>
        <w:lastRenderedPageBreak/>
        <w:t>Reading from labs</w:t>
      </w:r>
    </w:p>
    <w:p w14:paraId="42357B96" w14:textId="77777777" w:rsidR="00AB0492" w:rsidRDefault="00B554AB">
      <w:r>
        <w:rPr>
          <w:noProof/>
        </w:rPr>
        <w:drawing>
          <wp:inline distT="114300" distB="114300" distL="114300" distR="114300" wp14:anchorId="408FB2CC" wp14:editId="63CB254F">
            <wp:extent cx="5715000" cy="6600825"/>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2"/>
                    <a:srcRect/>
                    <a:stretch>
                      <a:fillRect/>
                    </a:stretch>
                  </pic:blipFill>
                  <pic:spPr>
                    <a:xfrm>
                      <a:off x="0" y="0"/>
                      <a:ext cx="5715000" cy="6600825"/>
                    </a:xfrm>
                    <a:prstGeom prst="rect">
                      <a:avLst/>
                    </a:prstGeom>
                    <a:ln/>
                  </pic:spPr>
                </pic:pic>
              </a:graphicData>
            </a:graphic>
          </wp:inline>
        </w:drawing>
      </w:r>
    </w:p>
    <w:p w14:paraId="18D2F10D" w14:textId="77777777" w:rsidR="00400D71" w:rsidRDefault="00400D71"/>
    <w:p w14:paraId="433942DC" w14:textId="2BC0728D" w:rsidR="00400D71" w:rsidRDefault="00400D71"/>
    <w:tbl>
      <w:tblPr>
        <w:tblStyle w:val="af6"/>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75"/>
        <w:gridCol w:w="1275"/>
        <w:gridCol w:w="585"/>
        <w:gridCol w:w="4860"/>
      </w:tblGrid>
      <w:tr w:rsidR="00AB0492" w14:paraId="18F7D11F" w14:textId="77777777">
        <w:tc>
          <w:tcPr>
            <w:tcW w:w="3075" w:type="dxa"/>
            <w:shd w:val="clear" w:color="auto" w:fill="AAAAFF"/>
          </w:tcPr>
          <w:p w14:paraId="06C6D3EF" w14:textId="77777777" w:rsidR="00AB0492" w:rsidRDefault="00B554AB">
            <w:r>
              <w:t>Destination Field</w:t>
            </w:r>
          </w:p>
        </w:tc>
        <w:tc>
          <w:tcPr>
            <w:tcW w:w="1275" w:type="dxa"/>
            <w:shd w:val="clear" w:color="auto" w:fill="AAAAFF"/>
          </w:tcPr>
          <w:p w14:paraId="14BD1B6B" w14:textId="77777777" w:rsidR="00AB0492" w:rsidRDefault="00B554AB">
            <w:r>
              <w:t>Source Field</w:t>
            </w:r>
          </w:p>
        </w:tc>
        <w:tc>
          <w:tcPr>
            <w:tcW w:w="585" w:type="dxa"/>
            <w:shd w:val="clear" w:color="auto" w:fill="AAAAFF"/>
          </w:tcPr>
          <w:p w14:paraId="35D19610" w14:textId="77777777" w:rsidR="00AB0492" w:rsidRDefault="00B554AB">
            <w:r>
              <w:t>Logic</w:t>
            </w:r>
          </w:p>
        </w:tc>
        <w:tc>
          <w:tcPr>
            <w:tcW w:w="4860" w:type="dxa"/>
            <w:shd w:val="clear" w:color="auto" w:fill="AAAAFF"/>
          </w:tcPr>
          <w:p w14:paraId="4476B483" w14:textId="77777777" w:rsidR="00AB0492" w:rsidRDefault="00B554AB">
            <w:pPr>
              <w:ind w:right="-30"/>
            </w:pPr>
            <w:r>
              <w:t>Comment</w:t>
            </w:r>
          </w:p>
        </w:tc>
      </w:tr>
      <w:tr w:rsidR="00AB0492" w14:paraId="25EF957F" w14:textId="77777777">
        <w:tc>
          <w:tcPr>
            <w:tcW w:w="3075" w:type="dxa"/>
          </w:tcPr>
          <w:p w14:paraId="761E4955" w14:textId="77777777" w:rsidR="00AB0492" w:rsidRDefault="00B554AB">
            <w:r>
              <w:rPr>
                <w:sz w:val="18"/>
                <w:szCs w:val="18"/>
              </w:rPr>
              <w:lastRenderedPageBreak/>
              <w:t>measurement_id</w:t>
            </w:r>
          </w:p>
        </w:tc>
        <w:tc>
          <w:tcPr>
            <w:tcW w:w="1275" w:type="dxa"/>
          </w:tcPr>
          <w:p w14:paraId="02F02F21" w14:textId="77777777" w:rsidR="00AB0492" w:rsidRDefault="00AB0492"/>
        </w:tc>
        <w:tc>
          <w:tcPr>
            <w:tcW w:w="585" w:type="dxa"/>
          </w:tcPr>
          <w:p w14:paraId="534CB22B" w14:textId="77777777" w:rsidR="00AB0492" w:rsidRDefault="00AB0492"/>
        </w:tc>
        <w:tc>
          <w:tcPr>
            <w:tcW w:w="4860" w:type="dxa"/>
          </w:tcPr>
          <w:p w14:paraId="405C09C5" w14:textId="77777777" w:rsidR="00AB0492" w:rsidRDefault="00AB0492"/>
        </w:tc>
      </w:tr>
      <w:tr w:rsidR="00AB0492" w14:paraId="34B25AB0" w14:textId="77777777">
        <w:tc>
          <w:tcPr>
            <w:tcW w:w="3075" w:type="dxa"/>
          </w:tcPr>
          <w:p w14:paraId="7346F530" w14:textId="77777777" w:rsidR="00AB0492" w:rsidRDefault="00B554AB">
            <w:r>
              <w:rPr>
                <w:sz w:val="18"/>
                <w:szCs w:val="18"/>
              </w:rPr>
              <w:t>person_id</w:t>
            </w:r>
          </w:p>
        </w:tc>
        <w:tc>
          <w:tcPr>
            <w:tcW w:w="1275" w:type="dxa"/>
          </w:tcPr>
          <w:p w14:paraId="04391A4B" w14:textId="77777777" w:rsidR="00AB0492" w:rsidRDefault="00B554AB">
            <w:r>
              <w:rPr>
                <w:sz w:val="18"/>
                <w:szCs w:val="18"/>
              </w:rPr>
              <w:t>ptid</w:t>
            </w:r>
          </w:p>
        </w:tc>
        <w:tc>
          <w:tcPr>
            <w:tcW w:w="585" w:type="dxa"/>
          </w:tcPr>
          <w:p w14:paraId="1DB2596F" w14:textId="77777777" w:rsidR="00AB0492" w:rsidRDefault="00AB0492"/>
        </w:tc>
        <w:tc>
          <w:tcPr>
            <w:tcW w:w="4860" w:type="dxa"/>
          </w:tcPr>
          <w:p w14:paraId="5E1DB4EA" w14:textId="77777777" w:rsidR="00AB0492" w:rsidRDefault="00AB0492"/>
        </w:tc>
      </w:tr>
      <w:tr w:rsidR="00AB0492" w14:paraId="77F75ADB" w14:textId="77777777">
        <w:tc>
          <w:tcPr>
            <w:tcW w:w="3075" w:type="dxa"/>
          </w:tcPr>
          <w:p w14:paraId="394DD812" w14:textId="77777777" w:rsidR="00AB0492" w:rsidRDefault="00B554AB">
            <w:r>
              <w:rPr>
                <w:sz w:val="18"/>
                <w:szCs w:val="18"/>
              </w:rPr>
              <w:t>measurement_concept_id</w:t>
            </w:r>
          </w:p>
        </w:tc>
        <w:tc>
          <w:tcPr>
            <w:tcW w:w="1275" w:type="dxa"/>
          </w:tcPr>
          <w:p w14:paraId="7A6704F9" w14:textId="77777777" w:rsidR="00AB0492" w:rsidRDefault="00B554AB">
            <w:r>
              <w:rPr>
                <w:sz w:val="18"/>
                <w:szCs w:val="18"/>
              </w:rPr>
              <w:t>test_name</w:t>
            </w:r>
          </w:p>
        </w:tc>
        <w:tc>
          <w:tcPr>
            <w:tcW w:w="585" w:type="dxa"/>
          </w:tcPr>
          <w:p w14:paraId="5D36CDE0" w14:textId="77777777" w:rsidR="00AB0492" w:rsidRDefault="00AB0492"/>
        </w:tc>
        <w:tc>
          <w:tcPr>
            <w:tcW w:w="4860" w:type="dxa"/>
          </w:tcPr>
          <w:p w14:paraId="1A84E950" w14:textId="5BDB2922" w:rsidR="00AB0492" w:rsidRDefault="00B554AB">
            <w:r>
              <w:rPr>
                <w:sz w:val="18"/>
                <w:szCs w:val="18"/>
              </w:rPr>
              <w:t xml:space="preserve">STCM Lookup </w:t>
            </w:r>
            <w:r>
              <w:rPr>
                <w:color w:val="FF9900"/>
                <w:sz w:val="18"/>
                <w:szCs w:val="18"/>
              </w:rPr>
              <w:t>JNJ_OPTUM_EHR_LABNAM.csv</w:t>
            </w:r>
          </w:p>
        </w:tc>
      </w:tr>
      <w:tr w:rsidR="00AB0492" w14:paraId="559C5C52" w14:textId="77777777">
        <w:tc>
          <w:tcPr>
            <w:tcW w:w="3075" w:type="dxa"/>
          </w:tcPr>
          <w:p w14:paraId="6765779F" w14:textId="77777777" w:rsidR="00AB0492" w:rsidRDefault="00B554AB">
            <w:r>
              <w:rPr>
                <w:sz w:val="18"/>
                <w:szCs w:val="18"/>
              </w:rPr>
              <w:t>measurement_date</w:t>
            </w:r>
          </w:p>
        </w:tc>
        <w:tc>
          <w:tcPr>
            <w:tcW w:w="1275" w:type="dxa"/>
          </w:tcPr>
          <w:p w14:paraId="3AAAF68A" w14:textId="77777777" w:rsidR="00AB0492" w:rsidRDefault="00B554AB">
            <w:r>
              <w:rPr>
                <w:sz w:val="18"/>
                <w:szCs w:val="18"/>
              </w:rPr>
              <w:t>result_date</w:t>
            </w:r>
          </w:p>
        </w:tc>
        <w:tc>
          <w:tcPr>
            <w:tcW w:w="585" w:type="dxa"/>
          </w:tcPr>
          <w:p w14:paraId="4BC0D590" w14:textId="77777777" w:rsidR="00AB0492" w:rsidRDefault="00AB0492"/>
        </w:tc>
        <w:tc>
          <w:tcPr>
            <w:tcW w:w="4860" w:type="dxa"/>
          </w:tcPr>
          <w:p w14:paraId="3FCDCF74" w14:textId="77777777" w:rsidR="00AB0492" w:rsidRDefault="00AB0492"/>
        </w:tc>
      </w:tr>
      <w:tr w:rsidR="00AB0492" w14:paraId="3ED4D38B" w14:textId="77777777">
        <w:tc>
          <w:tcPr>
            <w:tcW w:w="3075" w:type="dxa"/>
          </w:tcPr>
          <w:p w14:paraId="6A8EA50E" w14:textId="77777777" w:rsidR="00AB0492" w:rsidRDefault="00B554AB">
            <w:r>
              <w:rPr>
                <w:sz w:val="18"/>
                <w:szCs w:val="18"/>
              </w:rPr>
              <w:t>measurement_time</w:t>
            </w:r>
          </w:p>
        </w:tc>
        <w:tc>
          <w:tcPr>
            <w:tcW w:w="1275" w:type="dxa"/>
          </w:tcPr>
          <w:p w14:paraId="7D5F002B" w14:textId="77777777" w:rsidR="00AB0492" w:rsidRDefault="00B554AB">
            <w:r>
              <w:rPr>
                <w:sz w:val="18"/>
                <w:szCs w:val="18"/>
              </w:rPr>
              <w:t>result_time</w:t>
            </w:r>
          </w:p>
        </w:tc>
        <w:tc>
          <w:tcPr>
            <w:tcW w:w="585" w:type="dxa"/>
          </w:tcPr>
          <w:p w14:paraId="40967C04" w14:textId="77777777" w:rsidR="00AB0492" w:rsidRDefault="00AB0492"/>
        </w:tc>
        <w:tc>
          <w:tcPr>
            <w:tcW w:w="4860" w:type="dxa"/>
          </w:tcPr>
          <w:p w14:paraId="68206BCF" w14:textId="77777777" w:rsidR="00AB0492" w:rsidRDefault="00AB0492"/>
        </w:tc>
      </w:tr>
      <w:tr w:rsidR="00AB0492" w14:paraId="23503E6A" w14:textId="77777777">
        <w:tc>
          <w:tcPr>
            <w:tcW w:w="3075" w:type="dxa"/>
          </w:tcPr>
          <w:p w14:paraId="05C45231" w14:textId="77777777" w:rsidR="00AB0492" w:rsidRDefault="00B554AB">
            <w:r>
              <w:rPr>
                <w:sz w:val="18"/>
                <w:szCs w:val="18"/>
              </w:rPr>
              <w:t>measurement_type_concept_id</w:t>
            </w:r>
          </w:p>
        </w:tc>
        <w:tc>
          <w:tcPr>
            <w:tcW w:w="1275" w:type="dxa"/>
          </w:tcPr>
          <w:p w14:paraId="5791DB58" w14:textId="77777777" w:rsidR="00AB0492" w:rsidRDefault="00B554AB">
            <w:r>
              <w:rPr>
                <w:sz w:val="18"/>
                <w:szCs w:val="18"/>
              </w:rPr>
              <w:t xml:space="preserve">44818702 </w:t>
            </w:r>
          </w:p>
        </w:tc>
        <w:tc>
          <w:tcPr>
            <w:tcW w:w="585" w:type="dxa"/>
          </w:tcPr>
          <w:p w14:paraId="1198ABFE" w14:textId="77777777" w:rsidR="00AB0492" w:rsidRDefault="00AB0492"/>
        </w:tc>
        <w:tc>
          <w:tcPr>
            <w:tcW w:w="4860" w:type="dxa"/>
          </w:tcPr>
          <w:p w14:paraId="290AEDC4" w14:textId="77777777" w:rsidR="00AB0492" w:rsidRDefault="00B554AB">
            <w:r>
              <w:rPr>
                <w:sz w:val="18"/>
                <w:szCs w:val="18"/>
              </w:rPr>
              <w:t>Lab result</w:t>
            </w:r>
          </w:p>
        </w:tc>
      </w:tr>
      <w:tr w:rsidR="00AB0492" w14:paraId="3E501801" w14:textId="77777777">
        <w:tc>
          <w:tcPr>
            <w:tcW w:w="3075" w:type="dxa"/>
          </w:tcPr>
          <w:p w14:paraId="5877238D" w14:textId="77777777" w:rsidR="00AB0492" w:rsidRDefault="00B554AB">
            <w:r>
              <w:rPr>
                <w:sz w:val="18"/>
                <w:szCs w:val="18"/>
              </w:rPr>
              <w:t>operator_concept_id</w:t>
            </w:r>
          </w:p>
        </w:tc>
        <w:tc>
          <w:tcPr>
            <w:tcW w:w="1275" w:type="dxa"/>
          </w:tcPr>
          <w:p w14:paraId="6D9BB728" w14:textId="77777777" w:rsidR="00AB0492" w:rsidRDefault="00B554AB">
            <w:r>
              <w:rPr>
                <w:sz w:val="18"/>
                <w:szCs w:val="18"/>
              </w:rPr>
              <w:t>relative_indicator</w:t>
            </w:r>
          </w:p>
        </w:tc>
        <w:tc>
          <w:tcPr>
            <w:tcW w:w="585" w:type="dxa"/>
          </w:tcPr>
          <w:p w14:paraId="09CE58B2" w14:textId="77777777" w:rsidR="00AB0492" w:rsidRDefault="00AB0492"/>
        </w:tc>
        <w:tc>
          <w:tcPr>
            <w:tcW w:w="4860" w:type="dxa"/>
          </w:tcPr>
          <w:p w14:paraId="4C2D4C27" w14:textId="77777777" w:rsidR="00AB0492" w:rsidRDefault="00B554AB">
            <w:r>
              <w:rPr>
                <w:sz w:val="18"/>
                <w:szCs w:val="18"/>
              </w:rPr>
              <w:t>When relative_indicator is NULL/empty, leave the value as NULL. These will map to domain_id = 'Meas Value Operator' in the vocabulary.</w:t>
            </w:r>
          </w:p>
          <w:p w14:paraId="00CF4372" w14:textId="77777777" w:rsidR="00AB0492" w:rsidRDefault="00B554AB">
            <w:r>
              <w:rPr>
                <w:sz w:val="18"/>
                <w:szCs w:val="18"/>
              </w:rPr>
              <w:t xml:space="preserve">CASE WHEN relative_incicator == ‘&lt;=’ THEN 4171754 </w:t>
            </w:r>
          </w:p>
          <w:p w14:paraId="2A5B26A3" w14:textId="77777777" w:rsidR="00AB0492" w:rsidRDefault="00B554AB">
            <w:r>
              <w:rPr>
                <w:sz w:val="18"/>
                <w:szCs w:val="18"/>
              </w:rPr>
              <w:t>CASE WHEN relative_incicator == ‘&gt;=’ THEN 4171755</w:t>
            </w:r>
          </w:p>
          <w:p w14:paraId="05E5F3DE" w14:textId="77777777" w:rsidR="00AB0492" w:rsidRDefault="00B554AB">
            <w:r>
              <w:rPr>
                <w:sz w:val="18"/>
                <w:szCs w:val="18"/>
              </w:rPr>
              <w:t xml:space="preserve">CASE WHEN relative_incicator == ‘&lt;’ THEN 4171756 </w:t>
            </w:r>
          </w:p>
          <w:p w14:paraId="61C9308D" w14:textId="77777777" w:rsidR="00AB0492" w:rsidRDefault="00B554AB">
            <w:r>
              <w:rPr>
                <w:sz w:val="18"/>
                <w:szCs w:val="18"/>
              </w:rPr>
              <w:t xml:space="preserve">CASE WHEN relative_incicator == ‘=’ THEN 4172703 </w:t>
            </w:r>
          </w:p>
          <w:p w14:paraId="7E586972" w14:textId="77777777" w:rsidR="00AB0492" w:rsidRDefault="00B554AB">
            <w:r>
              <w:rPr>
                <w:sz w:val="18"/>
                <w:szCs w:val="18"/>
              </w:rPr>
              <w:t>CASE WHEN relative_incicator == ‘&gt;’ THEN 4172704</w:t>
            </w:r>
          </w:p>
          <w:p w14:paraId="20D2493B" w14:textId="77777777" w:rsidR="00AB0492" w:rsidRDefault="00B554AB">
            <w:r>
              <w:rPr>
                <w:sz w:val="18"/>
                <w:szCs w:val="18"/>
              </w:rPr>
              <w:t>ELSE 0</w:t>
            </w:r>
          </w:p>
        </w:tc>
      </w:tr>
      <w:tr w:rsidR="00AB0492" w14:paraId="5DAC059B" w14:textId="77777777">
        <w:tc>
          <w:tcPr>
            <w:tcW w:w="3075" w:type="dxa"/>
          </w:tcPr>
          <w:p w14:paraId="21B5A15A" w14:textId="77777777" w:rsidR="00AB0492" w:rsidRDefault="00B554AB">
            <w:r>
              <w:rPr>
                <w:sz w:val="18"/>
                <w:szCs w:val="18"/>
              </w:rPr>
              <w:t>value_as_number</w:t>
            </w:r>
          </w:p>
        </w:tc>
        <w:tc>
          <w:tcPr>
            <w:tcW w:w="1275" w:type="dxa"/>
          </w:tcPr>
          <w:p w14:paraId="4FFBBC02" w14:textId="77777777" w:rsidR="00AB0492" w:rsidRDefault="00B554AB">
            <w:r>
              <w:rPr>
                <w:sz w:val="18"/>
                <w:szCs w:val="18"/>
              </w:rPr>
              <w:t>test_result</w:t>
            </w:r>
          </w:p>
        </w:tc>
        <w:tc>
          <w:tcPr>
            <w:tcW w:w="585" w:type="dxa"/>
          </w:tcPr>
          <w:p w14:paraId="0768690E" w14:textId="77777777" w:rsidR="00AB0492" w:rsidRDefault="00AB0492"/>
        </w:tc>
        <w:tc>
          <w:tcPr>
            <w:tcW w:w="4860" w:type="dxa"/>
          </w:tcPr>
          <w:p w14:paraId="4B92E6C6" w14:textId="77777777" w:rsidR="00AB0492" w:rsidRDefault="00B554AB">
            <w:r>
              <w:rPr>
                <w:sz w:val="18"/>
                <w:szCs w:val="18"/>
              </w:rPr>
              <w:t>Only do this if test_result is numeric</w:t>
            </w:r>
          </w:p>
        </w:tc>
      </w:tr>
      <w:tr w:rsidR="00AB0492" w14:paraId="04B8294C" w14:textId="77777777">
        <w:tc>
          <w:tcPr>
            <w:tcW w:w="3075" w:type="dxa"/>
          </w:tcPr>
          <w:p w14:paraId="2B5FF6AF" w14:textId="77777777" w:rsidR="00AB0492" w:rsidRDefault="00B554AB">
            <w:r>
              <w:rPr>
                <w:sz w:val="18"/>
                <w:szCs w:val="18"/>
              </w:rPr>
              <w:t>value_as_concept_id</w:t>
            </w:r>
          </w:p>
        </w:tc>
        <w:tc>
          <w:tcPr>
            <w:tcW w:w="1275" w:type="dxa"/>
          </w:tcPr>
          <w:p w14:paraId="1B875638" w14:textId="77777777" w:rsidR="00AB0492" w:rsidRDefault="00B554AB">
            <w:r>
              <w:rPr>
                <w:sz w:val="18"/>
                <w:szCs w:val="18"/>
              </w:rPr>
              <w:t>test_result</w:t>
            </w:r>
          </w:p>
        </w:tc>
        <w:tc>
          <w:tcPr>
            <w:tcW w:w="585" w:type="dxa"/>
          </w:tcPr>
          <w:p w14:paraId="32035020" w14:textId="77777777" w:rsidR="00AB0492" w:rsidRDefault="00AB0492"/>
        </w:tc>
        <w:tc>
          <w:tcPr>
            <w:tcW w:w="4860" w:type="dxa"/>
          </w:tcPr>
          <w:p w14:paraId="4425B4CA" w14:textId="77777777" w:rsidR="00AB0492" w:rsidRDefault="00B554AB">
            <w:r>
              <w:rPr>
                <w:sz w:val="18"/>
                <w:szCs w:val="18"/>
              </w:rPr>
              <w:t>If test_result is NOT NUMERIC THEN</w:t>
            </w:r>
          </w:p>
          <w:p w14:paraId="75958910" w14:textId="77777777" w:rsidR="00AB0492" w:rsidRDefault="00B554AB">
            <w:r>
              <w:rPr>
                <w:sz w:val="18"/>
                <w:szCs w:val="18"/>
              </w:rPr>
              <w:t xml:space="preserve">STCM Lookup </w:t>
            </w:r>
            <w:r>
              <w:rPr>
                <w:color w:val="FF9900"/>
                <w:sz w:val="18"/>
                <w:szCs w:val="18"/>
              </w:rPr>
              <w:t>JNJ_OPTUM_EHR_LABRES.csv</w:t>
            </w:r>
          </w:p>
        </w:tc>
      </w:tr>
      <w:tr w:rsidR="00AB0492" w14:paraId="3AFAB4DC" w14:textId="77777777">
        <w:tc>
          <w:tcPr>
            <w:tcW w:w="3075" w:type="dxa"/>
          </w:tcPr>
          <w:p w14:paraId="2814ED1A" w14:textId="77777777" w:rsidR="00AB0492" w:rsidRDefault="00B554AB">
            <w:r>
              <w:rPr>
                <w:sz w:val="18"/>
                <w:szCs w:val="18"/>
              </w:rPr>
              <w:t>unit_concept_id</w:t>
            </w:r>
          </w:p>
        </w:tc>
        <w:tc>
          <w:tcPr>
            <w:tcW w:w="1275" w:type="dxa"/>
          </w:tcPr>
          <w:p w14:paraId="45D8C387" w14:textId="77777777" w:rsidR="00AB0492" w:rsidRDefault="00B554AB">
            <w:r>
              <w:rPr>
                <w:sz w:val="18"/>
                <w:szCs w:val="18"/>
              </w:rPr>
              <w:t>result_unit</w:t>
            </w:r>
          </w:p>
        </w:tc>
        <w:tc>
          <w:tcPr>
            <w:tcW w:w="585" w:type="dxa"/>
          </w:tcPr>
          <w:p w14:paraId="27D1FE04" w14:textId="77777777" w:rsidR="00AB0492" w:rsidRDefault="00AB0492"/>
        </w:tc>
        <w:tc>
          <w:tcPr>
            <w:tcW w:w="4860" w:type="dxa"/>
          </w:tcPr>
          <w:p w14:paraId="3E0AAF7A" w14:textId="5DE8CB44" w:rsidR="00AB0492" w:rsidRDefault="00B554AB">
            <w:r>
              <w:rPr>
                <w:sz w:val="18"/>
                <w:szCs w:val="18"/>
              </w:rPr>
              <w:t>Map to UCUM vocabulary using a CASE-SENSITIVE matching</w:t>
            </w:r>
            <w:r w:rsidR="008468D5">
              <w:rPr>
                <w:sz w:val="18"/>
                <w:szCs w:val="18"/>
              </w:rPr>
              <w:t>; if no match if found, match to the JNJ_UNITS STCM. If no match is found in either vocabulary, set this field to 0.</w:t>
            </w:r>
          </w:p>
        </w:tc>
      </w:tr>
      <w:tr w:rsidR="00AB0492" w14:paraId="7DC4BC55" w14:textId="77777777">
        <w:tc>
          <w:tcPr>
            <w:tcW w:w="3075" w:type="dxa"/>
          </w:tcPr>
          <w:p w14:paraId="3EF93816" w14:textId="77777777" w:rsidR="00AB0492" w:rsidRDefault="00B554AB">
            <w:r>
              <w:rPr>
                <w:sz w:val="18"/>
                <w:szCs w:val="18"/>
              </w:rPr>
              <w:t>range_low</w:t>
            </w:r>
          </w:p>
        </w:tc>
        <w:tc>
          <w:tcPr>
            <w:tcW w:w="1275" w:type="dxa"/>
          </w:tcPr>
          <w:p w14:paraId="79E96780" w14:textId="77777777" w:rsidR="00AB0492" w:rsidRDefault="00B554AB">
            <w:r>
              <w:rPr>
                <w:sz w:val="18"/>
                <w:szCs w:val="18"/>
              </w:rPr>
              <w:t>normal_range</w:t>
            </w:r>
          </w:p>
        </w:tc>
        <w:tc>
          <w:tcPr>
            <w:tcW w:w="585" w:type="dxa"/>
          </w:tcPr>
          <w:p w14:paraId="0A348C98" w14:textId="77777777" w:rsidR="00AB0492" w:rsidRDefault="00AB0492"/>
        </w:tc>
        <w:tc>
          <w:tcPr>
            <w:tcW w:w="4860" w:type="dxa"/>
          </w:tcPr>
          <w:p w14:paraId="1D0256B2" w14:textId="77777777" w:rsidR="00AB0492" w:rsidRDefault="00B554AB">
            <w:r>
              <w:rPr>
                <w:sz w:val="18"/>
                <w:szCs w:val="18"/>
              </w:rPr>
              <w:t>Parse lower bound (split on hyphen), first piece</w:t>
            </w:r>
          </w:p>
        </w:tc>
      </w:tr>
      <w:tr w:rsidR="00AB0492" w14:paraId="3B8AD9B9" w14:textId="77777777">
        <w:tc>
          <w:tcPr>
            <w:tcW w:w="3075" w:type="dxa"/>
          </w:tcPr>
          <w:p w14:paraId="7F7A08A1" w14:textId="77777777" w:rsidR="00AB0492" w:rsidRDefault="00B554AB">
            <w:r>
              <w:rPr>
                <w:sz w:val="18"/>
                <w:szCs w:val="18"/>
              </w:rPr>
              <w:t>range_high</w:t>
            </w:r>
          </w:p>
        </w:tc>
        <w:tc>
          <w:tcPr>
            <w:tcW w:w="1275" w:type="dxa"/>
          </w:tcPr>
          <w:p w14:paraId="07A9FD28" w14:textId="77777777" w:rsidR="00AB0492" w:rsidRDefault="00B554AB">
            <w:r>
              <w:rPr>
                <w:sz w:val="18"/>
                <w:szCs w:val="18"/>
              </w:rPr>
              <w:t>normal_range</w:t>
            </w:r>
          </w:p>
        </w:tc>
        <w:tc>
          <w:tcPr>
            <w:tcW w:w="585" w:type="dxa"/>
          </w:tcPr>
          <w:p w14:paraId="1F6193F7" w14:textId="77777777" w:rsidR="00AB0492" w:rsidRDefault="00AB0492"/>
        </w:tc>
        <w:tc>
          <w:tcPr>
            <w:tcW w:w="4860" w:type="dxa"/>
          </w:tcPr>
          <w:p w14:paraId="7D76398D" w14:textId="77777777" w:rsidR="00AB0492" w:rsidRDefault="00B554AB">
            <w:r>
              <w:rPr>
                <w:sz w:val="18"/>
                <w:szCs w:val="18"/>
              </w:rPr>
              <w:t>Parse upper bound (split on hyphen), second piece</w:t>
            </w:r>
          </w:p>
        </w:tc>
      </w:tr>
      <w:tr w:rsidR="00AB0492" w14:paraId="55A6DB2B" w14:textId="77777777">
        <w:tc>
          <w:tcPr>
            <w:tcW w:w="3075" w:type="dxa"/>
          </w:tcPr>
          <w:p w14:paraId="58CF5FA7" w14:textId="77777777" w:rsidR="00AB0492" w:rsidRDefault="00B554AB">
            <w:r>
              <w:rPr>
                <w:sz w:val="18"/>
                <w:szCs w:val="18"/>
              </w:rPr>
              <w:t>provider_id</w:t>
            </w:r>
          </w:p>
        </w:tc>
        <w:tc>
          <w:tcPr>
            <w:tcW w:w="1275" w:type="dxa"/>
          </w:tcPr>
          <w:p w14:paraId="26957485" w14:textId="77777777" w:rsidR="00AB0492" w:rsidRDefault="00B554AB">
            <w:r>
              <w:rPr>
                <w:sz w:val="18"/>
                <w:szCs w:val="18"/>
              </w:rPr>
              <w:t>encid</w:t>
            </w:r>
          </w:p>
        </w:tc>
        <w:tc>
          <w:tcPr>
            <w:tcW w:w="585" w:type="dxa"/>
          </w:tcPr>
          <w:p w14:paraId="4EA3C68A" w14:textId="77777777" w:rsidR="00AB0492" w:rsidRDefault="00AB0492"/>
        </w:tc>
        <w:tc>
          <w:tcPr>
            <w:tcW w:w="4860" w:type="dxa"/>
          </w:tcPr>
          <w:p w14:paraId="7C048D1F" w14:textId="77777777" w:rsidR="00AB0492" w:rsidRDefault="00B554AB">
            <w:r>
              <w:rPr>
                <w:sz w:val="18"/>
                <w:szCs w:val="18"/>
              </w:rPr>
              <w:t>Look up provider from the encounter</w:t>
            </w:r>
            <w:r w:rsidR="00B0188D">
              <w:rPr>
                <w:sz w:val="18"/>
                <w:szCs w:val="18"/>
              </w:rPr>
              <w:t>. To avoid duplication, apply the same logic described when transforming the encounter table to visit_occurrence above.</w:t>
            </w:r>
          </w:p>
        </w:tc>
      </w:tr>
      <w:tr w:rsidR="00AB0492" w14:paraId="11B37871" w14:textId="77777777">
        <w:tc>
          <w:tcPr>
            <w:tcW w:w="3075" w:type="dxa"/>
          </w:tcPr>
          <w:p w14:paraId="7D32D2AA" w14:textId="77777777" w:rsidR="00AB0492" w:rsidRDefault="00B554AB">
            <w:r>
              <w:rPr>
                <w:sz w:val="18"/>
                <w:szCs w:val="18"/>
              </w:rPr>
              <w:t>visit_occurrence_id</w:t>
            </w:r>
          </w:p>
        </w:tc>
        <w:tc>
          <w:tcPr>
            <w:tcW w:w="1275" w:type="dxa"/>
          </w:tcPr>
          <w:p w14:paraId="21C8BFFE" w14:textId="77777777" w:rsidR="00AB0492" w:rsidRDefault="00B554AB">
            <w:r>
              <w:rPr>
                <w:sz w:val="18"/>
                <w:szCs w:val="18"/>
              </w:rPr>
              <w:t>encid</w:t>
            </w:r>
          </w:p>
        </w:tc>
        <w:tc>
          <w:tcPr>
            <w:tcW w:w="585" w:type="dxa"/>
          </w:tcPr>
          <w:p w14:paraId="2D7A2D0B" w14:textId="77777777" w:rsidR="00AB0492" w:rsidRDefault="00AB0492"/>
        </w:tc>
        <w:tc>
          <w:tcPr>
            <w:tcW w:w="4860" w:type="dxa"/>
          </w:tcPr>
          <w:p w14:paraId="431EDA8F" w14:textId="77777777" w:rsidR="00AB0492" w:rsidRDefault="00AB0492"/>
        </w:tc>
      </w:tr>
      <w:tr w:rsidR="00A758D0" w14:paraId="6F54EBE5" w14:textId="77777777">
        <w:trPr>
          <w:ins w:id="489" w:author="Sena, Anthony [JRDUS]" w:date="2018-08-06T16:56:00Z"/>
        </w:trPr>
        <w:tc>
          <w:tcPr>
            <w:tcW w:w="3075" w:type="dxa"/>
          </w:tcPr>
          <w:p w14:paraId="21776756" w14:textId="7818A64F" w:rsidR="00A758D0" w:rsidRDefault="00A758D0" w:rsidP="00A758D0">
            <w:pPr>
              <w:rPr>
                <w:ins w:id="490" w:author="Sena, Anthony [JRDUS]" w:date="2018-08-06T16:56:00Z"/>
                <w:sz w:val="18"/>
                <w:szCs w:val="18"/>
              </w:rPr>
            </w:pPr>
            <w:ins w:id="491" w:author="Sena, Anthony [JRDUS]" w:date="2018-08-06T16:56:00Z">
              <w:r>
                <w:rPr>
                  <w:sz w:val="18"/>
                  <w:szCs w:val="18"/>
                </w:rPr>
                <w:t>visit_detail_id</w:t>
              </w:r>
            </w:ins>
          </w:p>
        </w:tc>
        <w:tc>
          <w:tcPr>
            <w:tcW w:w="1275" w:type="dxa"/>
          </w:tcPr>
          <w:p w14:paraId="7CC40490" w14:textId="79CD9014" w:rsidR="00A758D0" w:rsidRDefault="00A758D0" w:rsidP="00A758D0">
            <w:pPr>
              <w:rPr>
                <w:ins w:id="492" w:author="Sena, Anthony [JRDUS]" w:date="2018-08-06T16:56:00Z"/>
                <w:sz w:val="18"/>
                <w:szCs w:val="18"/>
              </w:rPr>
            </w:pPr>
            <w:ins w:id="493" w:author="Sena, Anthony [JRDUS]" w:date="2018-08-06T16:56:00Z">
              <w:r>
                <w:rPr>
                  <w:sz w:val="18"/>
                  <w:szCs w:val="18"/>
                </w:rPr>
                <w:t>encid</w:t>
              </w:r>
            </w:ins>
          </w:p>
        </w:tc>
        <w:tc>
          <w:tcPr>
            <w:tcW w:w="585" w:type="dxa"/>
          </w:tcPr>
          <w:p w14:paraId="06EFFC9B" w14:textId="3DF4E030" w:rsidR="00A758D0" w:rsidRDefault="00A758D0" w:rsidP="00A758D0">
            <w:pPr>
              <w:rPr>
                <w:ins w:id="494" w:author="Sena, Anthony [JRDUS]" w:date="2018-08-06T16:56:00Z"/>
              </w:rPr>
            </w:pPr>
            <w:ins w:id="495" w:author="Sena, Anthony [JRDUS]" w:date="2018-08-06T16:56:00Z">
              <w:r>
                <w:rPr>
                  <w:sz w:val="18"/>
                  <w:szCs w:val="18"/>
                </w:rPr>
                <w:t xml:space="preserve">If encid is found in the </w:t>
              </w:r>
              <w:r>
                <w:rPr>
                  <w:sz w:val="18"/>
                  <w:szCs w:val="18"/>
                </w:rPr>
                <w:lastRenderedPageBreak/>
                <w:t>VISIT_DETAIL table, include the visit_detail_id in this field otherwise leave as NULL</w:t>
              </w:r>
            </w:ins>
          </w:p>
        </w:tc>
        <w:tc>
          <w:tcPr>
            <w:tcW w:w="4860" w:type="dxa"/>
          </w:tcPr>
          <w:p w14:paraId="3FBA7630" w14:textId="77777777" w:rsidR="00A758D0" w:rsidRDefault="00A758D0" w:rsidP="00A758D0">
            <w:pPr>
              <w:rPr>
                <w:ins w:id="496" w:author="Sena, Anthony [JRDUS]" w:date="2018-08-06T16:56:00Z"/>
              </w:rPr>
            </w:pPr>
          </w:p>
        </w:tc>
      </w:tr>
      <w:tr w:rsidR="00A758D0" w14:paraId="080F58B3" w14:textId="77777777">
        <w:tc>
          <w:tcPr>
            <w:tcW w:w="3075" w:type="dxa"/>
          </w:tcPr>
          <w:p w14:paraId="2D204E62" w14:textId="77777777" w:rsidR="00A758D0" w:rsidRDefault="00A758D0" w:rsidP="00A758D0">
            <w:r>
              <w:rPr>
                <w:sz w:val="18"/>
                <w:szCs w:val="18"/>
              </w:rPr>
              <w:t>measurement_source_value</w:t>
            </w:r>
          </w:p>
        </w:tc>
        <w:tc>
          <w:tcPr>
            <w:tcW w:w="1275" w:type="dxa"/>
          </w:tcPr>
          <w:p w14:paraId="4B6BDC71" w14:textId="77777777" w:rsidR="00A758D0" w:rsidRDefault="00A758D0" w:rsidP="00A758D0">
            <w:r>
              <w:rPr>
                <w:sz w:val="18"/>
                <w:szCs w:val="18"/>
              </w:rPr>
              <w:t>test_name</w:t>
            </w:r>
          </w:p>
        </w:tc>
        <w:tc>
          <w:tcPr>
            <w:tcW w:w="585" w:type="dxa"/>
          </w:tcPr>
          <w:p w14:paraId="03F4C8E6" w14:textId="77777777" w:rsidR="00A758D0" w:rsidRDefault="00A758D0" w:rsidP="00A758D0"/>
        </w:tc>
        <w:tc>
          <w:tcPr>
            <w:tcW w:w="4860" w:type="dxa"/>
          </w:tcPr>
          <w:p w14:paraId="60CBDDF8" w14:textId="77777777" w:rsidR="00A758D0" w:rsidRDefault="00A758D0" w:rsidP="00A758D0"/>
        </w:tc>
      </w:tr>
      <w:tr w:rsidR="00A758D0" w14:paraId="702EBA93" w14:textId="77777777">
        <w:tc>
          <w:tcPr>
            <w:tcW w:w="3075" w:type="dxa"/>
          </w:tcPr>
          <w:p w14:paraId="4FCA8A31" w14:textId="77777777" w:rsidR="00A758D0" w:rsidRDefault="00A758D0" w:rsidP="00A758D0">
            <w:r>
              <w:rPr>
                <w:sz w:val="18"/>
                <w:szCs w:val="18"/>
              </w:rPr>
              <w:t>measurement_source_concept_id</w:t>
            </w:r>
          </w:p>
        </w:tc>
        <w:tc>
          <w:tcPr>
            <w:tcW w:w="1275" w:type="dxa"/>
          </w:tcPr>
          <w:p w14:paraId="2824585D" w14:textId="77777777" w:rsidR="00A758D0" w:rsidRDefault="00A758D0" w:rsidP="00A758D0">
            <w:r>
              <w:rPr>
                <w:sz w:val="18"/>
                <w:szCs w:val="18"/>
              </w:rPr>
              <w:t>test_name</w:t>
            </w:r>
          </w:p>
        </w:tc>
        <w:tc>
          <w:tcPr>
            <w:tcW w:w="585" w:type="dxa"/>
          </w:tcPr>
          <w:p w14:paraId="155EA41B" w14:textId="77777777" w:rsidR="00A758D0" w:rsidRDefault="00A758D0" w:rsidP="00A758D0">
            <w:r>
              <w:rPr>
                <w:sz w:val="18"/>
                <w:szCs w:val="18"/>
              </w:rPr>
              <w:t>0</w:t>
            </w:r>
          </w:p>
        </w:tc>
        <w:tc>
          <w:tcPr>
            <w:tcW w:w="4860" w:type="dxa"/>
          </w:tcPr>
          <w:p w14:paraId="6ACA5BC0" w14:textId="77777777" w:rsidR="00A758D0" w:rsidRDefault="00A758D0" w:rsidP="00A758D0"/>
        </w:tc>
      </w:tr>
      <w:tr w:rsidR="00A758D0" w14:paraId="4C438A67" w14:textId="77777777">
        <w:tc>
          <w:tcPr>
            <w:tcW w:w="3075" w:type="dxa"/>
          </w:tcPr>
          <w:p w14:paraId="4BB893E9" w14:textId="77777777" w:rsidR="00A758D0" w:rsidRDefault="00A758D0" w:rsidP="00A758D0">
            <w:r>
              <w:rPr>
                <w:sz w:val="18"/>
                <w:szCs w:val="18"/>
              </w:rPr>
              <w:t>unit_source_value</w:t>
            </w:r>
          </w:p>
        </w:tc>
        <w:tc>
          <w:tcPr>
            <w:tcW w:w="1275" w:type="dxa"/>
          </w:tcPr>
          <w:p w14:paraId="030F2AE3" w14:textId="77777777" w:rsidR="00A758D0" w:rsidRDefault="00A758D0" w:rsidP="00A758D0">
            <w:r>
              <w:rPr>
                <w:sz w:val="18"/>
                <w:szCs w:val="18"/>
              </w:rPr>
              <w:t>result_unit</w:t>
            </w:r>
          </w:p>
        </w:tc>
        <w:tc>
          <w:tcPr>
            <w:tcW w:w="585" w:type="dxa"/>
          </w:tcPr>
          <w:p w14:paraId="77ED06C0" w14:textId="77777777" w:rsidR="00A758D0" w:rsidRDefault="00A758D0" w:rsidP="00A758D0"/>
        </w:tc>
        <w:tc>
          <w:tcPr>
            <w:tcW w:w="4860" w:type="dxa"/>
          </w:tcPr>
          <w:p w14:paraId="5B28EE1C" w14:textId="77777777" w:rsidR="00A758D0" w:rsidRDefault="00A758D0" w:rsidP="00A758D0"/>
        </w:tc>
      </w:tr>
      <w:tr w:rsidR="00A758D0" w14:paraId="591CCB4D" w14:textId="77777777">
        <w:tc>
          <w:tcPr>
            <w:tcW w:w="3075" w:type="dxa"/>
          </w:tcPr>
          <w:p w14:paraId="56217047" w14:textId="77777777" w:rsidR="00A758D0" w:rsidRDefault="00A758D0" w:rsidP="00A758D0">
            <w:r>
              <w:rPr>
                <w:sz w:val="18"/>
                <w:szCs w:val="18"/>
              </w:rPr>
              <w:t>value_source_value</w:t>
            </w:r>
          </w:p>
        </w:tc>
        <w:tc>
          <w:tcPr>
            <w:tcW w:w="1275" w:type="dxa"/>
          </w:tcPr>
          <w:p w14:paraId="5BDD2BFB" w14:textId="77777777" w:rsidR="00A758D0" w:rsidRDefault="00A758D0" w:rsidP="00A758D0">
            <w:r>
              <w:rPr>
                <w:sz w:val="18"/>
                <w:szCs w:val="18"/>
              </w:rPr>
              <w:t>test_result</w:t>
            </w:r>
          </w:p>
        </w:tc>
        <w:tc>
          <w:tcPr>
            <w:tcW w:w="585" w:type="dxa"/>
          </w:tcPr>
          <w:p w14:paraId="4EED345E" w14:textId="77777777" w:rsidR="00A758D0" w:rsidRDefault="00A758D0" w:rsidP="00A758D0"/>
        </w:tc>
        <w:tc>
          <w:tcPr>
            <w:tcW w:w="4860" w:type="dxa"/>
          </w:tcPr>
          <w:p w14:paraId="7CFEE179" w14:textId="77777777" w:rsidR="00A758D0" w:rsidRDefault="00A758D0" w:rsidP="00A758D0"/>
        </w:tc>
      </w:tr>
    </w:tbl>
    <w:p w14:paraId="40B03BFD" w14:textId="01C5F35E" w:rsidR="00AB0492" w:rsidRDefault="00B554AB">
      <w:pPr>
        <w:pStyle w:val="Heading3"/>
      </w:pPr>
      <w:bookmarkStart w:id="497" w:name="_gjdgxs" w:colFirst="0" w:colLast="0"/>
      <w:bookmarkEnd w:id="497"/>
      <w:r>
        <w:t>Reading from nlp_measurement</w:t>
      </w:r>
    </w:p>
    <w:p w14:paraId="43FA2BC8" w14:textId="77777777" w:rsidR="00AB0492" w:rsidRDefault="00B554AB">
      <w:r>
        <w:rPr>
          <w:noProof/>
        </w:rPr>
        <w:drawing>
          <wp:inline distT="0" distB="0" distL="0" distR="0" wp14:anchorId="03632271" wp14:editId="0D2CFB42">
            <wp:extent cx="5715000" cy="360045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715000" cy="3600450"/>
                    </a:xfrm>
                    <a:prstGeom prst="rect">
                      <a:avLst/>
                    </a:prstGeom>
                    <a:ln/>
                  </pic:spPr>
                </pic:pic>
              </a:graphicData>
            </a:graphic>
          </wp:inline>
        </w:drawing>
      </w:r>
    </w:p>
    <w:tbl>
      <w:tblPr>
        <w:tblStyle w:val="af7"/>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75"/>
        <w:gridCol w:w="1890"/>
        <w:gridCol w:w="840"/>
        <w:gridCol w:w="3570"/>
      </w:tblGrid>
      <w:tr w:rsidR="00AB0492" w14:paraId="7A9E8253" w14:textId="77777777">
        <w:tc>
          <w:tcPr>
            <w:tcW w:w="3075" w:type="dxa"/>
            <w:shd w:val="clear" w:color="auto" w:fill="AAAAFF"/>
          </w:tcPr>
          <w:p w14:paraId="6F6E6D72" w14:textId="77777777" w:rsidR="00AB0492" w:rsidRDefault="00B554AB">
            <w:r>
              <w:t>Destination Field</w:t>
            </w:r>
          </w:p>
        </w:tc>
        <w:tc>
          <w:tcPr>
            <w:tcW w:w="1890" w:type="dxa"/>
            <w:shd w:val="clear" w:color="auto" w:fill="AAAAFF"/>
          </w:tcPr>
          <w:p w14:paraId="7A69ADCA" w14:textId="77777777" w:rsidR="00AB0492" w:rsidRDefault="00B554AB">
            <w:r>
              <w:t>Source Field</w:t>
            </w:r>
          </w:p>
        </w:tc>
        <w:tc>
          <w:tcPr>
            <w:tcW w:w="840" w:type="dxa"/>
            <w:shd w:val="clear" w:color="auto" w:fill="AAAAFF"/>
          </w:tcPr>
          <w:p w14:paraId="433D167E" w14:textId="77777777" w:rsidR="00AB0492" w:rsidRDefault="00B554AB">
            <w:r>
              <w:t>Logic</w:t>
            </w:r>
          </w:p>
        </w:tc>
        <w:tc>
          <w:tcPr>
            <w:tcW w:w="3570" w:type="dxa"/>
            <w:shd w:val="clear" w:color="auto" w:fill="AAAAFF"/>
          </w:tcPr>
          <w:p w14:paraId="1994C035" w14:textId="77777777" w:rsidR="00AB0492" w:rsidRDefault="00B554AB">
            <w:pPr>
              <w:ind w:right="-540"/>
            </w:pPr>
            <w:r>
              <w:t>Comment</w:t>
            </w:r>
          </w:p>
        </w:tc>
      </w:tr>
      <w:tr w:rsidR="00AB0492" w14:paraId="5F282D60" w14:textId="77777777">
        <w:tc>
          <w:tcPr>
            <w:tcW w:w="3075" w:type="dxa"/>
          </w:tcPr>
          <w:p w14:paraId="2DFA9886" w14:textId="77777777" w:rsidR="00AB0492" w:rsidRDefault="00B554AB">
            <w:r>
              <w:rPr>
                <w:sz w:val="18"/>
                <w:szCs w:val="18"/>
              </w:rPr>
              <w:lastRenderedPageBreak/>
              <w:t>measurement_id</w:t>
            </w:r>
          </w:p>
        </w:tc>
        <w:tc>
          <w:tcPr>
            <w:tcW w:w="1890" w:type="dxa"/>
          </w:tcPr>
          <w:p w14:paraId="01BA1597" w14:textId="77777777" w:rsidR="00AB0492" w:rsidRDefault="00AB0492"/>
        </w:tc>
        <w:tc>
          <w:tcPr>
            <w:tcW w:w="840" w:type="dxa"/>
          </w:tcPr>
          <w:p w14:paraId="5ADAEB37" w14:textId="77777777" w:rsidR="00AB0492" w:rsidRDefault="00AB0492"/>
        </w:tc>
        <w:tc>
          <w:tcPr>
            <w:tcW w:w="3570" w:type="dxa"/>
          </w:tcPr>
          <w:p w14:paraId="1B7E8104" w14:textId="77777777" w:rsidR="00AB0492" w:rsidRDefault="00AB0492"/>
        </w:tc>
      </w:tr>
      <w:tr w:rsidR="00AB0492" w14:paraId="647F53C7" w14:textId="77777777">
        <w:tc>
          <w:tcPr>
            <w:tcW w:w="3075" w:type="dxa"/>
          </w:tcPr>
          <w:p w14:paraId="23619B30" w14:textId="77777777" w:rsidR="00AB0492" w:rsidRDefault="00B554AB">
            <w:r>
              <w:rPr>
                <w:sz w:val="18"/>
                <w:szCs w:val="18"/>
              </w:rPr>
              <w:t>person_id</w:t>
            </w:r>
          </w:p>
        </w:tc>
        <w:tc>
          <w:tcPr>
            <w:tcW w:w="1890" w:type="dxa"/>
          </w:tcPr>
          <w:p w14:paraId="728B35B5" w14:textId="77777777" w:rsidR="00AB0492" w:rsidRDefault="00B554AB">
            <w:r>
              <w:rPr>
                <w:sz w:val="18"/>
                <w:szCs w:val="18"/>
              </w:rPr>
              <w:t>ptid</w:t>
            </w:r>
          </w:p>
        </w:tc>
        <w:tc>
          <w:tcPr>
            <w:tcW w:w="840" w:type="dxa"/>
          </w:tcPr>
          <w:p w14:paraId="61986693" w14:textId="77777777" w:rsidR="00AB0492" w:rsidRDefault="00AB0492"/>
        </w:tc>
        <w:tc>
          <w:tcPr>
            <w:tcW w:w="3570" w:type="dxa"/>
          </w:tcPr>
          <w:p w14:paraId="2EA3FF21" w14:textId="77777777" w:rsidR="00AB0492" w:rsidRDefault="00AB0492"/>
        </w:tc>
      </w:tr>
      <w:tr w:rsidR="00AB0492" w14:paraId="7A37E2EE" w14:textId="77777777">
        <w:tc>
          <w:tcPr>
            <w:tcW w:w="3075" w:type="dxa"/>
          </w:tcPr>
          <w:p w14:paraId="03BDDB61" w14:textId="77777777" w:rsidR="00AB0492" w:rsidRDefault="00B554AB">
            <w:r>
              <w:rPr>
                <w:sz w:val="18"/>
                <w:szCs w:val="18"/>
              </w:rPr>
              <w:t>measurement_concept_id</w:t>
            </w:r>
          </w:p>
        </w:tc>
        <w:tc>
          <w:tcPr>
            <w:tcW w:w="1890" w:type="dxa"/>
          </w:tcPr>
          <w:p w14:paraId="2595C2CD" w14:textId="77777777" w:rsidR="00AB0492" w:rsidRDefault="00B554AB">
            <w:r>
              <w:rPr>
                <w:sz w:val="18"/>
                <w:szCs w:val="18"/>
              </w:rPr>
              <w:t>measurement_type</w:t>
            </w:r>
          </w:p>
        </w:tc>
        <w:tc>
          <w:tcPr>
            <w:tcW w:w="840" w:type="dxa"/>
          </w:tcPr>
          <w:p w14:paraId="7D5EEC8A" w14:textId="77777777" w:rsidR="00AB0492" w:rsidRDefault="00AB0492"/>
        </w:tc>
        <w:tc>
          <w:tcPr>
            <w:tcW w:w="3570" w:type="dxa"/>
          </w:tcPr>
          <w:p w14:paraId="3DA56192" w14:textId="221613D9" w:rsidR="00AB0492" w:rsidRDefault="00B554AB">
            <w:r>
              <w:rPr>
                <w:sz w:val="18"/>
                <w:szCs w:val="18"/>
              </w:rPr>
              <w:t xml:space="preserve">STCM Lookup </w:t>
            </w:r>
            <w:r>
              <w:rPr>
                <w:color w:val="FF9900"/>
                <w:sz w:val="18"/>
                <w:szCs w:val="18"/>
              </w:rPr>
              <w:t>JNJ_OPTUM_EHR_</w:t>
            </w:r>
            <w:r w:rsidR="0099764D">
              <w:rPr>
                <w:color w:val="FF9900"/>
                <w:sz w:val="18"/>
                <w:szCs w:val="18"/>
              </w:rPr>
              <w:t>NLPM</w:t>
            </w:r>
            <w:r>
              <w:rPr>
                <w:color w:val="FF9900"/>
                <w:sz w:val="18"/>
                <w:szCs w:val="18"/>
              </w:rPr>
              <w:t>.csv</w:t>
            </w:r>
          </w:p>
          <w:p w14:paraId="0C9CE633" w14:textId="4404363D" w:rsidR="00AB0492" w:rsidRDefault="00AB0492"/>
        </w:tc>
      </w:tr>
      <w:tr w:rsidR="00AB0492" w14:paraId="109E390C" w14:textId="77777777">
        <w:tc>
          <w:tcPr>
            <w:tcW w:w="3075" w:type="dxa"/>
          </w:tcPr>
          <w:p w14:paraId="4D09AB56" w14:textId="77777777" w:rsidR="00AB0492" w:rsidRDefault="00B554AB">
            <w:r>
              <w:rPr>
                <w:sz w:val="18"/>
                <w:szCs w:val="18"/>
              </w:rPr>
              <w:t>measurement_date</w:t>
            </w:r>
          </w:p>
        </w:tc>
        <w:tc>
          <w:tcPr>
            <w:tcW w:w="1890" w:type="dxa"/>
          </w:tcPr>
          <w:p w14:paraId="06FEEB38" w14:textId="77777777" w:rsidR="00AB0492" w:rsidRDefault="00B554AB">
            <w:r>
              <w:rPr>
                <w:sz w:val="18"/>
                <w:szCs w:val="18"/>
              </w:rPr>
              <w:t>measurement_date</w:t>
            </w:r>
          </w:p>
        </w:tc>
        <w:tc>
          <w:tcPr>
            <w:tcW w:w="840" w:type="dxa"/>
          </w:tcPr>
          <w:p w14:paraId="7C92892C" w14:textId="77777777" w:rsidR="00AB0492" w:rsidRDefault="00AB0492"/>
        </w:tc>
        <w:tc>
          <w:tcPr>
            <w:tcW w:w="3570" w:type="dxa"/>
          </w:tcPr>
          <w:p w14:paraId="1CA56847" w14:textId="77777777" w:rsidR="00AB0492" w:rsidRDefault="00AB0492"/>
        </w:tc>
      </w:tr>
      <w:tr w:rsidR="00AB0492" w14:paraId="6E057BB2" w14:textId="77777777">
        <w:tc>
          <w:tcPr>
            <w:tcW w:w="3075" w:type="dxa"/>
          </w:tcPr>
          <w:p w14:paraId="20FF3F41" w14:textId="77777777" w:rsidR="00AB0492" w:rsidRDefault="00B554AB">
            <w:r>
              <w:rPr>
                <w:sz w:val="18"/>
                <w:szCs w:val="18"/>
              </w:rPr>
              <w:t>measurement_time</w:t>
            </w:r>
          </w:p>
        </w:tc>
        <w:tc>
          <w:tcPr>
            <w:tcW w:w="1890" w:type="dxa"/>
          </w:tcPr>
          <w:p w14:paraId="7B2A556F" w14:textId="77777777" w:rsidR="00AB0492" w:rsidRDefault="00AB0492"/>
        </w:tc>
        <w:tc>
          <w:tcPr>
            <w:tcW w:w="840" w:type="dxa"/>
          </w:tcPr>
          <w:p w14:paraId="221C85B4" w14:textId="77777777" w:rsidR="00AB0492" w:rsidRDefault="00AB0492"/>
        </w:tc>
        <w:tc>
          <w:tcPr>
            <w:tcW w:w="3570" w:type="dxa"/>
          </w:tcPr>
          <w:p w14:paraId="3B41FFF7" w14:textId="77777777" w:rsidR="00AB0492" w:rsidRDefault="00AB0492"/>
        </w:tc>
      </w:tr>
      <w:tr w:rsidR="00AB0492" w14:paraId="59708774" w14:textId="77777777">
        <w:tc>
          <w:tcPr>
            <w:tcW w:w="3075" w:type="dxa"/>
          </w:tcPr>
          <w:p w14:paraId="63675B1E" w14:textId="77777777" w:rsidR="00AB0492" w:rsidRDefault="00B554AB">
            <w:r>
              <w:rPr>
                <w:sz w:val="18"/>
                <w:szCs w:val="18"/>
              </w:rPr>
              <w:t>measurement_type_concept_id</w:t>
            </w:r>
          </w:p>
        </w:tc>
        <w:tc>
          <w:tcPr>
            <w:tcW w:w="1890" w:type="dxa"/>
          </w:tcPr>
          <w:p w14:paraId="0F1F66B1" w14:textId="77777777" w:rsidR="00AB0492" w:rsidRDefault="00B554AB">
            <w:r>
              <w:rPr>
                <w:sz w:val="18"/>
                <w:szCs w:val="18"/>
              </w:rPr>
              <w:t>45754907</w:t>
            </w:r>
          </w:p>
        </w:tc>
        <w:tc>
          <w:tcPr>
            <w:tcW w:w="840" w:type="dxa"/>
          </w:tcPr>
          <w:p w14:paraId="42B35125" w14:textId="77777777" w:rsidR="00AB0492" w:rsidRDefault="00AB0492"/>
        </w:tc>
        <w:tc>
          <w:tcPr>
            <w:tcW w:w="3570" w:type="dxa"/>
          </w:tcPr>
          <w:p w14:paraId="743CBECC" w14:textId="77777777" w:rsidR="00AB0492" w:rsidRDefault="00B554AB">
            <w:r>
              <w:rPr>
                <w:sz w:val="18"/>
                <w:szCs w:val="18"/>
              </w:rPr>
              <w:t>Derived value</w:t>
            </w:r>
          </w:p>
        </w:tc>
      </w:tr>
      <w:tr w:rsidR="00AB0492" w14:paraId="1C3777BB" w14:textId="77777777">
        <w:tc>
          <w:tcPr>
            <w:tcW w:w="3075" w:type="dxa"/>
          </w:tcPr>
          <w:p w14:paraId="4D0943FB" w14:textId="77777777" w:rsidR="00AB0492" w:rsidRDefault="00B554AB">
            <w:r>
              <w:rPr>
                <w:sz w:val="18"/>
                <w:szCs w:val="18"/>
              </w:rPr>
              <w:t>operator_concept_id</w:t>
            </w:r>
          </w:p>
        </w:tc>
        <w:tc>
          <w:tcPr>
            <w:tcW w:w="1890" w:type="dxa"/>
          </w:tcPr>
          <w:p w14:paraId="7781E207" w14:textId="77777777" w:rsidR="00AB0492" w:rsidRDefault="00AB0492"/>
        </w:tc>
        <w:tc>
          <w:tcPr>
            <w:tcW w:w="840" w:type="dxa"/>
          </w:tcPr>
          <w:p w14:paraId="4CC90B52" w14:textId="77777777" w:rsidR="00AB0492" w:rsidRDefault="00AB0492"/>
        </w:tc>
        <w:tc>
          <w:tcPr>
            <w:tcW w:w="3570" w:type="dxa"/>
          </w:tcPr>
          <w:p w14:paraId="57C42E77" w14:textId="77777777" w:rsidR="00AB0492" w:rsidRDefault="00AB0492"/>
        </w:tc>
      </w:tr>
      <w:tr w:rsidR="00AB0492" w14:paraId="5A90D25F" w14:textId="77777777">
        <w:tc>
          <w:tcPr>
            <w:tcW w:w="3075" w:type="dxa"/>
          </w:tcPr>
          <w:p w14:paraId="16F8F503" w14:textId="77777777" w:rsidR="00AB0492" w:rsidRDefault="00B554AB">
            <w:r>
              <w:rPr>
                <w:sz w:val="18"/>
                <w:szCs w:val="18"/>
              </w:rPr>
              <w:t>value_as_number</w:t>
            </w:r>
          </w:p>
        </w:tc>
        <w:tc>
          <w:tcPr>
            <w:tcW w:w="1890" w:type="dxa"/>
          </w:tcPr>
          <w:p w14:paraId="67DC30C8" w14:textId="77777777" w:rsidR="00AB0492" w:rsidRDefault="00B554AB">
            <w:r>
              <w:rPr>
                <w:sz w:val="18"/>
                <w:szCs w:val="18"/>
              </w:rPr>
              <w:t>measurement_value</w:t>
            </w:r>
          </w:p>
        </w:tc>
        <w:tc>
          <w:tcPr>
            <w:tcW w:w="840" w:type="dxa"/>
          </w:tcPr>
          <w:p w14:paraId="05484772" w14:textId="77777777" w:rsidR="00AB0492" w:rsidRDefault="00AB0492"/>
        </w:tc>
        <w:tc>
          <w:tcPr>
            <w:tcW w:w="3570" w:type="dxa"/>
          </w:tcPr>
          <w:p w14:paraId="40E98B46" w14:textId="77777777" w:rsidR="00AB0492" w:rsidRDefault="00B554AB">
            <w:r>
              <w:rPr>
                <w:sz w:val="18"/>
                <w:szCs w:val="18"/>
              </w:rPr>
              <w:t>Only do this if measurement_value is numeric</w:t>
            </w:r>
          </w:p>
        </w:tc>
      </w:tr>
      <w:tr w:rsidR="00AB0492" w14:paraId="07A6A403" w14:textId="77777777">
        <w:tc>
          <w:tcPr>
            <w:tcW w:w="3075" w:type="dxa"/>
          </w:tcPr>
          <w:p w14:paraId="00E36D78" w14:textId="77777777" w:rsidR="00AB0492" w:rsidRDefault="00B554AB">
            <w:r>
              <w:rPr>
                <w:sz w:val="18"/>
                <w:szCs w:val="18"/>
              </w:rPr>
              <w:t>value_as_concept_id</w:t>
            </w:r>
          </w:p>
        </w:tc>
        <w:tc>
          <w:tcPr>
            <w:tcW w:w="1890" w:type="dxa"/>
          </w:tcPr>
          <w:p w14:paraId="2FEB37BD" w14:textId="77777777" w:rsidR="00AB0492" w:rsidRDefault="00B554AB">
            <w:r>
              <w:rPr>
                <w:sz w:val="18"/>
                <w:szCs w:val="18"/>
              </w:rPr>
              <w:t>measurement_value</w:t>
            </w:r>
          </w:p>
        </w:tc>
        <w:tc>
          <w:tcPr>
            <w:tcW w:w="840" w:type="dxa"/>
          </w:tcPr>
          <w:p w14:paraId="6DC60867" w14:textId="77777777" w:rsidR="00AB0492" w:rsidRDefault="00AB0492"/>
        </w:tc>
        <w:tc>
          <w:tcPr>
            <w:tcW w:w="3570" w:type="dxa"/>
          </w:tcPr>
          <w:p w14:paraId="613D4C58" w14:textId="77777777" w:rsidR="00AB0492" w:rsidRDefault="00AB0492"/>
        </w:tc>
      </w:tr>
      <w:tr w:rsidR="00AB0492" w14:paraId="4C8333E3" w14:textId="77777777">
        <w:tc>
          <w:tcPr>
            <w:tcW w:w="3075" w:type="dxa"/>
          </w:tcPr>
          <w:p w14:paraId="1EEECAFA" w14:textId="77777777" w:rsidR="00AB0492" w:rsidRDefault="00B554AB">
            <w:r>
              <w:rPr>
                <w:sz w:val="18"/>
                <w:szCs w:val="18"/>
              </w:rPr>
              <w:t>unit_concept_id</w:t>
            </w:r>
          </w:p>
        </w:tc>
        <w:tc>
          <w:tcPr>
            <w:tcW w:w="1890" w:type="dxa"/>
          </w:tcPr>
          <w:p w14:paraId="49EDA206" w14:textId="77777777" w:rsidR="00AB0492" w:rsidRDefault="00B554AB">
            <w:r>
              <w:rPr>
                <w:sz w:val="18"/>
                <w:szCs w:val="18"/>
              </w:rPr>
              <w:t>measurement_detail</w:t>
            </w:r>
          </w:p>
        </w:tc>
        <w:tc>
          <w:tcPr>
            <w:tcW w:w="840" w:type="dxa"/>
          </w:tcPr>
          <w:p w14:paraId="3C6DABC7" w14:textId="77777777" w:rsidR="00AB0492" w:rsidRDefault="00AB0492"/>
        </w:tc>
        <w:tc>
          <w:tcPr>
            <w:tcW w:w="3570" w:type="dxa"/>
          </w:tcPr>
          <w:p w14:paraId="5663C4D6" w14:textId="5BDD0801" w:rsidR="00D738DF" w:rsidRPr="00F9244E" w:rsidRDefault="00ED0F7A" w:rsidP="00ED0F7A">
            <w:pPr>
              <w:rPr>
                <w:sz w:val="18"/>
                <w:szCs w:val="18"/>
              </w:rPr>
            </w:pPr>
            <w:r>
              <w:rPr>
                <w:sz w:val="18"/>
                <w:szCs w:val="18"/>
              </w:rPr>
              <w:t xml:space="preserve">If the inbound record maps to measurement_concept_id = </w:t>
            </w:r>
            <w:r w:rsidRPr="00ED0F7A">
              <w:rPr>
                <w:sz w:val="18"/>
                <w:szCs w:val="18"/>
              </w:rPr>
              <w:t>(Body mass index), then set the unit_concept_id to 9531 (kilogram per square meter)</w:t>
            </w:r>
            <w:r>
              <w:rPr>
                <w:sz w:val="18"/>
                <w:szCs w:val="18"/>
              </w:rPr>
              <w:t xml:space="preserve">. Otherwise, follow these rules: </w:t>
            </w:r>
            <w:r w:rsidR="00B554AB">
              <w:rPr>
                <w:sz w:val="18"/>
                <w:szCs w:val="18"/>
              </w:rPr>
              <w:t>Map to UCUM vocabulary using a CASE-SENSITIVE matching</w:t>
            </w:r>
            <w:r w:rsidR="008468D5">
              <w:rPr>
                <w:sz w:val="18"/>
                <w:szCs w:val="18"/>
              </w:rPr>
              <w:t>; if no match if found, match to the JNJ_UNITS STCM. If no match is found in either vocabulary, set this field to 0.</w:t>
            </w:r>
          </w:p>
        </w:tc>
      </w:tr>
      <w:tr w:rsidR="00AB0492" w14:paraId="6E7B5176" w14:textId="77777777">
        <w:tc>
          <w:tcPr>
            <w:tcW w:w="3075" w:type="dxa"/>
          </w:tcPr>
          <w:p w14:paraId="606A65C0" w14:textId="77777777" w:rsidR="00AB0492" w:rsidRDefault="00B554AB">
            <w:r>
              <w:rPr>
                <w:sz w:val="18"/>
                <w:szCs w:val="18"/>
              </w:rPr>
              <w:t>range_low</w:t>
            </w:r>
          </w:p>
        </w:tc>
        <w:tc>
          <w:tcPr>
            <w:tcW w:w="1890" w:type="dxa"/>
          </w:tcPr>
          <w:p w14:paraId="6CCE723B" w14:textId="77777777" w:rsidR="00AB0492" w:rsidRDefault="00AB0492"/>
        </w:tc>
        <w:tc>
          <w:tcPr>
            <w:tcW w:w="840" w:type="dxa"/>
          </w:tcPr>
          <w:p w14:paraId="47012876" w14:textId="77777777" w:rsidR="00AB0492" w:rsidRDefault="00AB0492"/>
        </w:tc>
        <w:tc>
          <w:tcPr>
            <w:tcW w:w="3570" w:type="dxa"/>
          </w:tcPr>
          <w:p w14:paraId="127A076B" w14:textId="77777777" w:rsidR="00AB0492" w:rsidRDefault="00AB0492"/>
        </w:tc>
      </w:tr>
      <w:tr w:rsidR="00AB0492" w14:paraId="7699F6F8" w14:textId="77777777">
        <w:tc>
          <w:tcPr>
            <w:tcW w:w="3075" w:type="dxa"/>
          </w:tcPr>
          <w:p w14:paraId="0BF1018C" w14:textId="77777777" w:rsidR="00AB0492" w:rsidRDefault="00B554AB">
            <w:r>
              <w:rPr>
                <w:sz w:val="18"/>
                <w:szCs w:val="18"/>
              </w:rPr>
              <w:t>range_high</w:t>
            </w:r>
          </w:p>
        </w:tc>
        <w:tc>
          <w:tcPr>
            <w:tcW w:w="1890" w:type="dxa"/>
          </w:tcPr>
          <w:p w14:paraId="37D51E11" w14:textId="77777777" w:rsidR="00AB0492" w:rsidRDefault="00AB0492"/>
        </w:tc>
        <w:tc>
          <w:tcPr>
            <w:tcW w:w="840" w:type="dxa"/>
          </w:tcPr>
          <w:p w14:paraId="05EF5396" w14:textId="77777777" w:rsidR="00AB0492" w:rsidRDefault="00AB0492"/>
        </w:tc>
        <w:tc>
          <w:tcPr>
            <w:tcW w:w="3570" w:type="dxa"/>
          </w:tcPr>
          <w:p w14:paraId="49665A10" w14:textId="77777777" w:rsidR="00AB0492" w:rsidRDefault="00AB0492"/>
        </w:tc>
      </w:tr>
      <w:tr w:rsidR="00AB0492" w14:paraId="75822F2B" w14:textId="77777777">
        <w:tc>
          <w:tcPr>
            <w:tcW w:w="3075" w:type="dxa"/>
          </w:tcPr>
          <w:p w14:paraId="0BA47C29" w14:textId="77777777" w:rsidR="00AB0492" w:rsidRDefault="00B554AB">
            <w:r>
              <w:rPr>
                <w:sz w:val="18"/>
                <w:szCs w:val="18"/>
              </w:rPr>
              <w:t>provider_id</w:t>
            </w:r>
          </w:p>
        </w:tc>
        <w:tc>
          <w:tcPr>
            <w:tcW w:w="1890" w:type="dxa"/>
          </w:tcPr>
          <w:p w14:paraId="403BF24F" w14:textId="77777777" w:rsidR="00AB0492" w:rsidRDefault="00AB0492"/>
        </w:tc>
        <w:tc>
          <w:tcPr>
            <w:tcW w:w="840" w:type="dxa"/>
          </w:tcPr>
          <w:p w14:paraId="56CB8A21" w14:textId="77777777" w:rsidR="00AB0492" w:rsidRDefault="00AB0492"/>
        </w:tc>
        <w:tc>
          <w:tcPr>
            <w:tcW w:w="3570" w:type="dxa"/>
          </w:tcPr>
          <w:p w14:paraId="597EEE20" w14:textId="77777777" w:rsidR="00AB0492" w:rsidRDefault="000A3C15">
            <w:r>
              <w:rPr>
                <w:sz w:val="18"/>
                <w:szCs w:val="18"/>
              </w:rPr>
              <w:t>To avoid duplication, apply the same logic described when transforming the encounter table to visit_occurrence above.</w:t>
            </w:r>
          </w:p>
        </w:tc>
      </w:tr>
      <w:tr w:rsidR="00AB0492" w14:paraId="7937D2C4" w14:textId="77777777">
        <w:tc>
          <w:tcPr>
            <w:tcW w:w="3075" w:type="dxa"/>
          </w:tcPr>
          <w:p w14:paraId="1E5873E4" w14:textId="77777777" w:rsidR="00AB0492" w:rsidRDefault="00B554AB">
            <w:r>
              <w:rPr>
                <w:sz w:val="18"/>
                <w:szCs w:val="18"/>
              </w:rPr>
              <w:t>visit_occurrence_id</w:t>
            </w:r>
          </w:p>
        </w:tc>
        <w:tc>
          <w:tcPr>
            <w:tcW w:w="1890" w:type="dxa"/>
          </w:tcPr>
          <w:p w14:paraId="4262C1A0" w14:textId="77777777" w:rsidR="00AB0492" w:rsidRDefault="00B554AB">
            <w:r>
              <w:rPr>
                <w:sz w:val="18"/>
                <w:szCs w:val="18"/>
              </w:rPr>
              <w:t>encid</w:t>
            </w:r>
          </w:p>
        </w:tc>
        <w:tc>
          <w:tcPr>
            <w:tcW w:w="840" w:type="dxa"/>
          </w:tcPr>
          <w:p w14:paraId="61AB021F" w14:textId="77777777" w:rsidR="00AB0492" w:rsidRDefault="00AB0492"/>
        </w:tc>
        <w:tc>
          <w:tcPr>
            <w:tcW w:w="3570" w:type="dxa"/>
          </w:tcPr>
          <w:p w14:paraId="787D47C9" w14:textId="77777777" w:rsidR="00AB0492" w:rsidRDefault="00AB0492"/>
        </w:tc>
      </w:tr>
      <w:tr w:rsidR="00A758D0" w14:paraId="1F14397B" w14:textId="77777777">
        <w:trPr>
          <w:ins w:id="498" w:author="Sena, Anthony [JRDUS]" w:date="2018-08-06T16:57:00Z"/>
        </w:trPr>
        <w:tc>
          <w:tcPr>
            <w:tcW w:w="3075" w:type="dxa"/>
          </w:tcPr>
          <w:p w14:paraId="57F883E1" w14:textId="37F1E89C" w:rsidR="00A758D0" w:rsidRDefault="00A758D0" w:rsidP="00A758D0">
            <w:pPr>
              <w:rPr>
                <w:ins w:id="499" w:author="Sena, Anthony [JRDUS]" w:date="2018-08-06T16:57:00Z"/>
                <w:sz w:val="18"/>
                <w:szCs w:val="18"/>
              </w:rPr>
            </w:pPr>
            <w:ins w:id="500" w:author="Sena, Anthony [JRDUS]" w:date="2018-08-06T16:57:00Z">
              <w:r>
                <w:rPr>
                  <w:sz w:val="18"/>
                  <w:szCs w:val="18"/>
                </w:rPr>
                <w:t>visit_detail_id</w:t>
              </w:r>
            </w:ins>
          </w:p>
        </w:tc>
        <w:tc>
          <w:tcPr>
            <w:tcW w:w="1890" w:type="dxa"/>
          </w:tcPr>
          <w:p w14:paraId="73E84160" w14:textId="56757D1D" w:rsidR="00A758D0" w:rsidRDefault="00A758D0" w:rsidP="00A758D0">
            <w:pPr>
              <w:rPr>
                <w:ins w:id="501" w:author="Sena, Anthony [JRDUS]" w:date="2018-08-06T16:57:00Z"/>
                <w:sz w:val="18"/>
                <w:szCs w:val="18"/>
              </w:rPr>
            </w:pPr>
            <w:ins w:id="502" w:author="Sena, Anthony [JRDUS]" w:date="2018-08-06T16:57:00Z">
              <w:r>
                <w:rPr>
                  <w:sz w:val="18"/>
                  <w:szCs w:val="18"/>
                </w:rPr>
                <w:t>encid</w:t>
              </w:r>
            </w:ins>
          </w:p>
        </w:tc>
        <w:tc>
          <w:tcPr>
            <w:tcW w:w="840" w:type="dxa"/>
          </w:tcPr>
          <w:p w14:paraId="3020FCA2" w14:textId="744DB692" w:rsidR="00A758D0" w:rsidRDefault="00A758D0" w:rsidP="00A758D0">
            <w:pPr>
              <w:rPr>
                <w:ins w:id="503" w:author="Sena, Anthony [JRDUS]" w:date="2018-08-06T16:57:00Z"/>
              </w:rPr>
            </w:pPr>
            <w:ins w:id="504" w:author="Sena, Anthony [JRDUS]" w:date="2018-08-06T16:57:00Z">
              <w:r>
                <w:rPr>
                  <w:sz w:val="18"/>
                  <w:szCs w:val="18"/>
                </w:rPr>
                <w:t xml:space="preserve">If encid is found in the VISIT_DETAIL table, include the visit_detail_id in this field otherwise </w:t>
              </w:r>
              <w:r>
                <w:rPr>
                  <w:sz w:val="18"/>
                  <w:szCs w:val="18"/>
                </w:rPr>
                <w:lastRenderedPageBreak/>
                <w:t>leave as NULL</w:t>
              </w:r>
            </w:ins>
          </w:p>
        </w:tc>
        <w:tc>
          <w:tcPr>
            <w:tcW w:w="3570" w:type="dxa"/>
          </w:tcPr>
          <w:p w14:paraId="7C8896F5" w14:textId="77777777" w:rsidR="00A758D0" w:rsidRDefault="00A758D0" w:rsidP="00A758D0">
            <w:pPr>
              <w:rPr>
                <w:ins w:id="505" w:author="Sena, Anthony [JRDUS]" w:date="2018-08-06T16:57:00Z"/>
              </w:rPr>
            </w:pPr>
          </w:p>
        </w:tc>
      </w:tr>
      <w:tr w:rsidR="00A758D0" w14:paraId="4BAC430A" w14:textId="77777777">
        <w:tc>
          <w:tcPr>
            <w:tcW w:w="3075" w:type="dxa"/>
          </w:tcPr>
          <w:p w14:paraId="6D9DA701" w14:textId="77777777" w:rsidR="00A758D0" w:rsidRDefault="00A758D0" w:rsidP="00A758D0">
            <w:r>
              <w:rPr>
                <w:sz w:val="18"/>
                <w:szCs w:val="18"/>
              </w:rPr>
              <w:t>measurement_source_value</w:t>
            </w:r>
          </w:p>
        </w:tc>
        <w:tc>
          <w:tcPr>
            <w:tcW w:w="1890" w:type="dxa"/>
          </w:tcPr>
          <w:p w14:paraId="541CD0AA" w14:textId="77777777" w:rsidR="00A758D0" w:rsidRDefault="00A758D0" w:rsidP="00A758D0"/>
        </w:tc>
        <w:tc>
          <w:tcPr>
            <w:tcW w:w="840" w:type="dxa"/>
          </w:tcPr>
          <w:p w14:paraId="707DFAF9" w14:textId="77777777" w:rsidR="00A758D0" w:rsidRDefault="00A758D0" w:rsidP="00A758D0"/>
        </w:tc>
        <w:tc>
          <w:tcPr>
            <w:tcW w:w="3570" w:type="dxa"/>
          </w:tcPr>
          <w:p w14:paraId="2C120DE8" w14:textId="77777777" w:rsidR="00A758D0" w:rsidRDefault="00A758D0" w:rsidP="00A758D0"/>
        </w:tc>
      </w:tr>
      <w:tr w:rsidR="00A758D0" w14:paraId="46E755C7" w14:textId="77777777">
        <w:tc>
          <w:tcPr>
            <w:tcW w:w="3075" w:type="dxa"/>
          </w:tcPr>
          <w:p w14:paraId="2A94B498" w14:textId="77777777" w:rsidR="00A758D0" w:rsidRDefault="00A758D0" w:rsidP="00A758D0">
            <w:r>
              <w:rPr>
                <w:sz w:val="18"/>
                <w:szCs w:val="18"/>
              </w:rPr>
              <w:t>measurement_source_concept_id</w:t>
            </w:r>
          </w:p>
        </w:tc>
        <w:tc>
          <w:tcPr>
            <w:tcW w:w="1890" w:type="dxa"/>
          </w:tcPr>
          <w:p w14:paraId="25E0FC85" w14:textId="77777777" w:rsidR="00A758D0" w:rsidRDefault="00A758D0" w:rsidP="00A758D0"/>
        </w:tc>
        <w:tc>
          <w:tcPr>
            <w:tcW w:w="840" w:type="dxa"/>
          </w:tcPr>
          <w:p w14:paraId="434430DD" w14:textId="77777777" w:rsidR="00A758D0" w:rsidRDefault="00A758D0" w:rsidP="00A758D0"/>
        </w:tc>
        <w:tc>
          <w:tcPr>
            <w:tcW w:w="3570" w:type="dxa"/>
          </w:tcPr>
          <w:p w14:paraId="2A13711E" w14:textId="77777777" w:rsidR="00A758D0" w:rsidRDefault="00A758D0" w:rsidP="00A758D0"/>
        </w:tc>
      </w:tr>
      <w:tr w:rsidR="00A758D0" w14:paraId="56AC460E" w14:textId="77777777">
        <w:tc>
          <w:tcPr>
            <w:tcW w:w="3075" w:type="dxa"/>
          </w:tcPr>
          <w:p w14:paraId="33D290E1" w14:textId="77777777" w:rsidR="00A758D0" w:rsidRDefault="00A758D0" w:rsidP="00A758D0">
            <w:r>
              <w:rPr>
                <w:sz w:val="18"/>
                <w:szCs w:val="18"/>
              </w:rPr>
              <w:t>unit_source_value</w:t>
            </w:r>
          </w:p>
        </w:tc>
        <w:tc>
          <w:tcPr>
            <w:tcW w:w="1890" w:type="dxa"/>
          </w:tcPr>
          <w:p w14:paraId="300CDC8F" w14:textId="77777777" w:rsidR="00A758D0" w:rsidRDefault="00A758D0" w:rsidP="00A758D0">
            <w:r>
              <w:rPr>
                <w:sz w:val="18"/>
                <w:szCs w:val="18"/>
              </w:rPr>
              <w:t>measurement_detail</w:t>
            </w:r>
          </w:p>
        </w:tc>
        <w:tc>
          <w:tcPr>
            <w:tcW w:w="840" w:type="dxa"/>
          </w:tcPr>
          <w:p w14:paraId="78762519" w14:textId="77777777" w:rsidR="00A758D0" w:rsidRDefault="00A758D0" w:rsidP="00A758D0"/>
        </w:tc>
        <w:tc>
          <w:tcPr>
            <w:tcW w:w="3570" w:type="dxa"/>
          </w:tcPr>
          <w:p w14:paraId="677A3767" w14:textId="77777777" w:rsidR="00A758D0" w:rsidRDefault="00A758D0" w:rsidP="00A758D0"/>
        </w:tc>
      </w:tr>
      <w:tr w:rsidR="00A758D0" w14:paraId="0D69E3DD" w14:textId="77777777">
        <w:tc>
          <w:tcPr>
            <w:tcW w:w="3075" w:type="dxa"/>
          </w:tcPr>
          <w:p w14:paraId="2A08668C" w14:textId="77777777" w:rsidR="00A758D0" w:rsidRDefault="00A758D0" w:rsidP="00A758D0">
            <w:r>
              <w:rPr>
                <w:sz w:val="18"/>
                <w:szCs w:val="18"/>
              </w:rPr>
              <w:t>value_source_value</w:t>
            </w:r>
          </w:p>
        </w:tc>
        <w:tc>
          <w:tcPr>
            <w:tcW w:w="1890" w:type="dxa"/>
          </w:tcPr>
          <w:p w14:paraId="1F52CC13" w14:textId="77777777" w:rsidR="00A758D0" w:rsidRDefault="00A758D0" w:rsidP="00A758D0">
            <w:r>
              <w:rPr>
                <w:sz w:val="18"/>
                <w:szCs w:val="18"/>
              </w:rPr>
              <w:t>measurement_value</w:t>
            </w:r>
          </w:p>
        </w:tc>
        <w:tc>
          <w:tcPr>
            <w:tcW w:w="840" w:type="dxa"/>
          </w:tcPr>
          <w:p w14:paraId="466BA5C1" w14:textId="77777777" w:rsidR="00A758D0" w:rsidRDefault="00A758D0" w:rsidP="00A758D0"/>
        </w:tc>
        <w:tc>
          <w:tcPr>
            <w:tcW w:w="3570" w:type="dxa"/>
          </w:tcPr>
          <w:p w14:paraId="2AC2C770" w14:textId="77777777" w:rsidR="00A758D0" w:rsidRDefault="00A758D0" w:rsidP="00A758D0"/>
        </w:tc>
      </w:tr>
    </w:tbl>
    <w:p w14:paraId="32575666" w14:textId="77777777" w:rsidR="00AB0492" w:rsidRDefault="00B554AB">
      <w:pPr>
        <w:pStyle w:val="Heading3"/>
      </w:pPr>
      <w:bookmarkStart w:id="506" w:name="_f7oiak6m3wba" w:colFirst="0" w:colLast="0"/>
      <w:bookmarkEnd w:id="506"/>
      <w:r>
        <w:t>Reading from observations</w:t>
      </w:r>
    </w:p>
    <w:p w14:paraId="5B9A5AF9" w14:textId="77777777" w:rsidR="00AB0492" w:rsidRDefault="00B554AB">
      <w:r>
        <w:rPr>
          <w:noProof/>
        </w:rPr>
        <w:drawing>
          <wp:inline distT="114300" distB="114300" distL="114300" distR="114300" wp14:anchorId="11AFBAEB" wp14:editId="1DA275BB">
            <wp:extent cx="5715000" cy="5743575"/>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715000" cy="5743575"/>
                    </a:xfrm>
                    <a:prstGeom prst="rect">
                      <a:avLst/>
                    </a:prstGeom>
                    <a:ln/>
                  </pic:spPr>
                </pic:pic>
              </a:graphicData>
            </a:graphic>
          </wp:inline>
        </w:drawing>
      </w:r>
    </w:p>
    <w:p w14:paraId="4BA0ED14" w14:textId="77777777" w:rsidR="00AB0492" w:rsidRDefault="00AB0492"/>
    <w:tbl>
      <w:tblPr>
        <w:tblStyle w:val="af8"/>
        <w:tblW w:w="87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40"/>
        <w:gridCol w:w="1260"/>
        <w:gridCol w:w="1140"/>
        <w:gridCol w:w="3150"/>
      </w:tblGrid>
      <w:tr w:rsidR="00AB0492" w14:paraId="5278AC4D" w14:textId="77777777">
        <w:tc>
          <w:tcPr>
            <w:tcW w:w="324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7B4044F" w14:textId="77777777" w:rsidR="00AB0492" w:rsidRDefault="00B554AB">
            <w:pPr>
              <w:ind w:left="20"/>
            </w:pPr>
            <w:r>
              <w:rPr>
                <w:shd w:val="clear" w:color="auto" w:fill="AAAAFF"/>
              </w:rPr>
              <w:lastRenderedPageBreak/>
              <w:t>Destination Field</w:t>
            </w:r>
          </w:p>
        </w:tc>
        <w:tc>
          <w:tcPr>
            <w:tcW w:w="126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016480E" w14:textId="77777777" w:rsidR="00AB0492" w:rsidRDefault="00B554AB">
            <w:pPr>
              <w:ind w:left="20"/>
            </w:pPr>
            <w:r>
              <w:rPr>
                <w:shd w:val="clear" w:color="auto" w:fill="AAAAFF"/>
              </w:rPr>
              <w:t>Source Field</w:t>
            </w:r>
          </w:p>
        </w:tc>
        <w:tc>
          <w:tcPr>
            <w:tcW w:w="114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1D71695" w14:textId="77777777" w:rsidR="00AB0492" w:rsidRDefault="00B554AB">
            <w:pPr>
              <w:ind w:left="20"/>
            </w:pPr>
            <w:r>
              <w:rPr>
                <w:shd w:val="clear" w:color="auto" w:fill="AAAAFF"/>
              </w:rPr>
              <w:t>Logic</w:t>
            </w:r>
          </w:p>
        </w:tc>
        <w:tc>
          <w:tcPr>
            <w:tcW w:w="315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38A0F45" w14:textId="77777777" w:rsidR="00AB0492" w:rsidRDefault="00B554AB">
            <w:pPr>
              <w:ind w:left="20"/>
            </w:pPr>
            <w:r>
              <w:rPr>
                <w:shd w:val="clear" w:color="auto" w:fill="AAAAFF"/>
              </w:rPr>
              <w:t>Comment</w:t>
            </w:r>
          </w:p>
        </w:tc>
      </w:tr>
      <w:tr w:rsidR="00AB0492" w14:paraId="3EB99E97"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A76D578" w14:textId="77777777" w:rsidR="00AB0492" w:rsidRDefault="00B554AB">
            <w:pPr>
              <w:ind w:left="20"/>
            </w:pPr>
            <w:r>
              <w:t>measurement_id</w:t>
            </w:r>
          </w:p>
        </w:tc>
        <w:tc>
          <w:tcPr>
            <w:tcW w:w="1260" w:type="dxa"/>
            <w:tcBorders>
              <w:bottom w:val="single" w:sz="8" w:space="0" w:color="000000"/>
              <w:right w:val="single" w:sz="8" w:space="0" w:color="000000"/>
            </w:tcBorders>
            <w:tcMar>
              <w:top w:w="100" w:type="dxa"/>
              <w:left w:w="20" w:type="dxa"/>
              <w:bottom w:w="100" w:type="dxa"/>
              <w:right w:w="20" w:type="dxa"/>
            </w:tcMar>
          </w:tcPr>
          <w:p w14:paraId="3BE85215" w14:textId="77777777" w:rsidR="00AB0492" w:rsidRDefault="00B554AB">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14:paraId="5AA1C246"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AA6DEAF" w14:textId="77777777" w:rsidR="00AB0492" w:rsidRDefault="00B554AB">
            <w:pPr>
              <w:ind w:left="20"/>
            </w:pPr>
            <w:r>
              <w:t xml:space="preserve"> </w:t>
            </w:r>
          </w:p>
        </w:tc>
      </w:tr>
      <w:tr w:rsidR="00AB0492" w14:paraId="72C74D85"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205D77A" w14:textId="77777777" w:rsidR="00AB0492" w:rsidRDefault="00B554AB">
            <w:pPr>
              <w:ind w:left="20"/>
            </w:pPr>
            <w:r>
              <w:t>person_id</w:t>
            </w:r>
          </w:p>
        </w:tc>
        <w:tc>
          <w:tcPr>
            <w:tcW w:w="1260" w:type="dxa"/>
            <w:tcBorders>
              <w:bottom w:val="single" w:sz="8" w:space="0" w:color="000000"/>
              <w:right w:val="single" w:sz="8" w:space="0" w:color="000000"/>
            </w:tcBorders>
            <w:tcMar>
              <w:top w:w="100" w:type="dxa"/>
              <w:left w:w="20" w:type="dxa"/>
              <w:bottom w:w="100" w:type="dxa"/>
              <w:right w:w="20" w:type="dxa"/>
            </w:tcMar>
          </w:tcPr>
          <w:p w14:paraId="65284E3E" w14:textId="77777777" w:rsidR="00AB0492" w:rsidRDefault="00B554AB">
            <w:pPr>
              <w:ind w:left="20"/>
            </w:pPr>
            <w:r>
              <w:t>ptid</w:t>
            </w:r>
          </w:p>
        </w:tc>
        <w:tc>
          <w:tcPr>
            <w:tcW w:w="1140" w:type="dxa"/>
            <w:tcBorders>
              <w:bottom w:val="single" w:sz="8" w:space="0" w:color="000000"/>
              <w:right w:val="single" w:sz="8" w:space="0" w:color="000000"/>
            </w:tcBorders>
            <w:tcMar>
              <w:top w:w="100" w:type="dxa"/>
              <w:left w:w="20" w:type="dxa"/>
              <w:bottom w:w="100" w:type="dxa"/>
              <w:right w:w="20" w:type="dxa"/>
            </w:tcMar>
          </w:tcPr>
          <w:p w14:paraId="564E8227"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CE40602" w14:textId="77777777" w:rsidR="00AB0492" w:rsidRDefault="00B554AB">
            <w:pPr>
              <w:ind w:left="20"/>
            </w:pPr>
            <w:r>
              <w:t xml:space="preserve"> </w:t>
            </w:r>
          </w:p>
        </w:tc>
      </w:tr>
      <w:tr w:rsidR="00AB0492" w14:paraId="1FB68BE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F5DC81" w14:textId="77777777" w:rsidR="00AB0492" w:rsidRDefault="00B554AB">
            <w:pPr>
              <w:ind w:left="20"/>
            </w:pPr>
            <w:r>
              <w:t>measurement_concept_id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0D191E01" w14:textId="77777777" w:rsidR="00AB0492" w:rsidRDefault="00B554AB">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14:paraId="17A0B760"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BA79B65" w14:textId="77777777" w:rsidR="00AB0492" w:rsidRDefault="00B554AB">
            <w:r>
              <w:rPr>
                <w:sz w:val="18"/>
                <w:szCs w:val="18"/>
              </w:rPr>
              <w:t xml:space="preserve">STCM Lookup </w:t>
            </w:r>
            <w:r>
              <w:rPr>
                <w:color w:val="FF9900"/>
                <w:sz w:val="18"/>
                <w:szCs w:val="18"/>
              </w:rPr>
              <w:t>JNJ_OPTUM_EHR_OBTYPE.csv</w:t>
            </w:r>
          </w:p>
          <w:p w14:paraId="38012A0A" w14:textId="77777777" w:rsidR="00AB0492" w:rsidRDefault="00B554AB">
            <w:pPr>
              <w:ind w:left="20"/>
            </w:pPr>
            <w:r>
              <w:t>Create a source to concept map (STCM) for the native observations that should map to the CDM measurement table. Then when mapping rows to the the CDM Measurement table, only push over the rows that are in the STCM via an inner join. When the target is the CDM observation table, do a left join and bring over the values that are NOT in the STCM.</w:t>
            </w:r>
          </w:p>
        </w:tc>
      </w:tr>
      <w:tr w:rsidR="00AB0492" w14:paraId="65BE637C"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9215D88" w14:textId="77777777" w:rsidR="00AB0492" w:rsidRDefault="00B554AB">
            <w:pPr>
              <w:ind w:left="20"/>
            </w:pPr>
            <w:r>
              <w:t>measurement_date</w:t>
            </w:r>
          </w:p>
        </w:tc>
        <w:tc>
          <w:tcPr>
            <w:tcW w:w="1260" w:type="dxa"/>
            <w:tcBorders>
              <w:bottom w:val="single" w:sz="8" w:space="0" w:color="000000"/>
              <w:right w:val="single" w:sz="8" w:space="0" w:color="000000"/>
            </w:tcBorders>
            <w:tcMar>
              <w:top w:w="100" w:type="dxa"/>
              <w:left w:w="20" w:type="dxa"/>
              <w:bottom w:w="100" w:type="dxa"/>
              <w:right w:w="20" w:type="dxa"/>
            </w:tcMar>
          </w:tcPr>
          <w:p w14:paraId="500DEA9F" w14:textId="77777777" w:rsidR="00AB0492" w:rsidRDefault="00B554AB">
            <w:pPr>
              <w:ind w:left="20"/>
            </w:pPr>
            <w:r>
              <w:t>obs_date</w:t>
            </w:r>
          </w:p>
        </w:tc>
        <w:tc>
          <w:tcPr>
            <w:tcW w:w="1140" w:type="dxa"/>
            <w:tcBorders>
              <w:bottom w:val="single" w:sz="8" w:space="0" w:color="000000"/>
              <w:right w:val="single" w:sz="8" w:space="0" w:color="000000"/>
            </w:tcBorders>
            <w:tcMar>
              <w:top w:w="100" w:type="dxa"/>
              <w:left w:w="20" w:type="dxa"/>
              <w:bottom w:w="100" w:type="dxa"/>
              <w:right w:w="20" w:type="dxa"/>
            </w:tcMar>
          </w:tcPr>
          <w:p w14:paraId="40EEA2CA"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DE7EEBC" w14:textId="77777777" w:rsidR="00AB0492" w:rsidRDefault="00B554AB">
            <w:pPr>
              <w:ind w:left="20"/>
            </w:pPr>
            <w:r>
              <w:t xml:space="preserve"> </w:t>
            </w:r>
          </w:p>
        </w:tc>
      </w:tr>
      <w:tr w:rsidR="00AB0492" w14:paraId="293F790F"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3FB66EF" w14:textId="77777777" w:rsidR="00AB0492" w:rsidRDefault="00B554AB">
            <w:pPr>
              <w:ind w:left="20"/>
            </w:pPr>
            <w:r>
              <w:t>measurement_time</w:t>
            </w:r>
          </w:p>
        </w:tc>
        <w:tc>
          <w:tcPr>
            <w:tcW w:w="1260" w:type="dxa"/>
            <w:tcBorders>
              <w:bottom w:val="single" w:sz="8" w:space="0" w:color="000000"/>
              <w:right w:val="single" w:sz="8" w:space="0" w:color="000000"/>
            </w:tcBorders>
            <w:tcMar>
              <w:top w:w="100" w:type="dxa"/>
              <w:left w:w="20" w:type="dxa"/>
              <w:bottom w:w="100" w:type="dxa"/>
              <w:right w:w="20" w:type="dxa"/>
            </w:tcMar>
          </w:tcPr>
          <w:p w14:paraId="6EA8C553" w14:textId="77777777" w:rsidR="00AB0492" w:rsidRDefault="00B554AB">
            <w:pPr>
              <w:ind w:left="20"/>
            </w:pPr>
            <w:r>
              <w:t>obs_time</w:t>
            </w:r>
          </w:p>
        </w:tc>
        <w:tc>
          <w:tcPr>
            <w:tcW w:w="1140" w:type="dxa"/>
            <w:tcBorders>
              <w:bottom w:val="single" w:sz="8" w:space="0" w:color="000000"/>
              <w:right w:val="single" w:sz="8" w:space="0" w:color="000000"/>
            </w:tcBorders>
            <w:tcMar>
              <w:top w:w="100" w:type="dxa"/>
              <w:left w:w="20" w:type="dxa"/>
              <w:bottom w:w="100" w:type="dxa"/>
              <w:right w:w="20" w:type="dxa"/>
            </w:tcMar>
          </w:tcPr>
          <w:p w14:paraId="5BA6ED92"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2DF4F3F3" w14:textId="77777777" w:rsidR="00AB0492" w:rsidRDefault="00B554AB">
            <w:pPr>
              <w:ind w:left="20"/>
            </w:pPr>
            <w:r>
              <w:t xml:space="preserve"> </w:t>
            </w:r>
          </w:p>
        </w:tc>
      </w:tr>
      <w:tr w:rsidR="00AB0492" w14:paraId="3EEB43A0"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3140EBE" w14:textId="77777777" w:rsidR="00AB0492" w:rsidRDefault="00B554AB">
            <w:pPr>
              <w:ind w:left="20"/>
            </w:pPr>
            <w:r>
              <w:t>measurement_type_concept_id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33863DC8" w14:textId="77777777" w:rsidR="00AB0492" w:rsidRDefault="00B554AB">
            <w:pPr>
              <w:ind w:left="20"/>
            </w:pPr>
            <w:r>
              <w:t xml:space="preserve"> 45754907</w:t>
            </w:r>
          </w:p>
        </w:tc>
        <w:tc>
          <w:tcPr>
            <w:tcW w:w="1140" w:type="dxa"/>
            <w:tcBorders>
              <w:bottom w:val="single" w:sz="8" w:space="0" w:color="000000"/>
              <w:right w:val="single" w:sz="8" w:space="0" w:color="000000"/>
            </w:tcBorders>
            <w:tcMar>
              <w:top w:w="100" w:type="dxa"/>
              <w:left w:w="20" w:type="dxa"/>
              <w:bottom w:w="100" w:type="dxa"/>
              <w:right w:w="20" w:type="dxa"/>
            </w:tcMar>
          </w:tcPr>
          <w:p w14:paraId="3FFCE252"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63834B43" w14:textId="77777777" w:rsidR="00AB0492" w:rsidRDefault="00B554AB">
            <w:r>
              <w:t>Derived value</w:t>
            </w:r>
          </w:p>
        </w:tc>
      </w:tr>
      <w:tr w:rsidR="00AB0492" w14:paraId="571F5906"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8E1562" w14:textId="77777777" w:rsidR="00AB0492" w:rsidRDefault="00B554AB">
            <w:pPr>
              <w:ind w:left="20"/>
            </w:pPr>
            <w:r>
              <w:t>operator_concept_id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7FD73CA5" w14:textId="77777777" w:rsidR="00AB0492" w:rsidRDefault="00B554AB">
            <w:pPr>
              <w:ind w:left="20"/>
            </w:pPr>
            <w:r>
              <w:t xml:space="preserve"> 0</w:t>
            </w:r>
          </w:p>
        </w:tc>
        <w:tc>
          <w:tcPr>
            <w:tcW w:w="1140" w:type="dxa"/>
            <w:tcBorders>
              <w:bottom w:val="single" w:sz="8" w:space="0" w:color="000000"/>
              <w:right w:val="single" w:sz="8" w:space="0" w:color="000000"/>
            </w:tcBorders>
            <w:tcMar>
              <w:top w:w="100" w:type="dxa"/>
              <w:left w:w="20" w:type="dxa"/>
              <w:bottom w:w="100" w:type="dxa"/>
              <w:right w:w="20" w:type="dxa"/>
            </w:tcMar>
          </w:tcPr>
          <w:p w14:paraId="7F3E834B"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C3FD01B" w14:textId="77777777" w:rsidR="00AB0492" w:rsidRDefault="00B554AB">
            <w:pPr>
              <w:ind w:left="20"/>
            </w:pPr>
            <w:r>
              <w:t xml:space="preserve"> </w:t>
            </w:r>
          </w:p>
        </w:tc>
      </w:tr>
      <w:tr w:rsidR="00AB0492" w14:paraId="3423B13E"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8A72460" w14:textId="77777777" w:rsidR="00AB0492" w:rsidRDefault="00B554AB">
            <w:pPr>
              <w:ind w:left="20"/>
            </w:pPr>
            <w:r>
              <w:t>value_as_number</w:t>
            </w:r>
          </w:p>
        </w:tc>
        <w:tc>
          <w:tcPr>
            <w:tcW w:w="1260" w:type="dxa"/>
            <w:tcBorders>
              <w:bottom w:val="single" w:sz="8" w:space="0" w:color="000000"/>
              <w:right w:val="single" w:sz="8" w:space="0" w:color="000000"/>
            </w:tcBorders>
            <w:tcMar>
              <w:top w:w="100" w:type="dxa"/>
              <w:left w:w="20" w:type="dxa"/>
              <w:bottom w:w="100" w:type="dxa"/>
              <w:right w:w="20" w:type="dxa"/>
            </w:tcMar>
          </w:tcPr>
          <w:p w14:paraId="6F2B77F9" w14:textId="77777777" w:rsidR="00AB0492" w:rsidRDefault="00B554AB">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14:paraId="71A68A62"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D17C66B" w14:textId="77777777" w:rsidR="00AB0492" w:rsidRDefault="00B554AB">
            <w:pPr>
              <w:ind w:left="20"/>
            </w:pPr>
            <w:r>
              <w:t xml:space="preserve"> </w:t>
            </w:r>
          </w:p>
        </w:tc>
      </w:tr>
      <w:tr w:rsidR="00AB0492" w14:paraId="39B810DE"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8535E1B" w14:textId="77777777" w:rsidR="00AB0492" w:rsidRDefault="00B554AB">
            <w:pPr>
              <w:ind w:left="20"/>
            </w:pPr>
            <w:r>
              <w:t>value_as_concept_id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114E0FB2" w14:textId="77777777" w:rsidR="00AB0492" w:rsidRDefault="00B554AB">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14:paraId="7ABCE9FD"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3C69964E" w14:textId="77777777" w:rsidR="00AB0492" w:rsidRDefault="00B554AB">
            <w:pPr>
              <w:ind w:left="20"/>
            </w:pPr>
            <w:r>
              <w:t xml:space="preserve"> </w:t>
            </w:r>
          </w:p>
        </w:tc>
      </w:tr>
      <w:tr w:rsidR="008468D5" w14:paraId="3CA8E3D0"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56BE904" w14:textId="77777777" w:rsidR="008468D5" w:rsidRDefault="008468D5" w:rsidP="008468D5">
            <w:pPr>
              <w:ind w:left="20"/>
            </w:pPr>
            <w:r>
              <w:t>unit_concept_id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77D72C85" w14:textId="77777777" w:rsidR="008468D5" w:rsidRDefault="008468D5" w:rsidP="008468D5">
            <w:pPr>
              <w:ind w:left="20"/>
            </w:pPr>
            <w:r>
              <w:t>obs_unit</w:t>
            </w:r>
          </w:p>
        </w:tc>
        <w:tc>
          <w:tcPr>
            <w:tcW w:w="1140" w:type="dxa"/>
            <w:tcBorders>
              <w:bottom w:val="single" w:sz="8" w:space="0" w:color="000000"/>
              <w:right w:val="single" w:sz="8" w:space="0" w:color="000000"/>
            </w:tcBorders>
            <w:tcMar>
              <w:top w:w="100" w:type="dxa"/>
              <w:left w:w="20" w:type="dxa"/>
              <w:bottom w:w="100" w:type="dxa"/>
              <w:right w:w="20" w:type="dxa"/>
            </w:tcMar>
          </w:tcPr>
          <w:p w14:paraId="14D3E401"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FDEAD3E" w14:textId="70A19ACC" w:rsidR="008468D5" w:rsidRDefault="008468D5" w:rsidP="008468D5">
            <w:pPr>
              <w:ind w:left="20"/>
            </w:pPr>
            <w:r>
              <w:rPr>
                <w:sz w:val="18"/>
                <w:szCs w:val="18"/>
              </w:rPr>
              <w:t xml:space="preserve">Map to UCUM vocabulary using a CASE-SENSITIVE matching; if no match if found, match to the JNJ_UNITS STCM. If no </w:t>
            </w:r>
            <w:r>
              <w:rPr>
                <w:sz w:val="18"/>
                <w:szCs w:val="18"/>
              </w:rPr>
              <w:lastRenderedPageBreak/>
              <w:t>match is found in either vocabulary, set this field to 0.</w:t>
            </w:r>
          </w:p>
        </w:tc>
      </w:tr>
      <w:tr w:rsidR="008468D5" w14:paraId="01DDB103"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638768F" w14:textId="77777777" w:rsidR="008468D5" w:rsidRDefault="008468D5" w:rsidP="008468D5">
            <w:pPr>
              <w:ind w:left="20"/>
            </w:pPr>
            <w:r>
              <w:lastRenderedPageBreak/>
              <w:t>range_low</w:t>
            </w:r>
          </w:p>
        </w:tc>
        <w:tc>
          <w:tcPr>
            <w:tcW w:w="1260" w:type="dxa"/>
            <w:tcBorders>
              <w:bottom w:val="single" w:sz="8" w:space="0" w:color="000000"/>
              <w:right w:val="single" w:sz="8" w:space="0" w:color="000000"/>
            </w:tcBorders>
            <w:tcMar>
              <w:top w:w="100" w:type="dxa"/>
              <w:left w:w="20" w:type="dxa"/>
              <w:bottom w:w="100" w:type="dxa"/>
              <w:right w:w="20" w:type="dxa"/>
            </w:tcMar>
          </w:tcPr>
          <w:p w14:paraId="2F29172E" w14:textId="77777777" w:rsidR="008468D5" w:rsidRDefault="008468D5" w:rsidP="008468D5">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14:paraId="566B0146"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621CB1CB" w14:textId="77777777" w:rsidR="008468D5" w:rsidRDefault="008468D5" w:rsidP="008468D5">
            <w:pPr>
              <w:ind w:left="20"/>
            </w:pPr>
            <w:r>
              <w:t xml:space="preserve"> </w:t>
            </w:r>
          </w:p>
        </w:tc>
      </w:tr>
      <w:tr w:rsidR="008468D5" w14:paraId="17B5EA53"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DC61A9" w14:textId="77777777" w:rsidR="008468D5" w:rsidRDefault="008468D5" w:rsidP="008468D5">
            <w:pPr>
              <w:ind w:left="20"/>
            </w:pPr>
            <w:r>
              <w:t>range_high</w:t>
            </w:r>
          </w:p>
        </w:tc>
        <w:tc>
          <w:tcPr>
            <w:tcW w:w="1260" w:type="dxa"/>
            <w:tcBorders>
              <w:bottom w:val="single" w:sz="8" w:space="0" w:color="000000"/>
              <w:right w:val="single" w:sz="8" w:space="0" w:color="000000"/>
            </w:tcBorders>
            <w:tcMar>
              <w:top w:w="100" w:type="dxa"/>
              <w:left w:w="20" w:type="dxa"/>
              <w:bottom w:w="100" w:type="dxa"/>
              <w:right w:w="20" w:type="dxa"/>
            </w:tcMar>
          </w:tcPr>
          <w:p w14:paraId="119B5243" w14:textId="77777777" w:rsidR="008468D5" w:rsidRDefault="008468D5" w:rsidP="008468D5">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14:paraId="0EAF91DC"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07B5D46" w14:textId="77777777" w:rsidR="008468D5" w:rsidRDefault="008468D5" w:rsidP="008468D5">
            <w:pPr>
              <w:ind w:left="20"/>
            </w:pPr>
            <w:r>
              <w:t xml:space="preserve"> </w:t>
            </w:r>
          </w:p>
        </w:tc>
      </w:tr>
      <w:tr w:rsidR="008468D5" w14:paraId="5659A051"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8EB25DB" w14:textId="77777777" w:rsidR="008468D5" w:rsidRDefault="008468D5" w:rsidP="008468D5">
            <w:pPr>
              <w:ind w:left="20"/>
            </w:pPr>
            <w:r>
              <w:t>provider_id</w:t>
            </w:r>
          </w:p>
        </w:tc>
        <w:tc>
          <w:tcPr>
            <w:tcW w:w="1260" w:type="dxa"/>
            <w:tcBorders>
              <w:bottom w:val="single" w:sz="8" w:space="0" w:color="000000"/>
              <w:right w:val="single" w:sz="8" w:space="0" w:color="000000"/>
            </w:tcBorders>
            <w:tcMar>
              <w:top w:w="100" w:type="dxa"/>
              <w:left w:w="20" w:type="dxa"/>
              <w:bottom w:w="100" w:type="dxa"/>
              <w:right w:w="20" w:type="dxa"/>
            </w:tcMar>
          </w:tcPr>
          <w:p w14:paraId="30180E46" w14:textId="77777777" w:rsidR="008468D5" w:rsidRDefault="008468D5" w:rsidP="008468D5">
            <w:pPr>
              <w:ind w:left="20"/>
            </w:pPr>
            <w:r>
              <w:t>encid</w:t>
            </w:r>
          </w:p>
        </w:tc>
        <w:tc>
          <w:tcPr>
            <w:tcW w:w="1140" w:type="dxa"/>
            <w:tcBorders>
              <w:bottom w:val="single" w:sz="8" w:space="0" w:color="000000"/>
              <w:right w:val="single" w:sz="8" w:space="0" w:color="000000"/>
            </w:tcBorders>
            <w:tcMar>
              <w:top w:w="100" w:type="dxa"/>
              <w:left w:w="20" w:type="dxa"/>
              <w:bottom w:w="100" w:type="dxa"/>
              <w:right w:w="20" w:type="dxa"/>
            </w:tcMar>
          </w:tcPr>
          <w:p w14:paraId="25E86F25"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60FC9E81" w14:textId="77777777" w:rsidR="008468D5" w:rsidRDefault="008468D5" w:rsidP="008468D5">
            <w:pPr>
              <w:ind w:left="20"/>
            </w:pPr>
            <w:r>
              <w:t xml:space="preserve"> Map encid to encounter_provider. </w:t>
            </w:r>
            <w:r w:rsidRPr="000A3C15">
              <w:t>To avoid duplication, apply the same logic described when transforming the encounter table to visit_occurrence above.</w:t>
            </w:r>
          </w:p>
        </w:tc>
      </w:tr>
      <w:tr w:rsidR="008468D5" w14:paraId="33C4320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7681B04" w14:textId="77777777" w:rsidR="008468D5" w:rsidRDefault="008468D5" w:rsidP="008468D5">
            <w:pPr>
              <w:ind w:left="20"/>
            </w:pPr>
            <w:r>
              <w:t>visit_occurrence_id</w:t>
            </w:r>
          </w:p>
        </w:tc>
        <w:tc>
          <w:tcPr>
            <w:tcW w:w="1260" w:type="dxa"/>
            <w:tcBorders>
              <w:bottom w:val="single" w:sz="8" w:space="0" w:color="000000"/>
              <w:right w:val="single" w:sz="8" w:space="0" w:color="000000"/>
            </w:tcBorders>
            <w:tcMar>
              <w:top w:w="100" w:type="dxa"/>
              <w:left w:w="20" w:type="dxa"/>
              <w:bottom w:w="100" w:type="dxa"/>
              <w:right w:w="20" w:type="dxa"/>
            </w:tcMar>
          </w:tcPr>
          <w:p w14:paraId="7FE14F40" w14:textId="77777777" w:rsidR="008468D5" w:rsidRDefault="008468D5" w:rsidP="008468D5">
            <w:pPr>
              <w:ind w:left="20"/>
            </w:pPr>
            <w:r>
              <w:t>encid</w:t>
            </w:r>
          </w:p>
        </w:tc>
        <w:tc>
          <w:tcPr>
            <w:tcW w:w="1140" w:type="dxa"/>
            <w:tcBorders>
              <w:bottom w:val="single" w:sz="8" w:space="0" w:color="000000"/>
              <w:right w:val="single" w:sz="8" w:space="0" w:color="000000"/>
            </w:tcBorders>
            <w:tcMar>
              <w:top w:w="100" w:type="dxa"/>
              <w:left w:w="20" w:type="dxa"/>
              <w:bottom w:w="100" w:type="dxa"/>
              <w:right w:w="20" w:type="dxa"/>
            </w:tcMar>
          </w:tcPr>
          <w:p w14:paraId="01AA528C"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7E2D87EB" w14:textId="77777777" w:rsidR="008468D5" w:rsidRDefault="008468D5" w:rsidP="008468D5">
            <w:pPr>
              <w:ind w:left="20"/>
            </w:pPr>
            <w:r>
              <w:t xml:space="preserve"> </w:t>
            </w:r>
          </w:p>
        </w:tc>
      </w:tr>
      <w:tr w:rsidR="00A758D0" w14:paraId="4BBFA76B" w14:textId="77777777">
        <w:trPr>
          <w:ins w:id="507" w:author="Sena, Anthony [JRDUS]" w:date="2018-08-06T16:57:00Z"/>
        </w:trPr>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DC7C32" w14:textId="5E5B9B41" w:rsidR="00A758D0" w:rsidRDefault="00A758D0" w:rsidP="00A758D0">
            <w:pPr>
              <w:ind w:left="20"/>
              <w:rPr>
                <w:ins w:id="508" w:author="Sena, Anthony [JRDUS]" w:date="2018-08-06T16:57:00Z"/>
              </w:rPr>
            </w:pPr>
            <w:ins w:id="509" w:author="Sena, Anthony [JRDUS]" w:date="2018-08-06T16:57:00Z">
              <w:r>
                <w:rPr>
                  <w:sz w:val="18"/>
                  <w:szCs w:val="18"/>
                </w:rPr>
                <w:t>visit_detail_id</w:t>
              </w:r>
            </w:ins>
          </w:p>
        </w:tc>
        <w:tc>
          <w:tcPr>
            <w:tcW w:w="1260" w:type="dxa"/>
            <w:tcBorders>
              <w:bottom w:val="single" w:sz="8" w:space="0" w:color="000000"/>
              <w:right w:val="single" w:sz="8" w:space="0" w:color="000000"/>
            </w:tcBorders>
            <w:tcMar>
              <w:top w:w="100" w:type="dxa"/>
              <w:left w:w="20" w:type="dxa"/>
              <w:bottom w:w="100" w:type="dxa"/>
              <w:right w:w="20" w:type="dxa"/>
            </w:tcMar>
          </w:tcPr>
          <w:p w14:paraId="5B9563ED" w14:textId="7B5FF4AF" w:rsidR="00A758D0" w:rsidRDefault="00A758D0" w:rsidP="00A758D0">
            <w:pPr>
              <w:ind w:left="20"/>
              <w:rPr>
                <w:ins w:id="510" w:author="Sena, Anthony [JRDUS]" w:date="2018-08-06T16:57:00Z"/>
              </w:rPr>
            </w:pPr>
            <w:ins w:id="511" w:author="Sena, Anthony [JRDUS]" w:date="2018-08-06T16:57:00Z">
              <w:r>
                <w:rPr>
                  <w:sz w:val="18"/>
                  <w:szCs w:val="18"/>
                </w:rPr>
                <w:t>encid</w:t>
              </w:r>
            </w:ins>
          </w:p>
        </w:tc>
        <w:tc>
          <w:tcPr>
            <w:tcW w:w="1140" w:type="dxa"/>
            <w:tcBorders>
              <w:bottom w:val="single" w:sz="8" w:space="0" w:color="000000"/>
              <w:right w:val="single" w:sz="8" w:space="0" w:color="000000"/>
            </w:tcBorders>
            <w:tcMar>
              <w:top w:w="100" w:type="dxa"/>
              <w:left w:w="20" w:type="dxa"/>
              <w:bottom w:w="100" w:type="dxa"/>
              <w:right w:w="20" w:type="dxa"/>
            </w:tcMar>
          </w:tcPr>
          <w:p w14:paraId="0D276C2B" w14:textId="2B3AE93E" w:rsidR="00A758D0" w:rsidRDefault="00A758D0" w:rsidP="00A758D0">
            <w:pPr>
              <w:ind w:left="20"/>
              <w:rPr>
                <w:ins w:id="512" w:author="Sena, Anthony [JRDUS]" w:date="2018-08-06T16:57:00Z"/>
              </w:rPr>
            </w:pPr>
            <w:ins w:id="513" w:author="Sena, Anthony [JRDUS]" w:date="2018-08-06T16:57:00Z">
              <w:r>
                <w:rPr>
                  <w:sz w:val="18"/>
                  <w:szCs w:val="18"/>
                </w:rPr>
                <w:t>If encid is found in the VISIT_DETAIL table, include the visit_detail_id in this field otherwise leave as NULL</w:t>
              </w:r>
            </w:ins>
          </w:p>
        </w:tc>
        <w:tc>
          <w:tcPr>
            <w:tcW w:w="3150" w:type="dxa"/>
            <w:tcBorders>
              <w:bottom w:val="single" w:sz="8" w:space="0" w:color="000000"/>
              <w:right w:val="single" w:sz="8" w:space="0" w:color="000000"/>
            </w:tcBorders>
            <w:tcMar>
              <w:top w:w="100" w:type="dxa"/>
              <w:left w:w="20" w:type="dxa"/>
              <w:bottom w:w="100" w:type="dxa"/>
              <w:right w:w="20" w:type="dxa"/>
            </w:tcMar>
          </w:tcPr>
          <w:p w14:paraId="3C6D64C5" w14:textId="77777777" w:rsidR="00A758D0" w:rsidRDefault="00A758D0" w:rsidP="00A758D0">
            <w:pPr>
              <w:ind w:left="20"/>
              <w:rPr>
                <w:ins w:id="514" w:author="Sena, Anthony [JRDUS]" w:date="2018-08-06T16:57:00Z"/>
              </w:rPr>
            </w:pPr>
          </w:p>
        </w:tc>
      </w:tr>
      <w:tr w:rsidR="00A758D0" w14:paraId="7A55579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8BF9B33" w14:textId="77777777" w:rsidR="00A758D0" w:rsidRDefault="00A758D0" w:rsidP="00A758D0">
            <w:pPr>
              <w:ind w:left="20"/>
            </w:pPr>
            <w:r>
              <w:t>measurement_source_value</w:t>
            </w:r>
          </w:p>
        </w:tc>
        <w:tc>
          <w:tcPr>
            <w:tcW w:w="1260" w:type="dxa"/>
            <w:tcBorders>
              <w:bottom w:val="single" w:sz="8" w:space="0" w:color="000000"/>
              <w:right w:val="single" w:sz="8" w:space="0" w:color="000000"/>
            </w:tcBorders>
            <w:tcMar>
              <w:top w:w="100" w:type="dxa"/>
              <w:left w:w="20" w:type="dxa"/>
              <w:bottom w:w="100" w:type="dxa"/>
              <w:right w:w="20" w:type="dxa"/>
            </w:tcMar>
          </w:tcPr>
          <w:p w14:paraId="39B19B8A" w14:textId="77777777" w:rsidR="00A758D0" w:rsidRDefault="00A758D0" w:rsidP="00A758D0">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14:paraId="6DA8D6D2" w14:textId="77777777" w:rsidR="00A758D0" w:rsidRDefault="00A758D0" w:rsidP="00A758D0">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1462064" w14:textId="77777777" w:rsidR="00A758D0" w:rsidRDefault="00A758D0" w:rsidP="00A758D0">
            <w:pPr>
              <w:ind w:left="20"/>
            </w:pPr>
            <w:r>
              <w:t xml:space="preserve"> </w:t>
            </w:r>
          </w:p>
        </w:tc>
      </w:tr>
      <w:tr w:rsidR="00A758D0" w14:paraId="36698C36"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70E560F" w14:textId="77777777" w:rsidR="00A758D0" w:rsidRDefault="00A758D0" w:rsidP="00A758D0">
            <w:pPr>
              <w:ind w:left="20"/>
            </w:pPr>
            <w:r>
              <w:t>measurement_source_concept_id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3C085BC9" w14:textId="77777777" w:rsidR="00A758D0" w:rsidRDefault="00A758D0" w:rsidP="00A758D0">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14:paraId="27B5FBCC" w14:textId="77777777" w:rsidR="00A758D0" w:rsidRDefault="00A758D0" w:rsidP="00A758D0">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B89896B" w14:textId="77777777" w:rsidR="00A758D0" w:rsidRDefault="00A758D0" w:rsidP="00A758D0">
            <w:pPr>
              <w:ind w:left="20"/>
            </w:pPr>
            <w:r>
              <w:t xml:space="preserve"> </w:t>
            </w:r>
          </w:p>
        </w:tc>
      </w:tr>
      <w:tr w:rsidR="00A758D0" w14:paraId="3D6FF5D5"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A34D241" w14:textId="77777777" w:rsidR="00A758D0" w:rsidRDefault="00A758D0" w:rsidP="00A758D0">
            <w:pPr>
              <w:ind w:left="20"/>
            </w:pPr>
            <w:r>
              <w:t>unit_source_value</w:t>
            </w:r>
          </w:p>
        </w:tc>
        <w:tc>
          <w:tcPr>
            <w:tcW w:w="1260" w:type="dxa"/>
            <w:tcBorders>
              <w:bottom w:val="single" w:sz="8" w:space="0" w:color="000000"/>
              <w:right w:val="single" w:sz="8" w:space="0" w:color="000000"/>
            </w:tcBorders>
            <w:tcMar>
              <w:top w:w="100" w:type="dxa"/>
              <w:left w:w="20" w:type="dxa"/>
              <w:bottom w:w="100" w:type="dxa"/>
              <w:right w:w="20" w:type="dxa"/>
            </w:tcMar>
          </w:tcPr>
          <w:p w14:paraId="2772CAE7" w14:textId="77777777" w:rsidR="00A758D0" w:rsidRDefault="00A758D0" w:rsidP="00A758D0">
            <w:pPr>
              <w:ind w:left="20"/>
            </w:pPr>
            <w:r>
              <w:t>obs_unit</w:t>
            </w:r>
          </w:p>
        </w:tc>
        <w:tc>
          <w:tcPr>
            <w:tcW w:w="1140" w:type="dxa"/>
            <w:tcBorders>
              <w:bottom w:val="single" w:sz="8" w:space="0" w:color="000000"/>
              <w:right w:val="single" w:sz="8" w:space="0" w:color="000000"/>
            </w:tcBorders>
            <w:tcMar>
              <w:top w:w="100" w:type="dxa"/>
              <w:left w:w="20" w:type="dxa"/>
              <w:bottom w:w="100" w:type="dxa"/>
              <w:right w:w="20" w:type="dxa"/>
            </w:tcMar>
          </w:tcPr>
          <w:p w14:paraId="79DEB7BD" w14:textId="77777777" w:rsidR="00A758D0" w:rsidRDefault="00A758D0" w:rsidP="00A758D0">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703BB3DC" w14:textId="77777777" w:rsidR="00A758D0" w:rsidRDefault="00A758D0" w:rsidP="00A758D0">
            <w:pPr>
              <w:ind w:left="20"/>
            </w:pPr>
            <w:r>
              <w:t xml:space="preserve"> </w:t>
            </w:r>
          </w:p>
        </w:tc>
      </w:tr>
      <w:tr w:rsidR="00A758D0" w14:paraId="7A3F1499"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36D069" w14:textId="77777777" w:rsidR="00A758D0" w:rsidRDefault="00A758D0" w:rsidP="00A758D0">
            <w:pPr>
              <w:ind w:left="20"/>
            </w:pPr>
            <w:r>
              <w:t>value_source_value</w:t>
            </w:r>
          </w:p>
        </w:tc>
        <w:tc>
          <w:tcPr>
            <w:tcW w:w="1260" w:type="dxa"/>
            <w:tcBorders>
              <w:bottom w:val="single" w:sz="8" w:space="0" w:color="000000"/>
              <w:right w:val="single" w:sz="8" w:space="0" w:color="000000"/>
            </w:tcBorders>
            <w:tcMar>
              <w:top w:w="100" w:type="dxa"/>
              <w:left w:w="20" w:type="dxa"/>
              <w:bottom w:w="100" w:type="dxa"/>
              <w:right w:w="20" w:type="dxa"/>
            </w:tcMar>
          </w:tcPr>
          <w:p w14:paraId="50E6126D" w14:textId="77777777" w:rsidR="00A758D0" w:rsidRDefault="00A758D0" w:rsidP="00A758D0">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14:paraId="255DC7FA" w14:textId="77777777" w:rsidR="00A758D0" w:rsidRDefault="00A758D0" w:rsidP="00A758D0">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9CD7646" w14:textId="77777777" w:rsidR="00A758D0" w:rsidRDefault="00A758D0" w:rsidP="00A758D0">
            <w:pPr>
              <w:ind w:left="20"/>
            </w:pPr>
            <w:r>
              <w:t xml:space="preserve"> </w:t>
            </w:r>
          </w:p>
        </w:tc>
      </w:tr>
    </w:tbl>
    <w:p w14:paraId="6106221F" w14:textId="77777777" w:rsidR="00AB0492" w:rsidRDefault="00AB0492"/>
    <w:p w14:paraId="4357F8DF" w14:textId="77777777" w:rsidR="00AB0492" w:rsidRDefault="00AB0492"/>
    <w:p w14:paraId="20F35549" w14:textId="77777777" w:rsidR="00AB0492" w:rsidRDefault="00B554AB">
      <w:pPr>
        <w:pStyle w:val="Heading3"/>
      </w:pPr>
      <w:bookmarkStart w:id="515" w:name="_9k7wm1o9euwo" w:colFirst="0" w:colLast="0"/>
      <w:bookmarkEnd w:id="515"/>
      <w:r>
        <w:lastRenderedPageBreak/>
        <w:t>Reading from procedure</w:t>
      </w:r>
    </w:p>
    <w:p w14:paraId="321B95EE" w14:textId="77777777" w:rsidR="00AB0492" w:rsidRDefault="00B554AB">
      <w:r>
        <w:rPr>
          <w:noProof/>
        </w:rPr>
        <w:drawing>
          <wp:inline distT="114300" distB="114300" distL="114300" distR="114300" wp14:anchorId="7C8B4EC9" wp14:editId="075A7CA5">
            <wp:extent cx="5715000" cy="4029075"/>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5"/>
                    <a:srcRect/>
                    <a:stretch>
                      <a:fillRect/>
                    </a:stretch>
                  </pic:blipFill>
                  <pic:spPr>
                    <a:xfrm>
                      <a:off x="0" y="0"/>
                      <a:ext cx="5715000" cy="4029075"/>
                    </a:xfrm>
                    <a:prstGeom prst="rect">
                      <a:avLst/>
                    </a:prstGeom>
                    <a:ln/>
                  </pic:spPr>
                </pic:pic>
              </a:graphicData>
            </a:graphic>
          </wp:inline>
        </w:drawing>
      </w:r>
    </w:p>
    <w:p w14:paraId="67539F14" w14:textId="77777777" w:rsidR="00AB0492" w:rsidRDefault="00AB0492"/>
    <w:p w14:paraId="0E0AB762" w14:textId="77777777" w:rsidR="00AB0492" w:rsidRDefault="00AB0492"/>
    <w:tbl>
      <w:tblPr>
        <w:tblStyle w:val="af9"/>
        <w:tblW w:w="90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40"/>
        <w:gridCol w:w="1575"/>
        <w:gridCol w:w="600"/>
        <w:gridCol w:w="3630"/>
      </w:tblGrid>
      <w:tr w:rsidR="00AB0492" w14:paraId="0E936FF3" w14:textId="77777777">
        <w:tc>
          <w:tcPr>
            <w:tcW w:w="324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C29DA68" w14:textId="77777777"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CAC9D45" w14:textId="77777777"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51A69F0" w14:textId="77777777" w:rsidR="00AB0492" w:rsidRDefault="00B554AB">
            <w:pPr>
              <w:ind w:left="20"/>
            </w:pPr>
            <w:r>
              <w:rPr>
                <w:shd w:val="clear" w:color="auto" w:fill="AAAAFF"/>
              </w:rPr>
              <w:t>Logic</w:t>
            </w:r>
          </w:p>
        </w:tc>
        <w:tc>
          <w:tcPr>
            <w:tcW w:w="36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15ED80E" w14:textId="77777777" w:rsidR="00AB0492" w:rsidRDefault="00B554AB">
            <w:pPr>
              <w:ind w:left="20"/>
            </w:pPr>
            <w:r>
              <w:rPr>
                <w:shd w:val="clear" w:color="auto" w:fill="AAAAFF"/>
              </w:rPr>
              <w:t>Comment</w:t>
            </w:r>
          </w:p>
        </w:tc>
      </w:tr>
      <w:tr w:rsidR="00AB0492" w14:paraId="6B358125"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3A6F1B" w14:textId="77777777" w:rsidR="00AB0492" w:rsidRDefault="00B554AB">
            <w:pPr>
              <w:ind w:left="20"/>
            </w:pPr>
            <w:r>
              <w:t>measurement_id</w:t>
            </w:r>
          </w:p>
        </w:tc>
        <w:tc>
          <w:tcPr>
            <w:tcW w:w="1575" w:type="dxa"/>
            <w:tcBorders>
              <w:bottom w:val="single" w:sz="8" w:space="0" w:color="000000"/>
              <w:right w:val="single" w:sz="8" w:space="0" w:color="000000"/>
            </w:tcBorders>
            <w:tcMar>
              <w:top w:w="100" w:type="dxa"/>
              <w:left w:w="20" w:type="dxa"/>
              <w:bottom w:w="100" w:type="dxa"/>
              <w:right w:w="20" w:type="dxa"/>
            </w:tcMar>
          </w:tcPr>
          <w:p w14:paraId="61C530A1"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64E777D0"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1EEC52E9" w14:textId="77777777" w:rsidR="00AB0492" w:rsidRDefault="00B554AB">
            <w:pPr>
              <w:ind w:left="20"/>
            </w:pPr>
            <w:r>
              <w:t xml:space="preserve"> </w:t>
            </w:r>
          </w:p>
        </w:tc>
      </w:tr>
      <w:tr w:rsidR="00AB0492" w14:paraId="5E07D25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EA853BC" w14:textId="77777777"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14:paraId="1AA157B3" w14:textId="77777777"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14:paraId="3AAE2001"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450EA61F" w14:textId="77777777" w:rsidR="00AB0492" w:rsidRDefault="00B554AB">
            <w:pPr>
              <w:ind w:left="20"/>
            </w:pPr>
            <w:r>
              <w:t xml:space="preserve"> </w:t>
            </w:r>
          </w:p>
        </w:tc>
      </w:tr>
      <w:tr w:rsidR="00AB0492" w14:paraId="22BBCA9E"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D1D6710" w14:textId="77777777" w:rsidR="00AB0492" w:rsidRDefault="00B554AB">
            <w:pPr>
              <w:ind w:left="20"/>
            </w:pPr>
            <w:r>
              <w:t>measurement_concept_id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1C07BCA3" w14:textId="77777777" w:rsidR="00AB0492" w:rsidRDefault="00B554AB">
            <w:pPr>
              <w:ind w:left="20"/>
            </w:pPr>
            <w:r>
              <w:t>proc_code</w:t>
            </w:r>
          </w:p>
          <w:p w14:paraId="6FDC7B60" w14:textId="77777777" w:rsidR="00AB0492" w:rsidRDefault="00B554AB">
            <w:pPr>
              <w:ind w:left="20"/>
            </w:pPr>
            <w:r>
              <w:t>proc_code_type</w:t>
            </w:r>
          </w:p>
        </w:tc>
        <w:tc>
          <w:tcPr>
            <w:tcW w:w="600" w:type="dxa"/>
            <w:tcBorders>
              <w:bottom w:val="single" w:sz="8" w:space="0" w:color="000000"/>
              <w:right w:val="single" w:sz="8" w:space="0" w:color="000000"/>
            </w:tcBorders>
            <w:tcMar>
              <w:top w:w="100" w:type="dxa"/>
              <w:left w:w="20" w:type="dxa"/>
              <w:bottom w:w="100" w:type="dxa"/>
              <w:right w:w="20" w:type="dxa"/>
            </w:tcMar>
          </w:tcPr>
          <w:p w14:paraId="7875FA9F"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611CA391" w14:textId="77777777" w:rsidR="00AB0492" w:rsidRDefault="00B554AB">
            <w:pPr>
              <w:ind w:left="20"/>
            </w:pPr>
            <w:r>
              <w:t>Lookup to the vocabulary using the proc_code_type to find the proper vocabulary_id</w:t>
            </w:r>
          </w:p>
        </w:tc>
      </w:tr>
      <w:tr w:rsidR="00AB0492" w14:paraId="619936D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958DA2E" w14:textId="77777777" w:rsidR="00AB0492" w:rsidRDefault="00B554AB">
            <w:pPr>
              <w:ind w:left="20"/>
            </w:pPr>
            <w:r>
              <w:t>measurement_date</w:t>
            </w:r>
          </w:p>
        </w:tc>
        <w:tc>
          <w:tcPr>
            <w:tcW w:w="1575" w:type="dxa"/>
            <w:tcBorders>
              <w:bottom w:val="single" w:sz="8" w:space="0" w:color="000000"/>
              <w:right w:val="single" w:sz="8" w:space="0" w:color="000000"/>
            </w:tcBorders>
            <w:tcMar>
              <w:top w:w="100" w:type="dxa"/>
              <w:left w:w="20" w:type="dxa"/>
              <w:bottom w:w="100" w:type="dxa"/>
              <w:right w:w="20" w:type="dxa"/>
            </w:tcMar>
          </w:tcPr>
          <w:p w14:paraId="00B6D4D5" w14:textId="77777777" w:rsidR="00AB0492" w:rsidRDefault="00B554AB">
            <w:pPr>
              <w:ind w:left="20"/>
            </w:pPr>
            <w:r>
              <w:t>proc_date</w:t>
            </w:r>
          </w:p>
        </w:tc>
        <w:tc>
          <w:tcPr>
            <w:tcW w:w="600" w:type="dxa"/>
            <w:tcBorders>
              <w:bottom w:val="single" w:sz="8" w:space="0" w:color="000000"/>
              <w:right w:val="single" w:sz="8" w:space="0" w:color="000000"/>
            </w:tcBorders>
            <w:tcMar>
              <w:top w:w="100" w:type="dxa"/>
              <w:left w:w="20" w:type="dxa"/>
              <w:bottom w:w="100" w:type="dxa"/>
              <w:right w:w="20" w:type="dxa"/>
            </w:tcMar>
          </w:tcPr>
          <w:p w14:paraId="010F92C0"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4D7D7909" w14:textId="77777777" w:rsidR="00AB0492" w:rsidRDefault="00B554AB">
            <w:pPr>
              <w:ind w:left="20"/>
            </w:pPr>
            <w:r>
              <w:t xml:space="preserve"> </w:t>
            </w:r>
          </w:p>
        </w:tc>
      </w:tr>
      <w:tr w:rsidR="00AB0492" w14:paraId="338F2772"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DD94B77" w14:textId="77777777" w:rsidR="00AB0492" w:rsidRDefault="00B554AB">
            <w:pPr>
              <w:ind w:left="20"/>
            </w:pPr>
            <w:r>
              <w:t>measurement_time</w:t>
            </w:r>
          </w:p>
        </w:tc>
        <w:tc>
          <w:tcPr>
            <w:tcW w:w="1575" w:type="dxa"/>
            <w:tcBorders>
              <w:bottom w:val="single" w:sz="8" w:space="0" w:color="000000"/>
              <w:right w:val="single" w:sz="8" w:space="0" w:color="000000"/>
            </w:tcBorders>
            <w:tcMar>
              <w:top w:w="100" w:type="dxa"/>
              <w:left w:w="20" w:type="dxa"/>
              <w:bottom w:w="100" w:type="dxa"/>
              <w:right w:w="20" w:type="dxa"/>
            </w:tcMar>
          </w:tcPr>
          <w:p w14:paraId="2430F604" w14:textId="77777777" w:rsidR="00AB0492" w:rsidRDefault="00B554AB">
            <w:pPr>
              <w:ind w:left="20"/>
            </w:pPr>
            <w:r>
              <w:t>proc_time</w:t>
            </w:r>
          </w:p>
        </w:tc>
        <w:tc>
          <w:tcPr>
            <w:tcW w:w="600" w:type="dxa"/>
            <w:tcBorders>
              <w:bottom w:val="single" w:sz="8" w:space="0" w:color="000000"/>
              <w:right w:val="single" w:sz="8" w:space="0" w:color="000000"/>
            </w:tcBorders>
            <w:tcMar>
              <w:top w:w="100" w:type="dxa"/>
              <w:left w:w="20" w:type="dxa"/>
              <w:bottom w:w="100" w:type="dxa"/>
              <w:right w:w="20" w:type="dxa"/>
            </w:tcMar>
          </w:tcPr>
          <w:p w14:paraId="055AAC82"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02989B6C" w14:textId="77777777" w:rsidR="00AB0492" w:rsidRDefault="00B554AB">
            <w:pPr>
              <w:ind w:left="20"/>
            </w:pPr>
            <w:r>
              <w:t xml:space="preserve"> </w:t>
            </w:r>
          </w:p>
        </w:tc>
      </w:tr>
      <w:tr w:rsidR="00AB0492" w14:paraId="12C85D4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5E91683" w14:textId="77777777" w:rsidR="00AB0492" w:rsidRDefault="00B554AB">
            <w:pPr>
              <w:ind w:left="20"/>
            </w:pPr>
            <w:r>
              <w:lastRenderedPageBreak/>
              <w:t>measurement_type_concept_id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2A115EC2" w14:textId="77777777" w:rsidR="00AB0492" w:rsidRDefault="00B554AB">
            <w:pPr>
              <w:ind w:left="20"/>
            </w:pPr>
            <w:r>
              <w:t>provid_perform</w:t>
            </w:r>
          </w:p>
        </w:tc>
        <w:tc>
          <w:tcPr>
            <w:tcW w:w="600" w:type="dxa"/>
            <w:tcBorders>
              <w:bottom w:val="single" w:sz="8" w:space="0" w:color="000000"/>
              <w:right w:val="single" w:sz="8" w:space="0" w:color="000000"/>
            </w:tcBorders>
            <w:tcMar>
              <w:top w:w="100" w:type="dxa"/>
              <w:left w:w="20" w:type="dxa"/>
              <w:bottom w:w="100" w:type="dxa"/>
              <w:right w:w="20" w:type="dxa"/>
            </w:tcMar>
          </w:tcPr>
          <w:p w14:paraId="776CF0AB"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2959D92B" w14:textId="77777777" w:rsidR="00AB0492" w:rsidRDefault="00B554AB">
            <w:pPr>
              <w:ind w:left="20"/>
            </w:pPr>
            <w:r>
              <w:t>44818701</w:t>
            </w:r>
          </w:p>
          <w:p w14:paraId="76ED02A3" w14:textId="77777777" w:rsidR="00AB0492" w:rsidRDefault="00B554AB">
            <w:pPr>
              <w:ind w:left="20"/>
            </w:pPr>
            <w:r>
              <w:t>45754907</w:t>
            </w:r>
          </w:p>
          <w:p w14:paraId="7D8B1402" w14:textId="77777777" w:rsidR="00AB0492" w:rsidRDefault="00B554AB">
            <w:pPr>
              <w:ind w:left="20"/>
            </w:pPr>
            <w:r>
              <w:t xml:space="preserve"> </w:t>
            </w:r>
          </w:p>
          <w:p w14:paraId="5B8B8709" w14:textId="77777777" w:rsidR="00AB0492" w:rsidRDefault="00B554AB">
            <w:pPr>
              <w:ind w:left="20"/>
            </w:pPr>
            <w:r>
              <w:t>Derived value</w:t>
            </w:r>
          </w:p>
        </w:tc>
      </w:tr>
      <w:tr w:rsidR="00AB0492" w14:paraId="478ECC61"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BAF540C" w14:textId="77777777" w:rsidR="00AB0492" w:rsidRDefault="00B554AB">
            <w:pPr>
              <w:ind w:left="20"/>
            </w:pPr>
            <w:r>
              <w:t>operator_concept_id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00380F61" w14:textId="5FE79343" w:rsidR="00AB0492" w:rsidRDefault="00B554AB">
            <w:pPr>
              <w:ind w:left="20"/>
            </w:pPr>
            <w:r>
              <w:t xml:space="preserve"> </w:t>
            </w:r>
            <w:r w:rsidR="008468D5">
              <w:t>0</w:t>
            </w:r>
          </w:p>
        </w:tc>
        <w:tc>
          <w:tcPr>
            <w:tcW w:w="600" w:type="dxa"/>
            <w:tcBorders>
              <w:bottom w:val="single" w:sz="8" w:space="0" w:color="000000"/>
              <w:right w:val="single" w:sz="8" w:space="0" w:color="000000"/>
            </w:tcBorders>
            <w:tcMar>
              <w:top w:w="100" w:type="dxa"/>
              <w:left w:w="20" w:type="dxa"/>
              <w:bottom w:w="100" w:type="dxa"/>
              <w:right w:w="20" w:type="dxa"/>
            </w:tcMar>
          </w:tcPr>
          <w:p w14:paraId="01B2A681"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3DAA4110" w14:textId="77777777" w:rsidR="00AB0492" w:rsidRDefault="00B554AB">
            <w:pPr>
              <w:ind w:left="20"/>
            </w:pPr>
            <w:r>
              <w:t xml:space="preserve"> </w:t>
            </w:r>
          </w:p>
        </w:tc>
      </w:tr>
      <w:tr w:rsidR="00AB0492" w14:paraId="4A10C981"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438D63" w14:textId="77777777" w:rsidR="00AB0492" w:rsidRDefault="00B554AB">
            <w:pPr>
              <w:ind w:left="20"/>
            </w:pPr>
            <w:r>
              <w:t>value_as_number</w:t>
            </w:r>
          </w:p>
        </w:tc>
        <w:tc>
          <w:tcPr>
            <w:tcW w:w="1575" w:type="dxa"/>
            <w:tcBorders>
              <w:bottom w:val="single" w:sz="8" w:space="0" w:color="000000"/>
              <w:right w:val="single" w:sz="8" w:space="0" w:color="000000"/>
            </w:tcBorders>
            <w:tcMar>
              <w:top w:w="100" w:type="dxa"/>
              <w:left w:w="20" w:type="dxa"/>
              <w:bottom w:w="100" w:type="dxa"/>
              <w:right w:w="20" w:type="dxa"/>
            </w:tcMar>
          </w:tcPr>
          <w:p w14:paraId="5693FB3C"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061A18B3"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32322DB8" w14:textId="77777777" w:rsidR="00AB0492" w:rsidRDefault="00B554AB">
            <w:pPr>
              <w:ind w:left="20"/>
            </w:pPr>
            <w:r>
              <w:t xml:space="preserve"> </w:t>
            </w:r>
          </w:p>
        </w:tc>
      </w:tr>
      <w:tr w:rsidR="00AB0492" w14:paraId="7A189C7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10F35A8" w14:textId="77777777" w:rsidR="00AB0492" w:rsidRDefault="00B554AB">
            <w:pPr>
              <w:ind w:left="20"/>
            </w:pPr>
            <w:r>
              <w:t>value_as_concept_id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3F8A0EB3" w14:textId="15854E35" w:rsidR="00AB0492" w:rsidRDefault="00B554AB">
            <w:pPr>
              <w:ind w:left="20"/>
            </w:pPr>
            <w:r>
              <w:t xml:space="preserve"> </w:t>
            </w:r>
            <w:r w:rsidR="008468D5">
              <w:t>0</w:t>
            </w:r>
          </w:p>
        </w:tc>
        <w:tc>
          <w:tcPr>
            <w:tcW w:w="600" w:type="dxa"/>
            <w:tcBorders>
              <w:bottom w:val="single" w:sz="8" w:space="0" w:color="000000"/>
              <w:right w:val="single" w:sz="8" w:space="0" w:color="000000"/>
            </w:tcBorders>
            <w:tcMar>
              <w:top w:w="100" w:type="dxa"/>
              <w:left w:w="20" w:type="dxa"/>
              <w:bottom w:w="100" w:type="dxa"/>
              <w:right w:w="20" w:type="dxa"/>
            </w:tcMar>
          </w:tcPr>
          <w:p w14:paraId="2E62CA5D"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1EFA0EDB" w14:textId="77777777" w:rsidR="00AB0492" w:rsidRDefault="00B554AB">
            <w:pPr>
              <w:ind w:left="20"/>
            </w:pPr>
            <w:r>
              <w:t xml:space="preserve"> </w:t>
            </w:r>
          </w:p>
        </w:tc>
      </w:tr>
      <w:tr w:rsidR="00AB0492" w14:paraId="03FF5FC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D37177D" w14:textId="77777777" w:rsidR="00AB0492" w:rsidRDefault="00B554AB">
            <w:pPr>
              <w:ind w:left="20"/>
            </w:pPr>
            <w:r>
              <w:t>unit_concept_id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658CC7F0" w14:textId="7EA8B6A8" w:rsidR="00AB0492" w:rsidRDefault="00B554AB">
            <w:pPr>
              <w:ind w:left="20"/>
            </w:pPr>
            <w:r>
              <w:t xml:space="preserve"> </w:t>
            </w:r>
            <w:r w:rsidR="008468D5">
              <w:t>0</w:t>
            </w:r>
          </w:p>
        </w:tc>
        <w:tc>
          <w:tcPr>
            <w:tcW w:w="600" w:type="dxa"/>
            <w:tcBorders>
              <w:bottom w:val="single" w:sz="8" w:space="0" w:color="000000"/>
              <w:right w:val="single" w:sz="8" w:space="0" w:color="000000"/>
            </w:tcBorders>
            <w:tcMar>
              <w:top w:w="100" w:type="dxa"/>
              <w:left w:w="20" w:type="dxa"/>
              <w:bottom w:w="100" w:type="dxa"/>
              <w:right w:w="20" w:type="dxa"/>
            </w:tcMar>
          </w:tcPr>
          <w:p w14:paraId="64DF1E7F"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5EA1E5F2" w14:textId="77777777" w:rsidR="00AB0492" w:rsidRDefault="00B554AB">
            <w:pPr>
              <w:ind w:left="20"/>
            </w:pPr>
            <w:r>
              <w:t xml:space="preserve"> </w:t>
            </w:r>
          </w:p>
        </w:tc>
      </w:tr>
      <w:tr w:rsidR="00AB0492" w14:paraId="4968ED71"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709966D" w14:textId="77777777" w:rsidR="00AB0492" w:rsidRDefault="00B554AB">
            <w:pPr>
              <w:ind w:left="20"/>
            </w:pPr>
            <w:r>
              <w:t>range_low</w:t>
            </w:r>
          </w:p>
        </w:tc>
        <w:tc>
          <w:tcPr>
            <w:tcW w:w="1575" w:type="dxa"/>
            <w:tcBorders>
              <w:bottom w:val="single" w:sz="8" w:space="0" w:color="000000"/>
              <w:right w:val="single" w:sz="8" w:space="0" w:color="000000"/>
            </w:tcBorders>
            <w:tcMar>
              <w:top w:w="100" w:type="dxa"/>
              <w:left w:w="20" w:type="dxa"/>
              <w:bottom w:w="100" w:type="dxa"/>
              <w:right w:w="20" w:type="dxa"/>
            </w:tcMar>
          </w:tcPr>
          <w:p w14:paraId="45DCC497"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416EAB66"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4DB23A07" w14:textId="77777777" w:rsidR="00AB0492" w:rsidRDefault="00B554AB">
            <w:pPr>
              <w:ind w:left="20"/>
            </w:pPr>
            <w:r>
              <w:t xml:space="preserve"> </w:t>
            </w:r>
          </w:p>
        </w:tc>
      </w:tr>
      <w:tr w:rsidR="00AB0492" w14:paraId="543BB76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969EC27" w14:textId="77777777" w:rsidR="00AB0492" w:rsidRDefault="00B554AB">
            <w:pPr>
              <w:ind w:left="20"/>
            </w:pPr>
            <w:r>
              <w:t>range_high</w:t>
            </w:r>
          </w:p>
        </w:tc>
        <w:tc>
          <w:tcPr>
            <w:tcW w:w="1575" w:type="dxa"/>
            <w:tcBorders>
              <w:bottom w:val="single" w:sz="8" w:space="0" w:color="000000"/>
              <w:right w:val="single" w:sz="8" w:space="0" w:color="000000"/>
            </w:tcBorders>
            <w:tcMar>
              <w:top w:w="100" w:type="dxa"/>
              <w:left w:w="20" w:type="dxa"/>
              <w:bottom w:w="100" w:type="dxa"/>
              <w:right w:w="20" w:type="dxa"/>
            </w:tcMar>
          </w:tcPr>
          <w:p w14:paraId="4F9587C8"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3686E7E9"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707BB0D4" w14:textId="77777777" w:rsidR="00AB0492" w:rsidRDefault="00B554AB">
            <w:pPr>
              <w:ind w:left="20"/>
            </w:pPr>
            <w:r>
              <w:t xml:space="preserve"> </w:t>
            </w:r>
          </w:p>
        </w:tc>
      </w:tr>
      <w:tr w:rsidR="00AB0492" w14:paraId="495D6E23"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F75345" w14:textId="77777777"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14:paraId="58422CAC" w14:textId="77777777" w:rsidR="00AB0492" w:rsidRDefault="00B554AB">
            <w:pPr>
              <w:ind w:left="20"/>
            </w:pPr>
            <w:r>
              <w:t>provid_perform</w:t>
            </w:r>
          </w:p>
        </w:tc>
        <w:tc>
          <w:tcPr>
            <w:tcW w:w="600" w:type="dxa"/>
            <w:tcBorders>
              <w:bottom w:val="single" w:sz="8" w:space="0" w:color="000000"/>
              <w:right w:val="single" w:sz="8" w:space="0" w:color="000000"/>
            </w:tcBorders>
            <w:tcMar>
              <w:top w:w="100" w:type="dxa"/>
              <w:left w:w="20" w:type="dxa"/>
              <w:bottom w:w="100" w:type="dxa"/>
              <w:right w:w="20" w:type="dxa"/>
            </w:tcMar>
          </w:tcPr>
          <w:p w14:paraId="7DB89B92"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2E352F1E" w14:textId="77777777" w:rsidR="00AB0492" w:rsidRDefault="0021303F">
            <w:pPr>
              <w:ind w:left="20"/>
            </w:pPr>
            <w:r>
              <w:rPr>
                <w:sz w:val="18"/>
                <w:szCs w:val="18"/>
              </w:rPr>
              <w:t>To avoid duplication, apply the same logic described when transforming the encounter table to visit_occurrence above.</w:t>
            </w:r>
          </w:p>
        </w:tc>
      </w:tr>
      <w:tr w:rsidR="00AB0492" w14:paraId="2835DBFC"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056FF32" w14:textId="77777777"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4488E9C5" w14:textId="77777777"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14:paraId="537D04C7"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7E2D3ACE" w14:textId="77777777" w:rsidR="00AB0492" w:rsidRDefault="00B554AB">
            <w:pPr>
              <w:ind w:left="20"/>
            </w:pPr>
            <w:r>
              <w:t xml:space="preserve"> </w:t>
            </w:r>
          </w:p>
        </w:tc>
      </w:tr>
      <w:tr w:rsidR="00A758D0" w14:paraId="201B557E" w14:textId="77777777">
        <w:trPr>
          <w:ins w:id="516" w:author="Sena, Anthony [JRDUS]" w:date="2018-08-06T16:57:00Z"/>
        </w:trPr>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1C46CB" w14:textId="04EE40F3" w:rsidR="00A758D0" w:rsidRDefault="00A758D0" w:rsidP="00A758D0">
            <w:pPr>
              <w:ind w:left="20"/>
              <w:rPr>
                <w:ins w:id="517" w:author="Sena, Anthony [JRDUS]" w:date="2018-08-06T16:57:00Z"/>
              </w:rPr>
            </w:pPr>
            <w:ins w:id="518" w:author="Sena, Anthony [JRDUS]" w:date="2018-08-06T16:57:00Z">
              <w:r>
                <w:rPr>
                  <w:sz w:val="18"/>
                  <w:szCs w:val="18"/>
                </w:rPr>
                <w:t>visit_detail_id</w:t>
              </w:r>
            </w:ins>
          </w:p>
        </w:tc>
        <w:tc>
          <w:tcPr>
            <w:tcW w:w="1575" w:type="dxa"/>
            <w:tcBorders>
              <w:bottom w:val="single" w:sz="8" w:space="0" w:color="000000"/>
              <w:right w:val="single" w:sz="8" w:space="0" w:color="000000"/>
            </w:tcBorders>
            <w:tcMar>
              <w:top w:w="100" w:type="dxa"/>
              <w:left w:w="20" w:type="dxa"/>
              <w:bottom w:w="100" w:type="dxa"/>
              <w:right w:w="20" w:type="dxa"/>
            </w:tcMar>
          </w:tcPr>
          <w:p w14:paraId="02D4A235" w14:textId="433E4D1E" w:rsidR="00A758D0" w:rsidRDefault="00A758D0" w:rsidP="00A758D0">
            <w:pPr>
              <w:ind w:left="20"/>
              <w:rPr>
                <w:ins w:id="519" w:author="Sena, Anthony [JRDUS]" w:date="2018-08-06T16:57:00Z"/>
              </w:rPr>
            </w:pPr>
            <w:ins w:id="520" w:author="Sena, Anthony [JRDUS]" w:date="2018-08-06T16:57:00Z">
              <w:r>
                <w:rPr>
                  <w:sz w:val="18"/>
                  <w:szCs w:val="18"/>
                </w:rPr>
                <w:t>encid</w:t>
              </w:r>
            </w:ins>
          </w:p>
        </w:tc>
        <w:tc>
          <w:tcPr>
            <w:tcW w:w="600" w:type="dxa"/>
            <w:tcBorders>
              <w:bottom w:val="single" w:sz="8" w:space="0" w:color="000000"/>
              <w:right w:val="single" w:sz="8" w:space="0" w:color="000000"/>
            </w:tcBorders>
            <w:tcMar>
              <w:top w:w="100" w:type="dxa"/>
              <w:left w:w="20" w:type="dxa"/>
              <w:bottom w:w="100" w:type="dxa"/>
              <w:right w:w="20" w:type="dxa"/>
            </w:tcMar>
          </w:tcPr>
          <w:p w14:paraId="325F712B" w14:textId="4821637F" w:rsidR="00A758D0" w:rsidRDefault="00A758D0" w:rsidP="00A758D0">
            <w:pPr>
              <w:ind w:left="20"/>
              <w:rPr>
                <w:ins w:id="521" w:author="Sena, Anthony [JRDUS]" w:date="2018-08-06T16:57:00Z"/>
              </w:rPr>
            </w:pPr>
            <w:ins w:id="522" w:author="Sena, Anthony [JRDUS]" w:date="2018-08-06T16:57:00Z">
              <w:r>
                <w:rPr>
                  <w:sz w:val="18"/>
                  <w:szCs w:val="18"/>
                </w:rPr>
                <w:t xml:space="preserve">If encid is found in the VISIT_DETAIL table, include the visit_detail_id in this field otherwise </w:t>
              </w:r>
              <w:r>
                <w:rPr>
                  <w:sz w:val="18"/>
                  <w:szCs w:val="18"/>
                </w:rPr>
                <w:lastRenderedPageBreak/>
                <w:t>leave as NULL</w:t>
              </w:r>
            </w:ins>
          </w:p>
        </w:tc>
        <w:tc>
          <w:tcPr>
            <w:tcW w:w="3630" w:type="dxa"/>
            <w:tcBorders>
              <w:bottom w:val="single" w:sz="8" w:space="0" w:color="000000"/>
              <w:right w:val="single" w:sz="8" w:space="0" w:color="000000"/>
            </w:tcBorders>
            <w:tcMar>
              <w:top w:w="100" w:type="dxa"/>
              <w:left w:w="20" w:type="dxa"/>
              <w:bottom w:w="100" w:type="dxa"/>
              <w:right w:w="20" w:type="dxa"/>
            </w:tcMar>
          </w:tcPr>
          <w:p w14:paraId="12855505" w14:textId="77777777" w:rsidR="00A758D0" w:rsidRDefault="00A758D0" w:rsidP="00A758D0">
            <w:pPr>
              <w:ind w:left="20"/>
              <w:rPr>
                <w:ins w:id="523" w:author="Sena, Anthony [JRDUS]" w:date="2018-08-06T16:57:00Z"/>
              </w:rPr>
            </w:pPr>
          </w:p>
        </w:tc>
      </w:tr>
      <w:tr w:rsidR="00A758D0" w14:paraId="281DB14B"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54522CC" w14:textId="77777777" w:rsidR="00A758D0" w:rsidRDefault="00A758D0" w:rsidP="00A758D0">
            <w:pPr>
              <w:ind w:left="20"/>
            </w:pPr>
            <w:r>
              <w:t>measurement_source_value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3854B431" w14:textId="77777777" w:rsidR="00A758D0" w:rsidRDefault="00A758D0" w:rsidP="00A758D0">
            <w:pPr>
              <w:ind w:left="20"/>
            </w:pPr>
            <w:r>
              <w:t>proc_code</w:t>
            </w:r>
          </w:p>
        </w:tc>
        <w:tc>
          <w:tcPr>
            <w:tcW w:w="600" w:type="dxa"/>
            <w:tcBorders>
              <w:bottom w:val="single" w:sz="8" w:space="0" w:color="000000"/>
              <w:right w:val="single" w:sz="8" w:space="0" w:color="000000"/>
            </w:tcBorders>
            <w:tcMar>
              <w:top w:w="100" w:type="dxa"/>
              <w:left w:w="20" w:type="dxa"/>
              <w:bottom w:w="100" w:type="dxa"/>
              <w:right w:w="20" w:type="dxa"/>
            </w:tcMar>
          </w:tcPr>
          <w:p w14:paraId="24918B9A" w14:textId="77777777" w:rsidR="00A758D0" w:rsidRDefault="00A758D0" w:rsidP="00A758D0">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7EA55793" w14:textId="77777777" w:rsidR="00A758D0" w:rsidRDefault="00A758D0" w:rsidP="00A758D0">
            <w:pPr>
              <w:ind w:left="20"/>
            </w:pPr>
            <w:r>
              <w:t xml:space="preserve"> </w:t>
            </w:r>
          </w:p>
        </w:tc>
      </w:tr>
      <w:tr w:rsidR="00A758D0" w14:paraId="197E436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6274CB6" w14:textId="77777777" w:rsidR="00A758D0" w:rsidRDefault="00A758D0" w:rsidP="00A758D0">
            <w:pPr>
              <w:ind w:left="20"/>
            </w:pPr>
            <w:r>
              <w:t>measurement_source_concept_id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7CB69A03" w14:textId="77777777" w:rsidR="00A758D0" w:rsidRDefault="00A758D0" w:rsidP="00A758D0">
            <w:pPr>
              <w:ind w:left="20"/>
            </w:pPr>
            <w:r>
              <w:t>proc_code</w:t>
            </w:r>
          </w:p>
        </w:tc>
        <w:tc>
          <w:tcPr>
            <w:tcW w:w="600" w:type="dxa"/>
            <w:tcBorders>
              <w:bottom w:val="single" w:sz="8" w:space="0" w:color="000000"/>
              <w:right w:val="single" w:sz="8" w:space="0" w:color="000000"/>
            </w:tcBorders>
            <w:tcMar>
              <w:top w:w="100" w:type="dxa"/>
              <w:left w:w="20" w:type="dxa"/>
              <w:bottom w:w="100" w:type="dxa"/>
              <w:right w:w="20" w:type="dxa"/>
            </w:tcMar>
          </w:tcPr>
          <w:p w14:paraId="043F5244" w14:textId="77777777" w:rsidR="00A758D0" w:rsidRDefault="00A758D0" w:rsidP="00A758D0">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0C43A0D8" w14:textId="77777777" w:rsidR="00A758D0" w:rsidRDefault="00A758D0" w:rsidP="00A758D0">
            <w:pPr>
              <w:ind w:left="20"/>
            </w:pPr>
            <w:r>
              <w:t xml:space="preserve"> </w:t>
            </w:r>
          </w:p>
        </w:tc>
      </w:tr>
      <w:tr w:rsidR="00A758D0" w14:paraId="6D6CCF3E"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BECA475" w14:textId="77777777" w:rsidR="00A758D0" w:rsidRDefault="00A758D0" w:rsidP="00A758D0">
            <w:pPr>
              <w:ind w:left="20"/>
            </w:pPr>
            <w:r>
              <w:t>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606DCE68" w14:textId="77777777" w:rsidR="00A758D0" w:rsidRDefault="00A758D0" w:rsidP="00A758D0">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6F944492" w14:textId="77777777" w:rsidR="00A758D0" w:rsidRDefault="00A758D0" w:rsidP="00A758D0">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2617783F" w14:textId="77777777" w:rsidR="00A758D0" w:rsidRDefault="00A758D0" w:rsidP="00A758D0">
            <w:pPr>
              <w:ind w:left="20"/>
            </w:pPr>
            <w:r>
              <w:t xml:space="preserve"> </w:t>
            </w:r>
          </w:p>
        </w:tc>
      </w:tr>
      <w:tr w:rsidR="00A758D0" w14:paraId="7848781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576CDF" w14:textId="77777777" w:rsidR="00A758D0" w:rsidRDefault="00A758D0" w:rsidP="00A758D0">
            <w:pPr>
              <w:ind w:left="20"/>
            </w:pPr>
            <w:r>
              <w:t>value_source_value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6EF8577D" w14:textId="77777777" w:rsidR="00A758D0" w:rsidRDefault="00A758D0" w:rsidP="00A758D0">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48414442" w14:textId="77777777" w:rsidR="00A758D0" w:rsidRDefault="00A758D0" w:rsidP="00A758D0">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0AE46D79" w14:textId="77777777" w:rsidR="00A758D0" w:rsidRDefault="00A758D0" w:rsidP="00A758D0">
            <w:pPr>
              <w:ind w:left="20"/>
            </w:pPr>
            <w:r>
              <w:t xml:space="preserve"> </w:t>
            </w:r>
          </w:p>
        </w:tc>
      </w:tr>
    </w:tbl>
    <w:p w14:paraId="0F343951" w14:textId="77777777" w:rsidR="00AB0492" w:rsidRDefault="00B554AB">
      <w:r>
        <w:br w:type="page"/>
      </w:r>
    </w:p>
    <w:p w14:paraId="618790FF" w14:textId="77777777" w:rsidR="00AB0492" w:rsidRDefault="00B554AB">
      <w:pPr>
        <w:pStyle w:val="Heading2"/>
      </w:pPr>
      <w:bookmarkStart w:id="524" w:name="_zghqakwp6t0s" w:colFirst="0" w:colLast="0"/>
      <w:bookmarkEnd w:id="524"/>
      <w:r>
        <w:rPr>
          <w:sz w:val="36"/>
          <w:szCs w:val="36"/>
        </w:rPr>
        <w:lastRenderedPageBreak/>
        <w:t>Table name: observation</w:t>
      </w:r>
    </w:p>
    <w:p w14:paraId="28D265CC" w14:textId="77777777" w:rsidR="00AB0492" w:rsidRDefault="00B554AB">
      <w:pPr>
        <w:pStyle w:val="Heading3"/>
      </w:pPr>
      <w:bookmarkStart w:id="525" w:name="_36pk1bxj1m1n" w:colFirst="0" w:colLast="0"/>
      <w:bookmarkEnd w:id="525"/>
      <w:r>
        <w:t>Reading from observations</w:t>
      </w:r>
    </w:p>
    <w:p w14:paraId="2A9810D0" w14:textId="77777777" w:rsidR="00AB0492" w:rsidRDefault="00B554AB">
      <w:r>
        <w:rPr>
          <w:noProof/>
        </w:rPr>
        <w:drawing>
          <wp:inline distT="114300" distB="114300" distL="114300" distR="114300" wp14:anchorId="356C70BA" wp14:editId="1C2D5E8C">
            <wp:extent cx="5715000" cy="4029075"/>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5715000" cy="4029075"/>
                    </a:xfrm>
                    <a:prstGeom prst="rect">
                      <a:avLst/>
                    </a:prstGeom>
                    <a:ln/>
                  </pic:spPr>
                </pic:pic>
              </a:graphicData>
            </a:graphic>
          </wp:inline>
        </w:drawing>
      </w:r>
    </w:p>
    <w:tbl>
      <w:tblPr>
        <w:tblStyle w:val="afa"/>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95"/>
        <w:gridCol w:w="1110"/>
        <w:gridCol w:w="1200"/>
        <w:gridCol w:w="3735"/>
      </w:tblGrid>
      <w:tr w:rsidR="00AB0492" w14:paraId="10E4DF21" w14:textId="77777777">
        <w:tc>
          <w:tcPr>
            <w:tcW w:w="2895" w:type="dxa"/>
            <w:shd w:val="clear" w:color="auto" w:fill="AAAAFF"/>
          </w:tcPr>
          <w:p w14:paraId="26C9BCE7" w14:textId="77777777" w:rsidR="00AB0492" w:rsidRDefault="00B554AB">
            <w:r>
              <w:t>Destination Field</w:t>
            </w:r>
          </w:p>
        </w:tc>
        <w:tc>
          <w:tcPr>
            <w:tcW w:w="1110" w:type="dxa"/>
            <w:shd w:val="clear" w:color="auto" w:fill="AAAAFF"/>
          </w:tcPr>
          <w:p w14:paraId="2460AC62" w14:textId="77777777" w:rsidR="00AB0492" w:rsidRDefault="00B554AB">
            <w:r>
              <w:t>Source Field</w:t>
            </w:r>
          </w:p>
        </w:tc>
        <w:tc>
          <w:tcPr>
            <w:tcW w:w="1200" w:type="dxa"/>
            <w:shd w:val="clear" w:color="auto" w:fill="AAAAFF"/>
          </w:tcPr>
          <w:p w14:paraId="2BC1E380" w14:textId="77777777" w:rsidR="00AB0492" w:rsidRDefault="00B554AB">
            <w:r>
              <w:t>Logic</w:t>
            </w:r>
          </w:p>
        </w:tc>
        <w:tc>
          <w:tcPr>
            <w:tcW w:w="3735" w:type="dxa"/>
            <w:shd w:val="clear" w:color="auto" w:fill="AAAAFF"/>
          </w:tcPr>
          <w:p w14:paraId="48416C4F" w14:textId="77777777" w:rsidR="00AB0492" w:rsidRDefault="00B554AB">
            <w:r>
              <w:t>Comment</w:t>
            </w:r>
          </w:p>
        </w:tc>
      </w:tr>
      <w:tr w:rsidR="00AB0492" w14:paraId="4F4B8082" w14:textId="77777777">
        <w:tc>
          <w:tcPr>
            <w:tcW w:w="2895" w:type="dxa"/>
          </w:tcPr>
          <w:p w14:paraId="3750B2F4" w14:textId="77777777" w:rsidR="00AB0492" w:rsidRDefault="00B554AB">
            <w:r>
              <w:rPr>
                <w:sz w:val="18"/>
                <w:szCs w:val="18"/>
              </w:rPr>
              <w:t>observation_id</w:t>
            </w:r>
          </w:p>
        </w:tc>
        <w:tc>
          <w:tcPr>
            <w:tcW w:w="1110" w:type="dxa"/>
          </w:tcPr>
          <w:p w14:paraId="2DEE1CCC" w14:textId="77777777" w:rsidR="00AB0492" w:rsidRDefault="00AB0492"/>
        </w:tc>
        <w:tc>
          <w:tcPr>
            <w:tcW w:w="1200" w:type="dxa"/>
          </w:tcPr>
          <w:p w14:paraId="22D39601" w14:textId="77777777" w:rsidR="00AB0492" w:rsidRDefault="00AB0492"/>
        </w:tc>
        <w:tc>
          <w:tcPr>
            <w:tcW w:w="3735" w:type="dxa"/>
          </w:tcPr>
          <w:p w14:paraId="2A2E5A50" w14:textId="77777777" w:rsidR="00AB0492" w:rsidRDefault="00AB0492"/>
        </w:tc>
      </w:tr>
      <w:tr w:rsidR="00AB0492" w14:paraId="46181157" w14:textId="77777777">
        <w:tc>
          <w:tcPr>
            <w:tcW w:w="2895" w:type="dxa"/>
          </w:tcPr>
          <w:p w14:paraId="1E8DE614" w14:textId="77777777" w:rsidR="00AB0492" w:rsidRDefault="00B554AB">
            <w:r>
              <w:rPr>
                <w:sz w:val="18"/>
                <w:szCs w:val="18"/>
              </w:rPr>
              <w:t>person_id</w:t>
            </w:r>
          </w:p>
        </w:tc>
        <w:tc>
          <w:tcPr>
            <w:tcW w:w="1110" w:type="dxa"/>
          </w:tcPr>
          <w:p w14:paraId="44C0417E" w14:textId="77777777" w:rsidR="00AB0492" w:rsidRDefault="00B554AB">
            <w:r>
              <w:rPr>
                <w:sz w:val="18"/>
                <w:szCs w:val="18"/>
              </w:rPr>
              <w:t>ptid</w:t>
            </w:r>
          </w:p>
        </w:tc>
        <w:tc>
          <w:tcPr>
            <w:tcW w:w="1200" w:type="dxa"/>
          </w:tcPr>
          <w:p w14:paraId="1E9D4968" w14:textId="77777777" w:rsidR="00AB0492" w:rsidRDefault="00AB0492"/>
        </w:tc>
        <w:tc>
          <w:tcPr>
            <w:tcW w:w="3735" w:type="dxa"/>
          </w:tcPr>
          <w:p w14:paraId="1315CAF7" w14:textId="77777777" w:rsidR="00AB0492" w:rsidRDefault="00AB0492"/>
        </w:tc>
      </w:tr>
      <w:tr w:rsidR="00AB0492" w14:paraId="58FECC3E" w14:textId="77777777">
        <w:tc>
          <w:tcPr>
            <w:tcW w:w="2895" w:type="dxa"/>
          </w:tcPr>
          <w:p w14:paraId="245E0582" w14:textId="77777777" w:rsidR="00AB0492" w:rsidRDefault="00B554AB">
            <w:r>
              <w:rPr>
                <w:sz w:val="18"/>
                <w:szCs w:val="18"/>
              </w:rPr>
              <w:t>observation_concept_id</w:t>
            </w:r>
          </w:p>
        </w:tc>
        <w:tc>
          <w:tcPr>
            <w:tcW w:w="1110" w:type="dxa"/>
          </w:tcPr>
          <w:p w14:paraId="460609F8" w14:textId="77777777" w:rsidR="00AB0492" w:rsidRDefault="00B554AB">
            <w:r>
              <w:rPr>
                <w:sz w:val="18"/>
                <w:szCs w:val="18"/>
              </w:rPr>
              <w:t>obs_type</w:t>
            </w:r>
          </w:p>
        </w:tc>
        <w:tc>
          <w:tcPr>
            <w:tcW w:w="1200" w:type="dxa"/>
          </w:tcPr>
          <w:p w14:paraId="70B93C58" w14:textId="77777777" w:rsidR="00AB0492" w:rsidRDefault="00B554AB">
            <w:r>
              <w:rPr>
                <w:sz w:val="18"/>
                <w:szCs w:val="18"/>
              </w:rPr>
              <w:t>CASE WHEN ‘SMOKE’ THEN &lt;concept_id&gt;</w:t>
            </w:r>
          </w:p>
          <w:p w14:paraId="0D4CE03A" w14:textId="77777777" w:rsidR="00AB0492" w:rsidRDefault="00B554AB">
            <w:r>
              <w:rPr>
                <w:sz w:val="18"/>
                <w:szCs w:val="18"/>
              </w:rPr>
              <w:t>CASE WHEN ‘ALCOHOL’ THEN &lt;concept_id&gt;</w:t>
            </w:r>
          </w:p>
          <w:p w14:paraId="5942C60B" w14:textId="77777777" w:rsidR="00AB0492" w:rsidRDefault="00B554AB">
            <w:r>
              <w:rPr>
                <w:sz w:val="18"/>
                <w:szCs w:val="18"/>
              </w:rPr>
              <w:t>CASE WHEN ‘EXERCISE’ THEN &lt;concept_id&gt;</w:t>
            </w:r>
          </w:p>
          <w:p w14:paraId="71B47DF1" w14:textId="77777777" w:rsidR="00AB0492" w:rsidRDefault="00B554AB">
            <w:r>
              <w:rPr>
                <w:sz w:val="18"/>
                <w:szCs w:val="18"/>
              </w:rPr>
              <w:lastRenderedPageBreak/>
              <w:t>ELSE 0</w:t>
            </w:r>
          </w:p>
        </w:tc>
        <w:tc>
          <w:tcPr>
            <w:tcW w:w="3735" w:type="dxa"/>
          </w:tcPr>
          <w:p w14:paraId="3450809C" w14:textId="77777777" w:rsidR="00AB0492" w:rsidRDefault="00B554AB">
            <w:r>
              <w:rPr>
                <w:sz w:val="18"/>
                <w:szCs w:val="18"/>
              </w:rPr>
              <w:lastRenderedPageBreak/>
              <w:t xml:space="preserve">STCM Lookup </w:t>
            </w:r>
            <w:r>
              <w:rPr>
                <w:color w:val="FF9900"/>
                <w:sz w:val="18"/>
                <w:szCs w:val="18"/>
              </w:rPr>
              <w:t>JNJ_OPTUM_EHR_OBTYPE.csv</w:t>
            </w:r>
          </w:p>
          <w:p w14:paraId="0F62B678" w14:textId="77777777" w:rsidR="00AB0492" w:rsidRDefault="00B554AB">
            <w:pPr>
              <w:ind w:left="20"/>
            </w:pPr>
            <w:r>
              <w:t>Create a source to concept map (STCM) for the native observations that should map to the CDM measurement table. Then when mapping rows to the the CDM Measurement table, only push over the rows that are in the STCM via an inner join. When the target is the CDM observation table, do a left join and bring over the values that are NOT in the STCM and use 0 for the concept id.</w:t>
            </w:r>
          </w:p>
        </w:tc>
      </w:tr>
      <w:tr w:rsidR="00AB0492" w14:paraId="37B30692" w14:textId="77777777">
        <w:tc>
          <w:tcPr>
            <w:tcW w:w="2895" w:type="dxa"/>
          </w:tcPr>
          <w:p w14:paraId="41EE5EA2" w14:textId="77777777" w:rsidR="00AB0492" w:rsidRDefault="00B554AB">
            <w:r>
              <w:rPr>
                <w:sz w:val="18"/>
                <w:szCs w:val="18"/>
              </w:rPr>
              <w:t>observation_date</w:t>
            </w:r>
          </w:p>
        </w:tc>
        <w:tc>
          <w:tcPr>
            <w:tcW w:w="1110" w:type="dxa"/>
          </w:tcPr>
          <w:p w14:paraId="70B14D35" w14:textId="77777777" w:rsidR="00AB0492" w:rsidRDefault="00B554AB">
            <w:r>
              <w:rPr>
                <w:sz w:val="18"/>
                <w:szCs w:val="18"/>
              </w:rPr>
              <w:t>obs_date</w:t>
            </w:r>
          </w:p>
        </w:tc>
        <w:tc>
          <w:tcPr>
            <w:tcW w:w="1200" w:type="dxa"/>
          </w:tcPr>
          <w:p w14:paraId="5CEBDAB8" w14:textId="77777777" w:rsidR="00AB0492" w:rsidRDefault="00AB0492"/>
        </w:tc>
        <w:tc>
          <w:tcPr>
            <w:tcW w:w="3735" w:type="dxa"/>
          </w:tcPr>
          <w:p w14:paraId="5F32B768" w14:textId="77777777" w:rsidR="00AB0492" w:rsidRDefault="00AB0492"/>
        </w:tc>
      </w:tr>
      <w:tr w:rsidR="00AB0492" w14:paraId="26604A2E" w14:textId="77777777">
        <w:tc>
          <w:tcPr>
            <w:tcW w:w="2895" w:type="dxa"/>
          </w:tcPr>
          <w:p w14:paraId="6A0FD731" w14:textId="77777777" w:rsidR="00AB0492" w:rsidRDefault="00B554AB">
            <w:r>
              <w:rPr>
                <w:sz w:val="18"/>
                <w:szCs w:val="18"/>
              </w:rPr>
              <w:t>observation_time</w:t>
            </w:r>
          </w:p>
        </w:tc>
        <w:tc>
          <w:tcPr>
            <w:tcW w:w="1110" w:type="dxa"/>
          </w:tcPr>
          <w:p w14:paraId="7CBF6FED" w14:textId="77777777" w:rsidR="00AB0492" w:rsidRDefault="00B554AB">
            <w:r>
              <w:rPr>
                <w:sz w:val="18"/>
                <w:szCs w:val="18"/>
              </w:rPr>
              <w:t>obs_time</w:t>
            </w:r>
          </w:p>
        </w:tc>
        <w:tc>
          <w:tcPr>
            <w:tcW w:w="1200" w:type="dxa"/>
          </w:tcPr>
          <w:p w14:paraId="5735E456" w14:textId="77777777" w:rsidR="00AB0492" w:rsidRDefault="00AB0492"/>
        </w:tc>
        <w:tc>
          <w:tcPr>
            <w:tcW w:w="3735" w:type="dxa"/>
          </w:tcPr>
          <w:p w14:paraId="4985A037" w14:textId="77777777" w:rsidR="00AB0492" w:rsidRDefault="00AB0492"/>
        </w:tc>
      </w:tr>
      <w:tr w:rsidR="00AB0492" w14:paraId="1A07E280" w14:textId="77777777">
        <w:tc>
          <w:tcPr>
            <w:tcW w:w="2895" w:type="dxa"/>
          </w:tcPr>
          <w:p w14:paraId="570A8546" w14:textId="77777777" w:rsidR="00AB0492" w:rsidRDefault="00B554AB">
            <w:r>
              <w:rPr>
                <w:sz w:val="18"/>
                <w:szCs w:val="18"/>
              </w:rPr>
              <w:t>observation_type_concept_id</w:t>
            </w:r>
          </w:p>
        </w:tc>
        <w:tc>
          <w:tcPr>
            <w:tcW w:w="1110" w:type="dxa"/>
          </w:tcPr>
          <w:p w14:paraId="49A7C1F8" w14:textId="77777777" w:rsidR="00AB0492" w:rsidRDefault="00AB0492"/>
        </w:tc>
        <w:tc>
          <w:tcPr>
            <w:tcW w:w="1200" w:type="dxa"/>
          </w:tcPr>
          <w:p w14:paraId="43C92461" w14:textId="77777777" w:rsidR="00AB0492" w:rsidRDefault="00AB0492"/>
        </w:tc>
        <w:tc>
          <w:tcPr>
            <w:tcW w:w="3735" w:type="dxa"/>
          </w:tcPr>
          <w:p w14:paraId="16857C8D" w14:textId="77777777" w:rsidR="00AB0492" w:rsidRDefault="00B554AB">
            <w:r>
              <w:rPr>
                <w:sz w:val="18"/>
                <w:szCs w:val="18"/>
              </w:rPr>
              <w:t>38000280</w:t>
            </w:r>
          </w:p>
        </w:tc>
      </w:tr>
      <w:tr w:rsidR="00AB0492" w14:paraId="35EAB47A" w14:textId="77777777">
        <w:tc>
          <w:tcPr>
            <w:tcW w:w="2895" w:type="dxa"/>
          </w:tcPr>
          <w:p w14:paraId="3B890199" w14:textId="77777777" w:rsidR="00AB0492" w:rsidRDefault="00B554AB">
            <w:r>
              <w:rPr>
                <w:sz w:val="18"/>
                <w:szCs w:val="18"/>
              </w:rPr>
              <w:t>value_as_number</w:t>
            </w:r>
          </w:p>
        </w:tc>
        <w:tc>
          <w:tcPr>
            <w:tcW w:w="1110" w:type="dxa"/>
          </w:tcPr>
          <w:p w14:paraId="120F0DCC" w14:textId="77777777" w:rsidR="00AB0492" w:rsidRDefault="00B554AB">
            <w:r>
              <w:rPr>
                <w:sz w:val="18"/>
                <w:szCs w:val="18"/>
              </w:rPr>
              <w:t>obs_result</w:t>
            </w:r>
          </w:p>
        </w:tc>
        <w:tc>
          <w:tcPr>
            <w:tcW w:w="1200" w:type="dxa"/>
          </w:tcPr>
          <w:p w14:paraId="6690FBF6" w14:textId="77777777" w:rsidR="00AB0492" w:rsidRDefault="00AB0492"/>
        </w:tc>
        <w:tc>
          <w:tcPr>
            <w:tcW w:w="3735" w:type="dxa"/>
          </w:tcPr>
          <w:p w14:paraId="631EF6B0" w14:textId="77777777" w:rsidR="00AB0492" w:rsidRDefault="00B554AB">
            <w:r>
              <w:rPr>
                <w:sz w:val="18"/>
                <w:szCs w:val="18"/>
              </w:rPr>
              <w:t>When obs_result can be treated as a decimal, place the value in this field</w:t>
            </w:r>
          </w:p>
        </w:tc>
      </w:tr>
      <w:tr w:rsidR="00AB0492" w14:paraId="10439547" w14:textId="77777777">
        <w:tc>
          <w:tcPr>
            <w:tcW w:w="2895" w:type="dxa"/>
          </w:tcPr>
          <w:p w14:paraId="081A6D70" w14:textId="77777777" w:rsidR="00AB0492" w:rsidRDefault="00B554AB">
            <w:r>
              <w:rPr>
                <w:sz w:val="18"/>
                <w:szCs w:val="18"/>
              </w:rPr>
              <w:t>value_as_string</w:t>
            </w:r>
          </w:p>
        </w:tc>
        <w:tc>
          <w:tcPr>
            <w:tcW w:w="1110" w:type="dxa"/>
          </w:tcPr>
          <w:p w14:paraId="78E50F3E" w14:textId="77777777" w:rsidR="00AB0492" w:rsidRDefault="00B554AB">
            <w:r>
              <w:rPr>
                <w:sz w:val="18"/>
                <w:szCs w:val="18"/>
              </w:rPr>
              <w:t>obs_result</w:t>
            </w:r>
          </w:p>
        </w:tc>
        <w:tc>
          <w:tcPr>
            <w:tcW w:w="1200" w:type="dxa"/>
          </w:tcPr>
          <w:p w14:paraId="0686A826" w14:textId="77777777" w:rsidR="00AB0492" w:rsidRDefault="00AB0492"/>
        </w:tc>
        <w:tc>
          <w:tcPr>
            <w:tcW w:w="3735" w:type="dxa"/>
          </w:tcPr>
          <w:p w14:paraId="76ED7F8F" w14:textId="77777777" w:rsidR="00AB0492" w:rsidRDefault="00B554AB">
            <w:r>
              <w:rPr>
                <w:sz w:val="18"/>
                <w:szCs w:val="18"/>
              </w:rPr>
              <w:t>When the obs_result cannot be treated as a decimal, please the value in this field.</w:t>
            </w:r>
          </w:p>
        </w:tc>
      </w:tr>
      <w:tr w:rsidR="00AB0492" w14:paraId="353E08B4" w14:textId="77777777">
        <w:tc>
          <w:tcPr>
            <w:tcW w:w="2895" w:type="dxa"/>
          </w:tcPr>
          <w:p w14:paraId="0BC26FE1" w14:textId="77777777" w:rsidR="00AB0492" w:rsidRDefault="00B554AB">
            <w:r>
              <w:rPr>
                <w:sz w:val="18"/>
                <w:szCs w:val="18"/>
              </w:rPr>
              <w:t>value_as_concept_id</w:t>
            </w:r>
          </w:p>
        </w:tc>
        <w:tc>
          <w:tcPr>
            <w:tcW w:w="1110" w:type="dxa"/>
          </w:tcPr>
          <w:p w14:paraId="3D4ACF39" w14:textId="77777777" w:rsidR="00AB0492" w:rsidRDefault="00AB0492"/>
        </w:tc>
        <w:tc>
          <w:tcPr>
            <w:tcW w:w="1200" w:type="dxa"/>
          </w:tcPr>
          <w:p w14:paraId="79FC984B" w14:textId="77777777" w:rsidR="00AB0492" w:rsidRDefault="00AB0492"/>
        </w:tc>
        <w:tc>
          <w:tcPr>
            <w:tcW w:w="3735" w:type="dxa"/>
          </w:tcPr>
          <w:p w14:paraId="6A6B663C" w14:textId="77777777" w:rsidR="00AB0492" w:rsidRDefault="00AB0492"/>
        </w:tc>
      </w:tr>
      <w:tr w:rsidR="00AB0492" w14:paraId="6F09911E" w14:textId="77777777">
        <w:tc>
          <w:tcPr>
            <w:tcW w:w="2895" w:type="dxa"/>
          </w:tcPr>
          <w:p w14:paraId="27E0B35D" w14:textId="77777777" w:rsidR="00AB0492" w:rsidRDefault="00B554AB">
            <w:r>
              <w:rPr>
                <w:sz w:val="18"/>
                <w:szCs w:val="18"/>
              </w:rPr>
              <w:t>qualifier_concept_id</w:t>
            </w:r>
          </w:p>
        </w:tc>
        <w:tc>
          <w:tcPr>
            <w:tcW w:w="1110" w:type="dxa"/>
          </w:tcPr>
          <w:p w14:paraId="724DC5AF" w14:textId="77777777" w:rsidR="00AB0492" w:rsidRDefault="00AB0492"/>
        </w:tc>
        <w:tc>
          <w:tcPr>
            <w:tcW w:w="1200" w:type="dxa"/>
          </w:tcPr>
          <w:p w14:paraId="2CA5AEAE" w14:textId="77777777" w:rsidR="00AB0492" w:rsidRDefault="00AB0492"/>
        </w:tc>
        <w:tc>
          <w:tcPr>
            <w:tcW w:w="3735" w:type="dxa"/>
          </w:tcPr>
          <w:p w14:paraId="6B2B1676" w14:textId="77777777" w:rsidR="00AB0492" w:rsidRDefault="00AB0492"/>
        </w:tc>
      </w:tr>
      <w:tr w:rsidR="00AB0492" w14:paraId="0C3AA940" w14:textId="77777777">
        <w:tc>
          <w:tcPr>
            <w:tcW w:w="2895" w:type="dxa"/>
          </w:tcPr>
          <w:p w14:paraId="5D112D99" w14:textId="77777777" w:rsidR="00AB0492" w:rsidRDefault="00B554AB">
            <w:r>
              <w:rPr>
                <w:sz w:val="18"/>
                <w:szCs w:val="18"/>
              </w:rPr>
              <w:t>unit_concept_id</w:t>
            </w:r>
          </w:p>
        </w:tc>
        <w:tc>
          <w:tcPr>
            <w:tcW w:w="1110" w:type="dxa"/>
          </w:tcPr>
          <w:p w14:paraId="770F309A" w14:textId="77777777" w:rsidR="00AB0492" w:rsidRDefault="00B554AB">
            <w:r>
              <w:rPr>
                <w:sz w:val="18"/>
                <w:szCs w:val="18"/>
              </w:rPr>
              <w:t>obs_unit</w:t>
            </w:r>
          </w:p>
        </w:tc>
        <w:tc>
          <w:tcPr>
            <w:tcW w:w="1200" w:type="dxa"/>
          </w:tcPr>
          <w:p w14:paraId="1CC884F9" w14:textId="77777777" w:rsidR="00AB0492" w:rsidRDefault="00AB0492"/>
        </w:tc>
        <w:tc>
          <w:tcPr>
            <w:tcW w:w="3735" w:type="dxa"/>
          </w:tcPr>
          <w:p w14:paraId="53A21634" w14:textId="77777777" w:rsidR="00AB0492" w:rsidRDefault="00B554AB">
            <w:r>
              <w:rPr>
                <w:sz w:val="18"/>
                <w:szCs w:val="18"/>
              </w:rPr>
              <w:t>Map to UCUM vocabulary using a CASE-SENSITIVE matching</w:t>
            </w:r>
          </w:p>
        </w:tc>
      </w:tr>
      <w:tr w:rsidR="00AB0492" w14:paraId="7000ACFC" w14:textId="77777777">
        <w:tc>
          <w:tcPr>
            <w:tcW w:w="2895" w:type="dxa"/>
          </w:tcPr>
          <w:p w14:paraId="417BC65B" w14:textId="77777777" w:rsidR="00AB0492" w:rsidRDefault="00B554AB">
            <w:r>
              <w:rPr>
                <w:sz w:val="18"/>
                <w:szCs w:val="18"/>
              </w:rPr>
              <w:t>provider_id</w:t>
            </w:r>
          </w:p>
        </w:tc>
        <w:tc>
          <w:tcPr>
            <w:tcW w:w="1110" w:type="dxa"/>
          </w:tcPr>
          <w:p w14:paraId="44755D30" w14:textId="77777777" w:rsidR="00AB0492" w:rsidRDefault="00B554AB">
            <w:r>
              <w:rPr>
                <w:sz w:val="18"/>
                <w:szCs w:val="18"/>
              </w:rPr>
              <w:t>encid</w:t>
            </w:r>
          </w:p>
        </w:tc>
        <w:tc>
          <w:tcPr>
            <w:tcW w:w="1200" w:type="dxa"/>
          </w:tcPr>
          <w:p w14:paraId="6584C2E4" w14:textId="77777777" w:rsidR="00AB0492" w:rsidRDefault="00AB0492"/>
        </w:tc>
        <w:tc>
          <w:tcPr>
            <w:tcW w:w="3735" w:type="dxa"/>
          </w:tcPr>
          <w:p w14:paraId="31359778" w14:textId="77777777" w:rsidR="00AB0492" w:rsidRDefault="00CF7122">
            <w:r>
              <w:rPr>
                <w:sz w:val="18"/>
                <w:szCs w:val="18"/>
              </w:rPr>
              <w:t>To avoid duplication, apply the same logic described when transforming the encounter table to visit_occurrence above.</w:t>
            </w:r>
          </w:p>
        </w:tc>
      </w:tr>
      <w:tr w:rsidR="00AB0492" w14:paraId="27A2CA12" w14:textId="77777777">
        <w:tc>
          <w:tcPr>
            <w:tcW w:w="2895" w:type="dxa"/>
          </w:tcPr>
          <w:p w14:paraId="64F929F1" w14:textId="77777777" w:rsidR="00AB0492" w:rsidRDefault="00B554AB">
            <w:r>
              <w:rPr>
                <w:sz w:val="18"/>
                <w:szCs w:val="18"/>
              </w:rPr>
              <w:t>visit_occurrence_id</w:t>
            </w:r>
          </w:p>
        </w:tc>
        <w:tc>
          <w:tcPr>
            <w:tcW w:w="1110" w:type="dxa"/>
          </w:tcPr>
          <w:p w14:paraId="45CB000E" w14:textId="77777777" w:rsidR="00AB0492" w:rsidRDefault="00B554AB">
            <w:r>
              <w:rPr>
                <w:sz w:val="18"/>
                <w:szCs w:val="18"/>
              </w:rPr>
              <w:t>encid</w:t>
            </w:r>
          </w:p>
        </w:tc>
        <w:tc>
          <w:tcPr>
            <w:tcW w:w="1200" w:type="dxa"/>
          </w:tcPr>
          <w:p w14:paraId="17CDFC72" w14:textId="77777777" w:rsidR="00AB0492" w:rsidRDefault="00AB0492"/>
        </w:tc>
        <w:tc>
          <w:tcPr>
            <w:tcW w:w="3735" w:type="dxa"/>
          </w:tcPr>
          <w:p w14:paraId="545A4F58" w14:textId="77777777" w:rsidR="00AB0492" w:rsidRDefault="00AB0492"/>
        </w:tc>
      </w:tr>
      <w:tr w:rsidR="00E82101" w14:paraId="172D1ED1" w14:textId="77777777">
        <w:trPr>
          <w:ins w:id="526" w:author="Sena, Anthony [JRDUS]" w:date="2018-08-06T16:57:00Z"/>
        </w:trPr>
        <w:tc>
          <w:tcPr>
            <w:tcW w:w="2895" w:type="dxa"/>
          </w:tcPr>
          <w:p w14:paraId="012EFA29" w14:textId="685B50D2" w:rsidR="00E82101" w:rsidRDefault="00E82101" w:rsidP="00E82101">
            <w:pPr>
              <w:rPr>
                <w:ins w:id="527" w:author="Sena, Anthony [JRDUS]" w:date="2018-08-06T16:57:00Z"/>
                <w:sz w:val="18"/>
                <w:szCs w:val="18"/>
              </w:rPr>
            </w:pPr>
            <w:ins w:id="528" w:author="Sena, Anthony [JRDUS]" w:date="2018-08-06T16:57:00Z">
              <w:r>
                <w:rPr>
                  <w:sz w:val="18"/>
                  <w:szCs w:val="18"/>
                </w:rPr>
                <w:t>visit_detail_id</w:t>
              </w:r>
            </w:ins>
          </w:p>
        </w:tc>
        <w:tc>
          <w:tcPr>
            <w:tcW w:w="1110" w:type="dxa"/>
          </w:tcPr>
          <w:p w14:paraId="023F9971" w14:textId="123869D9" w:rsidR="00E82101" w:rsidRDefault="00E82101" w:rsidP="00E82101">
            <w:pPr>
              <w:rPr>
                <w:ins w:id="529" w:author="Sena, Anthony [JRDUS]" w:date="2018-08-06T16:57:00Z"/>
                <w:sz w:val="18"/>
                <w:szCs w:val="18"/>
              </w:rPr>
            </w:pPr>
            <w:ins w:id="530" w:author="Sena, Anthony [JRDUS]" w:date="2018-08-06T16:57:00Z">
              <w:r>
                <w:rPr>
                  <w:sz w:val="18"/>
                  <w:szCs w:val="18"/>
                </w:rPr>
                <w:t>encid</w:t>
              </w:r>
            </w:ins>
          </w:p>
        </w:tc>
        <w:tc>
          <w:tcPr>
            <w:tcW w:w="1200" w:type="dxa"/>
          </w:tcPr>
          <w:p w14:paraId="5CEE2D69" w14:textId="19417058" w:rsidR="00E82101" w:rsidRDefault="00E82101" w:rsidP="00E82101">
            <w:pPr>
              <w:rPr>
                <w:ins w:id="531" w:author="Sena, Anthony [JRDUS]" w:date="2018-08-06T16:57:00Z"/>
              </w:rPr>
            </w:pPr>
            <w:ins w:id="532" w:author="Sena, Anthony [JRDUS]" w:date="2018-08-06T16:57:00Z">
              <w:r>
                <w:rPr>
                  <w:sz w:val="18"/>
                  <w:szCs w:val="18"/>
                </w:rPr>
                <w:t>If encid is found in the VISIT_DETAIL table, include the visit_detail_id in this field otherwise leave as NULL</w:t>
              </w:r>
            </w:ins>
          </w:p>
        </w:tc>
        <w:tc>
          <w:tcPr>
            <w:tcW w:w="3735" w:type="dxa"/>
          </w:tcPr>
          <w:p w14:paraId="385104AC" w14:textId="77777777" w:rsidR="00E82101" w:rsidRDefault="00E82101" w:rsidP="00E82101">
            <w:pPr>
              <w:rPr>
                <w:ins w:id="533" w:author="Sena, Anthony [JRDUS]" w:date="2018-08-06T16:57:00Z"/>
              </w:rPr>
            </w:pPr>
          </w:p>
        </w:tc>
      </w:tr>
      <w:tr w:rsidR="00E82101" w14:paraId="04130716" w14:textId="77777777">
        <w:tc>
          <w:tcPr>
            <w:tcW w:w="2895" w:type="dxa"/>
          </w:tcPr>
          <w:p w14:paraId="2B2EEBFB" w14:textId="77777777" w:rsidR="00E82101" w:rsidRDefault="00E82101" w:rsidP="00E82101">
            <w:r>
              <w:rPr>
                <w:sz w:val="18"/>
                <w:szCs w:val="18"/>
              </w:rPr>
              <w:t>observation_source_value</w:t>
            </w:r>
          </w:p>
        </w:tc>
        <w:tc>
          <w:tcPr>
            <w:tcW w:w="1110" w:type="dxa"/>
          </w:tcPr>
          <w:p w14:paraId="421FD50C" w14:textId="77777777" w:rsidR="00E82101" w:rsidRDefault="00E82101" w:rsidP="00E82101"/>
        </w:tc>
        <w:tc>
          <w:tcPr>
            <w:tcW w:w="1200" w:type="dxa"/>
          </w:tcPr>
          <w:p w14:paraId="5A3D1788" w14:textId="77777777" w:rsidR="00E82101" w:rsidRDefault="00E82101" w:rsidP="00E82101"/>
        </w:tc>
        <w:tc>
          <w:tcPr>
            <w:tcW w:w="3735" w:type="dxa"/>
          </w:tcPr>
          <w:p w14:paraId="74BCA501" w14:textId="77777777" w:rsidR="00E82101" w:rsidRDefault="00E82101" w:rsidP="00E82101"/>
        </w:tc>
      </w:tr>
      <w:tr w:rsidR="00E82101" w14:paraId="4CA49A32" w14:textId="77777777">
        <w:tc>
          <w:tcPr>
            <w:tcW w:w="2895" w:type="dxa"/>
          </w:tcPr>
          <w:p w14:paraId="690383DF" w14:textId="77777777" w:rsidR="00E82101" w:rsidRDefault="00E82101" w:rsidP="00E82101">
            <w:r>
              <w:rPr>
                <w:sz w:val="18"/>
                <w:szCs w:val="18"/>
              </w:rPr>
              <w:t>observation_source_concept_id</w:t>
            </w:r>
          </w:p>
        </w:tc>
        <w:tc>
          <w:tcPr>
            <w:tcW w:w="1110" w:type="dxa"/>
          </w:tcPr>
          <w:p w14:paraId="46E6FAA5" w14:textId="77777777" w:rsidR="00E82101" w:rsidRDefault="00E82101" w:rsidP="00E82101"/>
        </w:tc>
        <w:tc>
          <w:tcPr>
            <w:tcW w:w="1200" w:type="dxa"/>
          </w:tcPr>
          <w:p w14:paraId="262A76B7" w14:textId="77777777" w:rsidR="00E82101" w:rsidRDefault="00E82101" w:rsidP="00E82101"/>
        </w:tc>
        <w:tc>
          <w:tcPr>
            <w:tcW w:w="3735" w:type="dxa"/>
          </w:tcPr>
          <w:p w14:paraId="46191E1A" w14:textId="77777777" w:rsidR="00E82101" w:rsidRDefault="00E82101" w:rsidP="00E82101"/>
        </w:tc>
      </w:tr>
      <w:tr w:rsidR="00E82101" w14:paraId="40A9E76F" w14:textId="77777777">
        <w:tc>
          <w:tcPr>
            <w:tcW w:w="2895" w:type="dxa"/>
          </w:tcPr>
          <w:p w14:paraId="61BC4654" w14:textId="77777777" w:rsidR="00E82101" w:rsidRDefault="00E82101" w:rsidP="00E82101">
            <w:r>
              <w:rPr>
                <w:sz w:val="18"/>
                <w:szCs w:val="18"/>
              </w:rPr>
              <w:t>unit_source_value</w:t>
            </w:r>
          </w:p>
        </w:tc>
        <w:tc>
          <w:tcPr>
            <w:tcW w:w="1110" w:type="dxa"/>
          </w:tcPr>
          <w:p w14:paraId="0EE30060" w14:textId="77777777" w:rsidR="00E82101" w:rsidRDefault="00E82101" w:rsidP="00E82101">
            <w:r>
              <w:rPr>
                <w:sz w:val="18"/>
                <w:szCs w:val="18"/>
              </w:rPr>
              <w:t>obs_unit</w:t>
            </w:r>
          </w:p>
        </w:tc>
        <w:tc>
          <w:tcPr>
            <w:tcW w:w="1200" w:type="dxa"/>
          </w:tcPr>
          <w:p w14:paraId="35922004" w14:textId="77777777" w:rsidR="00E82101" w:rsidRDefault="00E82101" w:rsidP="00E82101"/>
        </w:tc>
        <w:tc>
          <w:tcPr>
            <w:tcW w:w="3735" w:type="dxa"/>
          </w:tcPr>
          <w:p w14:paraId="41E31BAF" w14:textId="77777777" w:rsidR="00E82101" w:rsidRDefault="00E82101" w:rsidP="00E82101"/>
        </w:tc>
      </w:tr>
      <w:tr w:rsidR="00E82101" w14:paraId="3DB7EBDF" w14:textId="77777777">
        <w:tc>
          <w:tcPr>
            <w:tcW w:w="2895" w:type="dxa"/>
          </w:tcPr>
          <w:p w14:paraId="51206584" w14:textId="77777777" w:rsidR="00E82101" w:rsidRDefault="00E82101" w:rsidP="00E82101">
            <w:r>
              <w:rPr>
                <w:sz w:val="18"/>
                <w:szCs w:val="18"/>
              </w:rPr>
              <w:t>qualifier_source_value</w:t>
            </w:r>
          </w:p>
        </w:tc>
        <w:tc>
          <w:tcPr>
            <w:tcW w:w="1110" w:type="dxa"/>
          </w:tcPr>
          <w:p w14:paraId="62E34AC6" w14:textId="77777777" w:rsidR="00E82101" w:rsidRDefault="00E82101" w:rsidP="00E82101"/>
        </w:tc>
        <w:tc>
          <w:tcPr>
            <w:tcW w:w="1200" w:type="dxa"/>
          </w:tcPr>
          <w:p w14:paraId="44B87541" w14:textId="77777777" w:rsidR="00E82101" w:rsidRDefault="00E82101" w:rsidP="00E82101"/>
        </w:tc>
        <w:tc>
          <w:tcPr>
            <w:tcW w:w="3735" w:type="dxa"/>
          </w:tcPr>
          <w:p w14:paraId="73772AF5" w14:textId="77777777" w:rsidR="00E82101" w:rsidRDefault="00E82101" w:rsidP="00E82101"/>
        </w:tc>
      </w:tr>
    </w:tbl>
    <w:p w14:paraId="7E5E3268" w14:textId="77777777" w:rsidR="00AB0492" w:rsidRDefault="00B554AB">
      <w:pPr>
        <w:pStyle w:val="Heading3"/>
      </w:pPr>
      <w:bookmarkStart w:id="534" w:name="_d5vcnm1scplk" w:colFirst="0" w:colLast="0"/>
      <w:bookmarkStart w:id="535" w:name="_6kq9mbo0idna" w:colFirst="0" w:colLast="0"/>
      <w:bookmarkStart w:id="536" w:name="_ccrmc3hnbz24" w:colFirst="0" w:colLast="0"/>
      <w:bookmarkEnd w:id="534"/>
      <w:bookmarkEnd w:id="535"/>
      <w:bookmarkEnd w:id="536"/>
      <w:r>
        <w:lastRenderedPageBreak/>
        <w:t>Reading from diagnosis</w:t>
      </w:r>
    </w:p>
    <w:p w14:paraId="7EC0CB85" w14:textId="77777777" w:rsidR="00AB0492" w:rsidRDefault="00B554AB">
      <w:r>
        <w:rPr>
          <w:noProof/>
        </w:rPr>
        <w:drawing>
          <wp:inline distT="114300" distB="114300" distL="114300" distR="114300" wp14:anchorId="1941C1C8" wp14:editId="0AB3CD1B">
            <wp:extent cx="5715000" cy="402907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715000" cy="4029075"/>
                    </a:xfrm>
                    <a:prstGeom prst="rect">
                      <a:avLst/>
                    </a:prstGeom>
                    <a:ln/>
                  </pic:spPr>
                </pic:pic>
              </a:graphicData>
            </a:graphic>
          </wp:inline>
        </w:drawing>
      </w:r>
    </w:p>
    <w:p w14:paraId="454CA461" w14:textId="77777777" w:rsidR="00AB0492" w:rsidRDefault="00AB0492"/>
    <w:p w14:paraId="284AE8D8" w14:textId="77777777" w:rsidR="00AB0492" w:rsidRDefault="00AB0492"/>
    <w:tbl>
      <w:tblPr>
        <w:tblStyle w:val="afd"/>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830"/>
        <w:gridCol w:w="600"/>
        <w:gridCol w:w="3360"/>
      </w:tblGrid>
      <w:tr w:rsidR="00AB0492" w14:paraId="7FE7BA4B" w14:textId="77777777">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CD36482" w14:textId="77777777"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4C3B85A" w14:textId="77777777"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3842877" w14:textId="77777777" w:rsidR="00AB0492" w:rsidRDefault="00B554AB">
            <w:pPr>
              <w:ind w:left="20"/>
            </w:pPr>
            <w:r>
              <w:rPr>
                <w:shd w:val="clear" w:color="auto" w:fill="AAAAFF"/>
              </w:rPr>
              <w:t>Logic</w:t>
            </w:r>
          </w:p>
        </w:tc>
        <w:tc>
          <w:tcPr>
            <w:tcW w:w="336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01139EC" w14:textId="77777777" w:rsidR="00AB0492" w:rsidRDefault="00B554AB">
            <w:pPr>
              <w:ind w:left="20"/>
            </w:pPr>
            <w:r>
              <w:rPr>
                <w:shd w:val="clear" w:color="auto" w:fill="AAAAFF"/>
              </w:rPr>
              <w:t>Comment</w:t>
            </w:r>
          </w:p>
        </w:tc>
      </w:tr>
      <w:tr w:rsidR="00AB0492" w14:paraId="654148F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7E2CBD9" w14:textId="77777777" w:rsidR="00AB0492" w:rsidRDefault="00B554AB">
            <w:pPr>
              <w:ind w:left="20"/>
            </w:pPr>
            <w:r>
              <w:t>observation_id</w:t>
            </w:r>
          </w:p>
        </w:tc>
        <w:tc>
          <w:tcPr>
            <w:tcW w:w="1830" w:type="dxa"/>
            <w:tcBorders>
              <w:bottom w:val="single" w:sz="8" w:space="0" w:color="000000"/>
              <w:right w:val="single" w:sz="8" w:space="0" w:color="000000"/>
            </w:tcBorders>
            <w:tcMar>
              <w:top w:w="100" w:type="dxa"/>
              <w:left w:w="20" w:type="dxa"/>
              <w:bottom w:w="100" w:type="dxa"/>
              <w:right w:w="20" w:type="dxa"/>
            </w:tcMar>
          </w:tcPr>
          <w:p w14:paraId="52B346BB"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42AD5A5C"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0F7060E1" w14:textId="77777777" w:rsidR="00AB0492" w:rsidRDefault="00B554AB">
            <w:pPr>
              <w:ind w:left="20"/>
            </w:pPr>
            <w:r>
              <w:t xml:space="preserve"> </w:t>
            </w:r>
          </w:p>
        </w:tc>
      </w:tr>
      <w:tr w:rsidR="00AB0492" w14:paraId="287123BC"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4991289" w14:textId="77777777"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14:paraId="4F68CD56" w14:textId="77777777"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14:paraId="029A4598"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736C9A87" w14:textId="77777777" w:rsidR="00AB0492" w:rsidRDefault="00B554AB">
            <w:pPr>
              <w:ind w:left="20"/>
            </w:pPr>
            <w:r>
              <w:t xml:space="preserve"> </w:t>
            </w:r>
          </w:p>
        </w:tc>
      </w:tr>
      <w:tr w:rsidR="00AB0492" w14:paraId="436238D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774A310" w14:textId="77777777" w:rsidR="00AB0492" w:rsidRDefault="00B554AB">
            <w:pPr>
              <w:ind w:left="20"/>
            </w:pPr>
            <w:r>
              <w:t>observation_concept_id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70A06664" w14:textId="77777777" w:rsidR="00AB0492" w:rsidRDefault="00B554AB">
            <w:pPr>
              <w:ind w:left="20"/>
            </w:pPr>
            <w:r>
              <w:t>diagnosis_cd</w:t>
            </w:r>
          </w:p>
          <w:p w14:paraId="5484F267" w14:textId="77777777" w:rsidR="00AB0492" w:rsidRDefault="00B554AB">
            <w:pPr>
              <w:ind w:left="20"/>
            </w:pPr>
            <w:r>
              <w:t>diagnosis_cd_type</w:t>
            </w:r>
          </w:p>
        </w:tc>
        <w:tc>
          <w:tcPr>
            <w:tcW w:w="600" w:type="dxa"/>
            <w:tcBorders>
              <w:bottom w:val="single" w:sz="8" w:space="0" w:color="000000"/>
              <w:right w:val="single" w:sz="8" w:space="0" w:color="000000"/>
            </w:tcBorders>
            <w:tcMar>
              <w:top w:w="100" w:type="dxa"/>
              <w:left w:w="20" w:type="dxa"/>
              <w:bottom w:w="100" w:type="dxa"/>
              <w:right w:w="20" w:type="dxa"/>
            </w:tcMar>
          </w:tcPr>
          <w:p w14:paraId="0B543ECD"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39F9E8BC" w14:textId="77777777" w:rsidR="00AB0492" w:rsidRDefault="00B554AB">
            <w:pPr>
              <w:ind w:left="20"/>
            </w:pPr>
            <w:r>
              <w:t xml:space="preserve"> </w:t>
            </w:r>
          </w:p>
        </w:tc>
      </w:tr>
      <w:tr w:rsidR="00AB0492" w14:paraId="1E17C5F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A2C0B1E" w14:textId="77777777" w:rsidR="00AB0492" w:rsidRDefault="00B554AB">
            <w:pPr>
              <w:ind w:left="20"/>
            </w:pPr>
            <w:r>
              <w:t>observation_date</w:t>
            </w:r>
          </w:p>
        </w:tc>
        <w:tc>
          <w:tcPr>
            <w:tcW w:w="1830" w:type="dxa"/>
            <w:tcBorders>
              <w:bottom w:val="single" w:sz="8" w:space="0" w:color="000000"/>
              <w:right w:val="single" w:sz="8" w:space="0" w:color="000000"/>
            </w:tcBorders>
            <w:tcMar>
              <w:top w:w="100" w:type="dxa"/>
              <w:left w:w="20" w:type="dxa"/>
              <w:bottom w:w="100" w:type="dxa"/>
              <w:right w:w="20" w:type="dxa"/>
            </w:tcMar>
          </w:tcPr>
          <w:p w14:paraId="76B34467" w14:textId="77777777" w:rsidR="00AB0492" w:rsidRDefault="00B554AB">
            <w:pPr>
              <w:ind w:left="20"/>
            </w:pPr>
            <w:r>
              <w:t>diag_date</w:t>
            </w:r>
          </w:p>
        </w:tc>
        <w:tc>
          <w:tcPr>
            <w:tcW w:w="600" w:type="dxa"/>
            <w:tcBorders>
              <w:bottom w:val="single" w:sz="8" w:space="0" w:color="000000"/>
              <w:right w:val="single" w:sz="8" w:space="0" w:color="000000"/>
            </w:tcBorders>
            <w:tcMar>
              <w:top w:w="100" w:type="dxa"/>
              <w:left w:w="20" w:type="dxa"/>
              <w:bottom w:w="100" w:type="dxa"/>
              <w:right w:w="20" w:type="dxa"/>
            </w:tcMar>
          </w:tcPr>
          <w:p w14:paraId="565420B2"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74774179" w14:textId="77777777" w:rsidR="00AB0492" w:rsidRDefault="00B554AB">
            <w:pPr>
              <w:ind w:left="20"/>
            </w:pPr>
            <w:r>
              <w:t xml:space="preserve"> </w:t>
            </w:r>
          </w:p>
        </w:tc>
      </w:tr>
      <w:tr w:rsidR="00AB0492" w14:paraId="4A33812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12EDF3" w14:textId="77777777" w:rsidR="00AB0492" w:rsidRDefault="00B554AB">
            <w:pPr>
              <w:ind w:left="20"/>
            </w:pPr>
            <w:r>
              <w:t>observation_time</w:t>
            </w:r>
          </w:p>
        </w:tc>
        <w:tc>
          <w:tcPr>
            <w:tcW w:w="1830" w:type="dxa"/>
            <w:tcBorders>
              <w:bottom w:val="single" w:sz="8" w:space="0" w:color="000000"/>
              <w:right w:val="single" w:sz="8" w:space="0" w:color="000000"/>
            </w:tcBorders>
            <w:tcMar>
              <w:top w:w="100" w:type="dxa"/>
              <w:left w:w="20" w:type="dxa"/>
              <w:bottom w:w="100" w:type="dxa"/>
              <w:right w:w="20" w:type="dxa"/>
            </w:tcMar>
          </w:tcPr>
          <w:p w14:paraId="1E3F4CDC" w14:textId="77777777" w:rsidR="00AB0492" w:rsidRDefault="00B554AB">
            <w:pPr>
              <w:ind w:left="20"/>
            </w:pPr>
            <w:r>
              <w:t>diag_time</w:t>
            </w:r>
          </w:p>
        </w:tc>
        <w:tc>
          <w:tcPr>
            <w:tcW w:w="600" w:type="dxa"/>
            <w:tcBorders>
              <w:bottom w:val="single" w:sz="8" w:space="0" w:color="000000"/>
              <w:right w:val="single" w:sz="8" w:space="0" w:color="000000"/>
            </w:tcBorders>
            <w:tcMar>
              <w:top w:w="100" w:type="dxa"/>
              <w:left w:w="20" w:type="dxa"/>
              <w:bottom w:w="100" w:type="dxa"/>
              <w:right w:w="20" w:type="dxa"/>
            </w:tcMar>
          </w:tcPr>
          <w:p w14:paraId="7D7455A1"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73060D27" w14:textId="77777777" w:rsidR="00AB0492" w:rsidRDefault="00B554AB">
            <w:pPr>
              <w:ind w:left="20"/>
            </w:pPr>
            <w:r>
              <w:t xml:space="preserve"> </w:t>
            </w:r>
          </w:p>
        </w:tc>
      </w:tr>
      <w:tr w:rsidR="00AB0492" w14:paraId="6881D5D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4EFD732" w14:textId="77777777" w:rsidR="00AB0492" w:rsidRDefault="00B554AB">
            <w:pPr>
              <w:ind w:left="20"/>
            </w:pPr>
            <w:r>
              <w:lastRenderedPageBreak/>
              <w:t>observation_type_concept_id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701F5AF3" w14:textId="77777777" w:rsidR="00AB0492" w:rsidRDefault="00B554AB">
            <w:pPr>
              <w:ind w:left="20"/>
            </w:pPr>
            <w:r>
              <w:t>primary_diagnosis</w:t>
            </w:r>
          </w:p>
        </w:tc>
        <w:tc>
          <w:tcPr>
            <w:tcW w:w="600" w:type="dxa"/>
            <w:tcBorders>
              <w:bottom w:val="single" w:sz="8" w:space="0" w:color="000000"/>
              <w:right w:val="single" w:sz="8" w:space="0" w:color="000000"/>
            </w:tcBorders>
            <w:tcMar>
              <w:top w:w="100" w:type="dxa"/>
              <w:left w:w="20" w:type="dxa"/>
              <w:bottom w:w="100" w:type="dxa"/>
              <w:right w:w="20" w:type="dxa"/>
            </w:tcMar>
          </w:tcPr>
          <w:p w14:paraId="7DF1088C"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22E1CED5" w14:textId="77777777" w:rsidR="00AB0492" w:rsidRDefault="00B554AB">
            <w:pPr>
              <w:ind w:left="20"/>
            </w:pPr>
            <w:r>
              <w:t>If primary_diagnosis = ‘1’ then 44786627</w:t>
            </w:r>
          </w:p>
          <w:p w14:paraId="4BC8917A" w14:textId="77777777" w:rsidR="00AB0492" w:rsidRDefault="00B554AB">
            <w:pPr>
              <w:ind w:left="20"/>
            </w:pPr>
            <w:proofErr w:type="gramStart"/>
            <w:r>
              <w:t>Else  44786629</w:t>
            </w:r>
            <w:proofErr w:type="gramEnd"/>
          </w:p>
        </w:tc>
      </w:tr>
      <w:tr w:rsidR="00AB0492" w14:paraId="5418FC8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7F4FE0E" w14:textId="77777777" w:rsidR="00AB0492" w:rsidRDefault="00B554AB">
            <w:pPr>
              <w:ind w:left="20"/>
            </w:pPr>
            <w:r>
              <w:t>value_as_number</w:t>
            </w:r>
          </w:p>
        </w:tc>
        <w:tc>
          <w:tcPr>
            <w:tcW w:w="1830" w:type="dxa"/>
            <w:tcBorders>
              <w:bottom w:val="single" w:sz="8" w:space="0" w:color="000000"/>
              <w:right w:val="single" w:sz="8" w:space="0" w:color="000000"/>
            </w:tcBorders>
            <w:tcMar>
              <w:top w:w="100" w:type="dxa"/>
              <w:left w:w="20" w:type="dxa"/>
              <w:bottom w:w="100" w:type="dxa"/>
              <w:right w:w="20" w:type="dxa"/>
            </w:tcMar>
          </w:tcPr>
          <w:p w14:paraId="6CC34955"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1AE13173"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4C32CE16" w14:textId="77777777" w:rsidR="00AB0492" w:rsidRDefault="00B554AB">
            <w:pPr>
              <w:ind w:left="20"/>
            </w:pPr>
            <w:r>
              <w:t xml:space="preserve"> </w:t>
            </w:r>
          </w:p>
        </w:tc>
      </w:tr>
      <w:tr w:rsidR="00AB0492" w14:paraId="5CCBDF5A"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D9BCAE3" w14:textId="77777777" w:rsidR="00AB0492" w:rsidRDefault="00B554AB">
            <w:pPr>
              <w:ind w:left="20"/>
            </w:pPr>
            <w:r>
              <w:t>value_as_string</w:t>
            </w:r>
          </w:p>
        </w:tc>
        <w:tc>
          <w:tcPr>
            <w:tcW w:w="1830" w:type="dxa"/>
            <w:tcBorders>
              <w:bottom w:val="single" w:sz="8" w:space="0" w:color="000000"/>
              <w:right w:val="single" w:sz="8" w:space="0" w:color="000000"/>
            </w:tcBorders>
            <w:tcMar>
              <w:top w:w="100" w:type="dxa"/>
              <w:left w:w="20" w:type="dxa"/>
              <w:bottom w:w="100" w:type="dxa"/>
              <w:right w:w="20" w:type="dxa"/>
            </w:tcMar>
          </w:tcPr>
          <w:p w14:paraId="3CC34121"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29A66096"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6ED42CE9" w14:textId="77777777" w:rsidR="00AB0492" w:rsidRDefault="00B554AB">
            <w:pPr>
              <w:ind w:left="20"/>
            </w:pPr>
            <w:r>
              <w:t xml:space="preserve"> </w:t>
            </w:r>
          </w:p>
        </w:tc>
      </w:tr>
      <w:tr w:rsidR="00AB0492" w14:paraId="42D4BCA0"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4447184" w14:textId="77777777" w:rsidR="00AB0492" w:rsidRDefault="00B554AB">
            <w:pPr>
              <w:ind w:left="20"/>
            </w:pPr>
            <w:r>
              <w:t>value_as_concept_id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20C3850F"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07D45B75"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78C54428" w14:textId="77777777" w:rsidR="00AB0492" w:rsidRDefault="00B554AB">
            <w:pPr>
              <w:ind w:left="20"/>
            </w:pPr>
            <w:r>
              <w:t xml:space="preserve"> </w:t>
            </w:r>
          </w:p>
        </w:tc>
      </w:tr>
      <w:tr w:rsidR="00AB0492" w14:paraId="5F37A7DA"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65516F8" w14:textId="77777777" w:rsidR="00AB0492" w:rsidRDefault="00B554AB">
            <w:pPr>
              <w:ind w:left="20"/>
            </w:pPr>
            <w:r>
              <w:t>qualifier_concept_id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395F27EC"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128B5E15"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07A4FAD6" w14:textId="77777777" w:rsidR="00AB0492" w:rsidRDefault="00B554AB">
            <w:pPr>
              <w:ind w:left="20"/>
            </w:pPr>
            <w:r>
              <w:t xml:space="preserve"> </w:t>
            </w:r>
          </w:p>
        </w:tc>
      </w:tr>
      <w:tr w:rsidR="00AB0492" w14:paraId="0DE482F9"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52F344D" w14:textId="77777777" w:rsidR="00AB0492" w:rsidRDefault="00B554AB">
            <w:pPr>
              <w:ind w:left="20"/>
            </w:pPr>
            <w:r>
              <w:t>unit_concept_id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2EF67392"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3FBC7CC9"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3D0BEF34" w14:textId="77777777" w:rsidR="00AB0492" w:rsidRDefault="00B554AB">
            <w:pPr>
              <w:ind w:left="20"/>
            </w:pPr>
            <w:r>
              <w:t xml:space="preserve"> </w:t>
            </w:r>
          </w:p>
        </w:tc>
      </w:tr>
      <w:tr w:rsidR="00AB0492" w14:paraId="49D1552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2813F36" w14:textId="77777777"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14:paraId="0362A94D" w14:textId="77777777"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14:paraId="7B05A8AA"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23247CB8" w14:textId="77777777" w:rsidR="00AB0492" w:rsidRDefault="009B4F57">
            <w:pPr>
              <w:ind w:left="20"/>
            </w:pPr>
            <w:r>
              <w:rPr>
                <w:sz w:val="18"/>
                <w:szCs w:val="18"/>
              </w:rPr>
              <w:t>To avoid duplication, apply the same logic described when transforming the encounter table to visit_occurrence above.</w:t>
            </w:r>
          </w:p>
        </w:tc>
      </w:tr>
      <w:tr w:rsidR="00AB0492" w14:paraId="5FC9BB6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EBD208B" w14:textId="77777777" w:rsidR="00AB0492" w:rsidRDefault="00B554AB">
            <w:pPr>
              <w:ind w:left="20"/>
            </w:pPr>
            <w:r>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14:paraId="3896711A" w14:textId="77777777"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14:paraId="7E7DCEFA"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3B7A5989" w14:textId="77777777" w:rsidR="00AB0492" w:rsidRDefault="00B554AB">
            <w:pPr>
              <w:ind w:left="20"/>
            </w:pPr>
            <w:r>
              <w:t xml:space="preserve"> </w:t>
            </w:r>
          </w:p>
        </w:tc>
      </w:tr>
      <w:tr w:rsidR="00E82101" w14:paraId="2CEB19F5" w14:textId="77777777">
        <w:trPr>
          <w:ins w:id="537" w:author="Sena, Anthony [JRDUS]" w:date="2018-08-06T16:57: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DD70723" w14:textId="3C115E7B" w:rsidR="00E82101" w:rsidRDefault="00E82101" w:rsidP="00E82101">
            <w:pPr>
              <w:ind w:left="20"/>
              <w:rPr>
                <w:ins w:id="538" w:author="Sena, Anthony [JRDUS]" w:date="2018-08-06T16:57:00Z"/>
              </w:rPr>
            </w:pPr>
            <w:ins w:id="539" w:author="Sena, Anthony [JRDUS]" w:date="2018-08-06T16:57:00Z">
              <w:r>
                <w:rPr>
                  <w:sz w:val="18"/>
                  <w:szCs w:val="18"/>
                </w:rPr>
                <w:t>visit_detail_id</w:t>
              </w:r>
            </w:ins>
          </w:p>
        </w:tc>
        <w:tc>
          <w:tcPr>
            <w:tcW w:w="1830" w:type="dxa"/>
            <w:tcBorders>
              <w:bottom w:val="single" w:sz="8" w:space="0" w:color="000000"/>
              <w:right w:val="single" w:sz="8" w:space="0" w:color="000000"/>
            </w:tcBorders>
            <w:tcMar>
              <w:top w:w="100" w:type="dxa"/>
              <w:left w:w="20" w:type="dxa"/>
              <w:bottom w:w="100" w:type="dxa"/>
              <w:right w:w="20" w:type="dxa"/>
            </w:tcMar>
          </w:tcPr>
          <w:p w14:paraId="3D39B649" w14:textId="016258A6" w:rsidR="00E82101" w:rsidRDefault="00E82101" w:rsidP="00E82101">
            <w:pPr>
              <w:ind w:left="20"/>
              <w:rPr>
                <w:ins w:id="540" w:author="Sena, Anthony [JRDUS]" w:date="2018-08-06T16:57:00Z"/>
              </w:rPr>
            </w:pPr>
            <w:ins w:id="541" w:author="Sena, Anthony [JRDUS]" w:date="2018-08-06T16:57:00Z">
              <w:r>
                <w:rPr>
                  <w:sz w:val="18"/>
                  <w:szCs w:val="18"/>
                </w:rPr>
                <w:t>encid</w:t>
              </w:r>
            </w:ins>
          </w:p>
        </w:tc>
        <w:tc>
          <w:tcPr>
            <w:tcW w:w="600" w:type="dxa"/>
            <w:tcBorders>
              <w:bottom w:val="single" w:sz="8" w:space="0" w:color="000000"/>
              <w:right w:val="single" w:sz="8" w:space="0" w:color="000000"/>
            </w:tcBorders>
            <w:tcMar>
              <w:top w:w="100" w:type="dxa"/>
              <w:left w:w="20" w:type="dxa"/>
              <w:bottom w:w="100" w:type="dxa"/>
              <w:right w:w="20" w:type="dxa"/>
            </w:tcMar>
          </w:tcPr>
          <w:p w14:paraId="6A12F000" w14:textId="34EF821E" w:rsidR="00E82101" w:rsidRDefault="00E82101" w:rsidP="00E82101">
            <w:pPr>
              <w:ind w:left="20"/>
              <w:rPr>
                <w:ins w:id="542" w:author="Sena, Anthony [JRDUS]" w:date="2018-08-06T16:57:00Z"/>
              </w:rPr>
            </w:pPr>
            <w:ins w:id="543" w:author="Sena, Anthony [JRDUS]" w:date="2018-08-06T16:57:00Z">
              <w:r>
                <w:rPr>
                  <w:sz w:val="18"/>
                  <w:szCs w:val="18"/>
                </w:rPr>
                <w:t>If encid is found in the VISIT_DETAIL table, include the visit_detail_id in this field otherwise leave as NULL</w:t>
              </w:r>
            </w:ins>
          </w:p>
        </w:tc>
        <w:tc>
          <w:tcPr>
            <w:tcW w:w="3360" w:type="dxa"/>
            <w:tcBorders>
              <w:bottom w:val="single" w:sz="8" w:space="0" w:color="000000"/>
              <w:right w:val="single" w:sz="8" w:space="0" w:color="000000"/>
            </w:tcBorders>
            <w:tcMar>
              <w:top w:w="100" w:type="dxa"/>
              <w:left w:w="20" w:type="dxa"/>
              <w:bottom w:w="100" w:type="dxa"/>
              <w:right w:w="20" w:type="dxa"/>
            </w:tcMar>
          </w:tcPr>
          <w:p w14:paraId="738E15E6" w14:textId="77777777" w:rsidR="00E82101" w:rsidRDefault="00E82101" w:rsidP="00E82101">
            <w:pPr>
              <w:ind w:left="20"/>
              <w:rPr>
                <w:ins w:id="544" w:author="Sena, Anthony [JRDUS]" w:date="2018-08-06T16:57:00Z"/>
              </w:rPr>
            </w:pPr>
          </w:p>
        </w:tc>
      </w:tr>
      <w:tr w:rsidR="00E82101" w14:paraId="00CD4D8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9274811" w14:textId="77777777" w:rsidR="00E82101" w:rsidRDefault="00E82101" w:rsidP="00E82101">
            <w:pPr>
              <w:ind w:left="20"/>
            </w:pPr>
            <w:r>
              <w:lastRenderedPageBreak/>
              <w:t>observation_source_value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5304925C" w14:textId="77777777" w:rsidR="00E82101" w:rsidRDefault="00E82101" w:rsidP="00E82101">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14:paraId="716FB99F" w14:textId="77777777" w:rsidR="00E82101" w:rsidRDefault="00E82101" w:rsidP="00E82101">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6630FFAC" w14:textId="77777777" w:rsidR="00E82101" w:rsidRDefault="00E82101" w:rsidP="00E82101">
            <w:pPr>
              <w:ind w:left="20"/>
            </w:pPr>
            <w:r>
              <w:t xml:space="preserve"> </w:t>
            </w:r>
          </w:p>
        </w:tc>
      </w:tr>
      <w:tr w:rsidR="00E82101" w14:paraId="0CA9F14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F23873C" w14:textId="77777777" w:rsidR="00E82101" w:rsidRDefault="00E82101" w:rsidP="00E82101">
            <w:pPr>
              <w:ind w:left="20"/>
            </w:pPr>
            <w:r>
              <w:t>observation_source_concept_id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7107F12C" w14:textId="77777777" w:rsidR="00E82101" w:rsidRDefault="00E82101" w:rsidP="00E82101">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14:paraId="58BC0B43" w14:textId="77777777" w:rsidR="00E82101" w:rsidRDefault="00E82101" w:rsidP="00E82101">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4108E0EE" w14:textId="77777777" w:rsidR="00E82101" w:rsidRDefault="00E82101" w:rsidP="00E82101">
            <w:pPr>
              <w:ind w:left="20"/>
            </w:pPr>
            <w:r>
              <w:t xml:space="preserve"> </w:t>
            </w:r>
          </w:p>
        </w:tc>
      </w:tr>
      <w:tr w:rsidR="00E82101" w14:paraId="5D4AE6E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E997945" w14:textId="77777777" w:rsidR="00E82101" w:rsidRDefault="00E82101" w:rsidP="00E82101">
            <w:pPr>
              <w:ind w:left="20"/>
            </w:pPr>
            <w:r>
              <w:t>unit_source_value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10CE356B" w14:textId="77777777" w:rsidR="00E82101" w:rsidRDefault="00E82101" w:rsidP="00E82101">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51E40C55" w14:textId="77777777" w:rsidR="00E82101" w:rsidRDefault="00E82101" w:rsidP="00E82101">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34B9F724" w14:textId="77777777" w:rsidR="00E82101" w:rsidRDefault="00E82101" w:rsidP="00E82101">
            <w:pPr>
              <w:ind w:left="20"/>
            </w:pPr>
            <w:r>
              <w:t xml:space="preserve"> </w:t>
            </w:r>
          </w:p>
        </w:tc>
      </w:tr>
      <w:tr w:rsidR="00E82101" w14:paraId="7E91856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D885EE5" w14:textId="77777777" w:rsidR="00E82101" w:rsidRDefault="00E82101" w:rsidP="00E82101">
            <w:pPr>
              <w:ind w:left="20"/>
            </w:pPr>
            <w:r>
              <w:t>qualifier_source_value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13AD3529" w14:textId="77777777" w:rsidR="00E82101" w:rsidRDefault="00E82101" w:rsidP="00E82101">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76DD21AF" w14:textId="77777777" w:rsidR="00E82101" w:rsidRDefault="00E82101" w:rsidP="00E82101">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1C6234D5" w14:textId="77777777" w:rsidR="00E82101" w:rsidRDefault="00E82101" w:rsidP="00E82101">
            <w:pPr>
              <w:ind w:left="20"/>
            </w:pPr>
            <w:r>
              <w:t xml:space="preserve"> </w:t>
            </w:r>
          </w:p>
        </w:tc>
      </w:tr>
    </w:tbl>
    <w:p w14:paraId="2FB798D6" w14:textId="77777777" w:rsidR="00AB0492" w:rsidRDefault="00AB0492"/>
    <w:p w14:paraId="316F0A1B" w14:textId="77777777" w:rsidR="00AB0492" w:rsidRDefault="00B554AB">
      <w:pPr>
        <w:pStyle w:val="Heading3"/>
      </w:pPr>
      <w:bookmarkStart w:id="545" w:name="_d5gjqnh69whf" w:colFirst="0" w:colLast="0"/>
      <w:bookmarkEnd w:id="545"/>
      <w:r>
        <w:t>Reading from procedure</w:t>
      </w:r>
    </w:p>
    <w:p w14:paraId="0BE388C6" w14:textId="77777777" w:rsidR="00AB0492" w:rsidRDefault="00AB0492"/>
    <w:p w14:paraId="3302DB0A" w14:textId="77777777" w:rsidR="00AB0492" w:rsidRDefault="00B554AB">
      <w:r>
        <w:rPr>
          <w:noProof/>
        </w:rPr>
        <w:drawing>
          <wp:inline distT="114300" distB="114300" distL="114300" distR="114300" wp14:anchorId="2ED0482C" wp14:editId="076D7EC7">
            <wp:extent cx="5715000" cy="360045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5715000" cy="3600450"/>
                    </a:xfrm>
                    <a:prstGeom prst="rect">
                      <a:avLst/>
                    </a:prstGeom>
                    <a:ln/>
                  </pic:spPr>
                </pic:pic>
              </a:graphicData>
            </a:graphic>
          </wp:inline>
        </w:drawing>
      </w:r>
    </w:p>
    <w:p w14:paraId="0F99D093" w14:textId="77777777" w:rsidR="00AB0492" w:rsidRDefault="00AB0492"/>
    <w:tbl>
      <w:tblPr>
        <w:tblStyle w:val="afe"/>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575"/>
        <w:gridCol w:w="3225"/>
        <w:gridCol w:w="990"/>
      </w:tblGrid>
      <w:tr w:rsidR="00AB0492" w14:paraId="5961A9DE" w14:textId="77777777">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AE344E3" w14:textId="77777777"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BD675C2" w14:textId="77777777" w:rsidR="00AB0492" w:rsidRDefault="00B554AB">
            <w:pPr>
              <w:ind w:left="20"/>
            </w:pPr>
            <w:r>
              <w:rPr>
                <w:shd w:val="clear" w:color="auto" w:fill="AAAAFF"/>
              </w:rPr>
              <w:t>Source Field</w:t>
            </w:r>
          </w:p>
        </w:tc>
        <w:tc>
          <w:tcPr>
            <w:tcW w:w="32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D705D49" w14:textId="77777777"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AB769C6" w14:textId="77777777" w:rsidR="00AB0492" w:rsidRDefault="00B554AB">
            <w:pPr>
              <w:ind w:left="20"/>
            </w:pPr>
            <w:r>
              <w:rPr>
                <w:shd w:val="clear" w:color="auto" w:fill="AAAAFF"/>
              </w:rPr>
              <w:t>Comment</w:t>
            </w:r>
          </w:p>
        </w:tc>
      </w:tr>
      <w:tr w:rsidR="00AB0492" w14:paraId="084A968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2BE9ACB" w14:textId="77777777" w:rsidR="00AB0492" w:rsidRDefault="00B554AB">
            <w:pPr>
              <w:ind w:left="20"/>
            </w:pPr>
            <w:r>
              <w:t>observation_id</w:t>
            </w:r>
          </w:p>
        </w:tc>
        <w:tc>
          <w:tcPr>
            <w:tcW w:w="1575" w:type="dxa"/>
            <w:tcBorders>
              <w:bottom w:val="single" w:sz="8" w:space="0" w:color="000000"/>
              <w:right w:val="single" w:sz="8" w:space="0" w:color="000000"/>
            </w:tcBorders>
            <w:tcMar>
              <w:top w:w="100" w:type="dxa"/>
              <w:left w:w="20" w:type="dxa"/>
              <w:bottom w:w="100" w:type="dxa"/>
              <w:right w:w="20" w:type="dxa"/>
            </w:tcMar>
          </w:tcPr>
          <w:p w14:paraId="35451BDD"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374AB70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85BE41A" w14:textId="77777777" w:rsidR="00AB0492" w:rsidRDefault="00B554AB">
            <w:pPr>
              <w:ind w:left="20"/>
            </w:pPr>
            <w:r>
              <w:t xml:space="preserve"> </w:t>
            </w:r>
          </w:p>
        </w:tc>
      </w:tr>
      <w:tr w:rsidR="00AB0492" w14:paraId="1C5B289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7CC3A2" w14:textId="77777777"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14:paraId="3D69DF7D" w14:textId="77777777" w:rsidR="00AB0492" w:rsidRDefault="00B554AB">
            <w:pPr>
              <w:ind w:left="20"/>
            </w:pPr>
            <w:r>
              <w:t>ptid</w:t>
            </w:r>
          </w:p>
        </w:tc>
        <w:tc>
          <w:tcPr>
            <w:tcW w:w="3225" w:type="dxa"/>
            <w:tcBorders>
              <w:bottom w:val="single" w:sz="8" w:space="0" w:color="000000"/>
              <w:right w:val="single" w:sz="8" w:space="0" w:color="000000"/>
            </w:tcBorders>
            <w:tcMar>
              <w:top w:w="100" w:type="dxa"/>
              <w:left w:w="20" w:type="dxa"/>
              <w:bottom w:w="100" w:type="dxa"/>
              <w:right w:w="20" w:type="dxa"/>
            </w:tcMar>
          </w:tcPr>
          <w:p w14:paraId="21AF9CBF"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91D1929" w14:textId="77777777" w:rsidR="00AB0492" w:rsidRDefault="00B554AB">
            <w:pPr>
              <w:ind w:left="20"/>
            </w:pPr>
            <w:r>
              <w:t xml:space="preserve"> </w:t>
            </w:r>
          </w:p>
        </w:tc>
      </w:tr>
      <w:tr w:rsidR="00AB0492" w14:paraId="1B881AA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0300103" w14:textId="77777777" w:rsidR="00AB0492" w:rsidRDefault="00B554AB">
            <w:pPr>
              <w:ind w:left="20"/>
            </w:pPr>
            <w:r>
              <w:lastRenderedPageBreak/>
              <w:t>observation_concept_id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7CA3D516" w14:textId="77777777" w:rsidR="00AB0492" w:rsidRDefault="00B554AB">
            <w:pPr>
              <w:ind w:left="20"/>
            </w:pPr>
            <w:r>
              <w:t>proc_code</w:t>
            </w:r>
          </w:p>
          <w:p w14:paraId="343296B8" w14:textId="77777777" w:rsidR="00AB0492" w:rsidRDefault="00B554AB">
            <w:pPr>
              <w:ind w:left="20"/>
            </w:pPr>
            <w:r>
              <w:t>proc_code_type</w:t>
            </w:r>
          </w:p>
        </w:tc>
        <w:tc>
          <w:tcPr>
            <w:tcW w:w="3225" w:type="dxa"/>
            <w:tcBorders>
              <w:bottom w:val="single" w:sz="8" w:space="0" w:color="000000"/>
              <w:right w:val="single" w:sz="8" w:space="0" w:color="000000"/>
            </w:tcBorders>
            <w:tcMar>
              <w:top w:w="100" w:type="dxa"/>
              <w:left w:w="20" w:type="dxa"/>
              <w:bottom w:w="100" w:type="dxa"/>
              <w:right w:w="20" w:type="dxa"/>
            </w:tcMar>
          </w:tcPr>
          <w:p w14:paraId="13CCCFB6" w14:textId="77777777" w:rsidR="00AB0492" w:rsidRDefault="00B554AB">
            <w:pPr>
              <w:ind w:left="20"/>
            </w:pPr>
            <w:r>
              <w:t>Look for procedures that map to the vocabulary with domain_id = observation</w:t>
            </w:r>
          </w:p>
        </w:tc>
        <w:tc>
          <w:tcPr>
            <w:tcW w:w="990" w:type="dxa"/>
            <w:tcBorders>
              <w:bottom w:val="single" w:sz="8" w:space="0" w:color="000000"/>
              <w:right w:val="single" w:sz="8" w:space="0" w:color="000000"/>
            </w:tcBorders>
            <w:tcMar>
              <w:top w:w="100" w:type="dxa"/>
              <w:left w:w="20" w:type="dxa"/>
              <w:bottom w:w="100" w:type="dxa"/>
              <w:right w:w="20" w:type="dxa"/>
            </w:tcMar>
          </w:tcPr>
          <w:p w14:paraId="33493BCE" w14:textId="77777777" w:rsidR="00AB0492" w:rsidRDefault="00B554AB">
            <w:pPr>
              <w:ind w:left="20"/>
            </w:pPr>
            <w:r>
              <w:t xml:space="preserve"> </w:t>
            </w:r>
          </w:p>
        </w:tc>
      </w:tr>
      <w:tr w:rsidR="00AB0492" w14:paraId="06A050D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F72C006" w14:textId="77777777" w:rsidR="00AB0492" w:rsidRDefault="00B554AB">
            <w:pPr>
              <w:ind w:left="20"/>
            </w:pPr>
            <w:r>
              <w:t>observation_date</w:t>
            </w:r>
          </w:p>
        </w:tc>
        <w:tc>
          <w:tcPr>
            <w:tcW w:w="1575" w:type="dxa"/>
            <w:tcBorders>
              <w:bottom w:val="single" w:sz="8" w:space="0" w:color="000000"/>
              <w:right w:val="single" w:sz="8" w:space="0" w:color="000000"/>
            </w:tcBorders>
            <w:tcMar>
              <w:top w:w="100" w:type="dxa"/>
              <w:left w:w="20" w:type="dxa"/>
              <w:bottom w:w="100" w:type="dxa"/>
              <w:right w:w="20" w:type="dxa"/>
            </w:tcMar>
          </w:tcPr>
          <w:p w14:paraId="003D73BC" w14:textId="77777777" w:rsidR="00AB0492" w:rsidRDefault="00B554AB">
            <w:pPr>
              <w:ind w:left="20"/>
            </w:pPr>
            <w:r>
              <w:t>proc_date</w:t>
            </w:r>
          </w:p>
        </w:tc>
        <w:tc>
          <w:tcPr>
            <w:tcW w:w="3225" w:type="dxa"/>
            <w:tcBorders>
              <w:bottom w:val="single" w:sz="8" w:space="0" w:color="000000"/>
              <w:right w:val="single" w:sz="8" w:space="0" w:color="000000"/>
            </w:tcBorders>
            <w:tcMar>
              <w:top w:w="100" w:type="dxa"/>
              <w:left w:w="20" w:type="dxa"/>
              <w:bottom w:w="100" w:type="dxa"/>
              <w:right w:w="20" w:type="dxa"/>
            </w:tcMar>
          </w:tcPr>
          <w:p w14:paraId="508DA6B2"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540EBBB" w14:textId="77777777" w:rsidR="00AB0492" w:rsidRDefault="00B554AB">
            <w:pPr>
              <w:ind w:left="20"/>
            </w:pPr>
            <w:r>
              <w:t xml:space="preserve"> </w:t>
            </w:r>
          </w:p>
        </w:tc>
      </w:tr>
      <w:tr w:rsidR="00AB0492" w14:paraId="46A876C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F49C46F" w14:textId="77777777" w:rsidR="00AB0492" w:rsidRDefault="00B554AB">
            <w:pPr>
              <w:ind w:left="20"/>
            </w:pPr>
            <w:r>
              <w:t>observation_time</w:t>
            </w:r>
          </w:p>
        </w:tc>
        <w:tc>
          <w:tcPr>
            <w:tcW w:w="1575" w:type="dxa"/>
            <w:tcBorders>
              <w:bottom w:val="single" w:sz="8" w:space="0" w:color="000000"/>
              <w:right w:val="single" w:sz="8" w:space="0" w:color="000000"/>
            </w:tcBorders>
            <w:tcMar>
              <w:top w:w="100" w:type="dxa"/>
              <w:left w:w="20" w:type="dxa"/>
              <w:bottom w:w="100" w:type="dxa"/>
              <w:right w:w="20" w:type="dxa"/>
            </w:tcMar>
          </w:tcPr>
          <w:p w14:paraId="5C01B3FC" w14:textId="77777777" w:rsidR="00AB0492" w:rsidRDefault="00B554AB">
            <w:pPr>
              <w:ind w:left="20"/>
            </w:pPr>
            <w:r>
              <w:t>proc_time</w:t>
            </w:r>
          </w:p>
        </w:tc>
        <w:tc>
          <w:tcPr>
            <w:tcW w:w="3225" w:type="dxa"/>
            <w:tcBorders>
              <w:bottom w:val="single" w:sz="8" w:space="0" w:color="000000"/>
              <w:right w:val="single" w:sz="8" w:space="0" w:color="000000"/>
            </w:tcBorders>
            <w:tcMar>
              <w:top w:w="100" w:type="dxa"/>
              <w:left w:w="20" w:type="dxa"/>
              <w:bottom w:w="100" w:type="dxa"/>
              <w:right w:w="20" w:type="dxa"/>
            </w:tcMar>
          </w:tcPr>
          <w:p w14:paraId="4862A655"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B93F847" w14:textId="77777777" w:rsidR="00AB0492" w:rsidRDefault="00B554AB">
            <w:pPr>
              <w:ind w:left="20"/>
            </w:pPr>
            <w:r>
              <w:t xml:space="preserve"> </w:t>
            </w:r>
          </w:p>
        </w:tc>
      </w:tr>
      <w:tr w:rsidR="00AB0492" w14:paraId="66D9C68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7E0EECE" w14:textId="77777777" w:rsidR="00AB0492" w:rsidRDefault="00B554AB">
            <w:pPr>
              <w:ind w:left="20"/>
            </w:pPr>
            <w:r>
              <w:t>observation_type_concept_id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1B36381E"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0A13A43A"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E9009EE" w14:textId="77777777" w:rsidR="00AB0492" w:rsidRDefault="00B554AB">
            <w:pPr>
              <w:ind w:left="20"/>
            </w:pPr>
            <w:r>
              <w:t xml:space="preserve"> </w:t>
            </w:r>
          </w:p>
        </w:tc>
      </w:tr>
      <w:tr w:rsidR="00AB0492" w14:paraId="6D5E31C0"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BA2056E" w14:textId="77777777" w:rsidR="00AB0492" w:rsidRDefault="00B554AB">
            <w:pPr>
              <w:ind w:left="20"/>
            </w:pPr>
            <w:r>
              <w:t>value_as_number</w:t>
            </w:r>
          </w:p>
        </w:tc>
        <w:tc>
          <w:tcPr>
            <w:tcW w:w="1575" w:type="dxa"/>
            <w:tcBorders>
              <w:bottom w:val="single" w:sz="8" w:space="0" w:color="000000"/>
              <w:right w:val="single" w:sz="8" w:space="0" w:color="000000"/>
            </w:tcBorders>
            <w:tcMar>
              <w:top w:w="100" w:type="dxa"/>
              <w:left w:w="20" w:type="dxa"/>
              <w:bottom w:w="100" w:type="dxa"/>
              <w:right w:w="20" w:type="dxa"/>
            </w:tcMar>
          </w:tcPr>
          <w:p w14:paraId="21B72561"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0A21BA9B"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B0080E8" w14:textId="77777777" w:rsidR="00AB0492" w:rsidRDefault="00B554AB">
            <w:pPr>
              <w:ind w:left="20"/>
            </w:pPr>
            <w:r>
              <w:t xml:space="preserve"> </w:t>
            </w:r>
          </w:p>
        </w:tc>
      </w:tr>
      <w:tr w:rsidR="00AB0492" w14:paraId="2C57153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1A77B0D" w14:textId="77777777" w:rsidR="00AB0492" w:rsidRDefault="00B554AB">
            <w:pPr>
              <w:ind w:left="20"/>
            </w:pPr>
            <w:r>
              <w:t>value_as_string</w:t>
            </w:r>
          </w:p>
        </w:tc>
        <w:tc>
          <w:tcPr>
            <w:tcW w:w="1575" w:type="dxa"/>
            <w:tcBorders>
              <w:bottom w:val="single" w:sz="8" w:space="0" w:color="000000"/>
              <w:right w:val="single" w:sz="8" w:space="0" w:color="000000"/>
            </w:tcBorders>
            <w:tcMar>
              <w:top w:w="100" w:type="dxa"/>
              <w:left w:w="20" w:type="dxa"/>
              <w:bottom w:w="100" w:type="dxa"/>
              <w:right w:w="20" w:type="dxa"/>
            </w:tcMar>
          </w:tcPr>
          <w:p w14:paraId="21287592"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8331F55"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C45C9AF" w14:textId="77777777" w:rsidR="00AB0492" w:rsidRDefault="00B554AB">
            <w:pPr>
              <w:ind w:left="20"/>
            </w:pPr>
            <w:r>
              <w:t xml:space="preserve"> </w:t>
            </w:r>
          </w:p>
        </w:tc>
      </w:tr>
      <w:tr w:rsidR="00AB0492" w14:paraId="38CA2A29"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D4D1BE" w14:textId="77777777" w:rsidR="00AB0492" w:rsidRDefault="00B554AB">
            <w:pPr>
              <w:ind w:left="20"/>
            </w:pPr>
            <w:r>
              <w:t>value_as_concept_id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367F30CE"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48800CF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37DB65E" w14:textId="77777777" w:rsidR="00AB0492" w:rsidRDefault="00B554AB">
            <w:pPr>
              <w:ind w:left="20"/>
            </w:pPr>
            <w:r>
              <w:t xml:space="preserve"> </w:t>
            </w:r>
          </w:p>
        </w:tc>
      </w:tr>
      <w:tr w:rsidR="00AB0492" w14:paraId="6E7CB05C"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C04408" w14:textId="77777777" w:rsidR="00AB0492" w:rsidRDefault="00B554AB">
            <w:pPr>
              <w:ind w:left="20"/>
            </w:pPr>
            <w:r>
              <w:t>qualifier_concept_id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70FEB847"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76F05FAB"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E932844" w14:textId="77777777" w:rsidR="00AB0492" w:rsidRDefault="00B554AB">
            <w:pPr>
              <w:ind w:left="20"/>
            </w:pPr>
            <w:r>
              <w:t xml:space="preserve"> </w:t>
            </w:r>
          </w:p>
        </w:tc>
      </w:tr>
      <w:tr w:rsidR="00AB0492" w14:paraId="20B0E00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086BCC5" w14:textId="77777777" w:rsidR="00AB0492" w:rsidRDefault="00B554AB">
            <w:pPr>
              <w:ind w:left="20"/>
            </w:pPr>
            <w:r>
              <w:t>unit_concept_id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0C04BB72"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C97AAC7"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17F6E22" w14:textId="77777777" w:rsidR="00AB0492" w:rsidRDefault="00B554AB">
            <w:pPr>
              <w:ind w:left="20"/>
            </w:pPr>
            <w:r>
              <w:t xml:space="preserve"> </w:t>
            </w:r>
          </w:p>
        </w:tc>
      </w:tr>
      <w:tr w:rsidR="00AB0492" w14:paraId="7A6A69B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C8F1F92" w14:textId="77777777"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14:paraId="59BAF243" w14:textId="77777777"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14:paraId="73ECE67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251E27B" w14:textId="77777777" w:rsidR="00AB0492" w:rsidRDefault="009D114A">
            <w:pPr>
              <w:ind w:left="20"/>
            </w:pPr>
            <w:r>
              <w:rPr>
                <w:sz w:val="18"/>
                <w:szCs w:val="18"/>
              </w:rPr>
              <w:t>To avoid duplication, apply the same logic described when transforming the encounter table to visit_occurrence above.</w:t>
            </w:r>
          </w:p>
        </w:tc>
      </w:tr>
      <w:tr w:rsidR="00AB0492" w14:paraId="7C3F0A39"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F6673EF" w14:textId="77777777"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787A8BBC" w14:textId="77777777"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14:paraId="104FAB6D"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B703F73" w14:textId="77777777" w:rsidR="00AB0492" w:rsidRDefault="00B554AB">
            <w:pPr>
              <w:ind w:left="20"/>
            </w:pPr>
            <w:r>
              <w:t xml:space="preserve"> </w:t>
            </w:r>
          </w:p>
        </w:tc>
      </w:tr>
      <w:tr w:rsidR="00E82101" w14:paraId="1AE6F2FF" w14:textId="77777777">
        <w:trPr>
          <w:ins w:id="546" w:author="Sena, Anthony [JRDUS]" w:date="2018-08-06T16:57: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B4E687D" w14:textId="79E15A37" w:rsidR="00E82101" w:rsidRDefault="00E82101" w:rsidP="00E82101">
            <w:pPr>
              <w:ind w:left="20"/>
              <w:rPr>
                <w:ins w:id="547" w:author="Sena, Anthony [JRDUS]" w:date="2018-08-06T16:57:00Z"/>
              </w:rPr>
            </w:pPr>
            <w:ins w:id="548" w:author="Sena, Anthony [JRDUS]" w:date="2018-08-06T16:57:00Z">
              <w:r>
                <w:rPr>
                  <w:sz w:val="18"/>
                  <w:szCs w:val="18"/>
                </w:rPr>
                <w:t>visit_detail_id</w:t>
              </w:r>
            </w:ins>
          </w:p>
        </w:tc>
        <w:tc>
          <w:tcPr>
            <w:tcW w:w="1575" w:type="dxa"/>
            <w:tcBorders>
              <w:bottom w:val="single" w:sz="8" w:space="0" w:color="000000"/>
              <w:right w:val="single" w:sz="8" w:space="0" w:color="000000"/>
            </w:tcBorders>
            <w:tcMar>
              <w:top w:w="100" w:type="dxa"/>
              <w:left w:w="20" w:type="dxa"/>
              <w:bottom w:w="100" w:type="dxa"/>
              <w:right w:w="20" w:type="dxa"/>
            </w:tcMar>
          </w:tcPr>
          <w:p w14:paraId="2A0B35C3" w14:textId="554EEE62" w:rsidR="00E82101" w:rsidRDefault="00E82101" w:rsidP="00E82101">
            <w:pPr>
              <w:ind w:left="20"/>
              <w:rPr>
                <w:ins w:id="549" w:author="Sena, Anthony [JRDUS]" w:date="2018-08-06T16:57:00Z"/>
              </w:rPr>
            </w:pPr>
            <w:ins w:id="550" w:author="Sena, Anthony [JRDUS]" w:date="2018-08-06T16:57:00Z">
              <w:r>
                <w:rPr>
                  <w:sz w:val="18"/>
                  <w:szCs w:val="18"/>
                </w:rPr>
                <w:t>encid</w:t>
              </w:r>
            </w:ins>
          </w:p>
        </w:tc>
        <w:tc>
          <w:tcPr>
            <w:tcW w:w="3225" w:type="dxa"/>
            <w:tcBorders>
              <w:bottom w:val="single" w:sz="8" w:space="0" w:color="000000"/>
              <w:right w:val="single" w:sz="8" w:space="0" w:color="000000"/>
            </w:tcBorders>
            <w:tcMar>
              <w:top w:w="100" w:type="dxa"/>
              <w:left w:w="20" w:type="dxa"/>
              <w:bottom w:w="100" w:type="dxa"/>
              <w:right w:w="20" w:type="dxa"/>
            </w:tcMar>
          </w:tcPr>
          <w:p w14:paraId="0B1A5615" w14:textId="501C0FED" w:rsidR="00E82101" w:rsidRDefault="00E82101" w:rsidP="00E82101">
            <w:pPr>
              <w:ind w:left="20"/>
              <w:rPr>
                <w:ins w:id="551" w:author="Sena, Anthony [JRDUS]" w:date="2018-08-06T16:57:00Z"/>
              </w:rPr>
            </w:pPr>
            <w:ins w:id="552" w:author="Sena, Anthony [JRDUS]" w:date="2018-08-06T16:57:00Z">
              <w:r>
                <w:rPr>
                  <w:sz w:val="18"/>
                  <w:szCs w:val="18"/>
                </w:rPr>
                <w:t>If encid is found in the VISIT_DETAIL table, include the visit_detail_id in this field otherwise leave as NULL</w:t>
              </w:r>
            </w:ins>
          </w:p>
        </w:tc>
        <w:tc>
          <w:tcPr>
            <w:tcW w:w="990" w:type="dxa"/>
            <w:tcBorders>
              <w:bottom w:val="single" w:sz="8" w:space="0" w:color="000000"/>
              <w:right w:val="single" w:sz="8" w:space="0" w:color="000000"/>
            </w:tcBorders>
            <w:tcMar>
              <w:top w:w="100" w:type="dxa"/>
              <w:left w:w="20" w:type="dxa"/>
              <w:bottom w:w="100" w:type="dxa"/>
              <w:right w:w="20" w:type="dxa"/>
            </w:tcMar>
          </w:tcPr>
          <w:p w14:paraId="0C6507BF" w14:textId="77777777" w:rsidR="00E82101" w:rsidRDefault="00E82101" w:rsidP="00E82101">
            <w:pPr>
              <w:ind w:left="20"/>
              <w:rPr>
                <w:ins w:id="553" w:author="Sena, Anthony [JRDUS]" w:date="2018-08-06T16:57:00Z"/>
              </w:rPr>
            </w:pPr>
          </w:p>
        </w:tc>
      </w:tr>
      <w:tr w:rsidR="00E82101" w14:paraId="34CBE27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97818AE" w14:textId="77777777" w:rsidR="00E82101" w:rsidRDefault="00E82101" w:rsidP="00E82101">
            <w:pPr>
              <w:ind w:left="20"/>
            </w:pPr>
            <w:r>
              <w:lastRenderedPageBreak/>
              <w:t>observation_source_value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2F579B50" w14:textId="77777777" w:rsidR="00E82101" w:rsidRDefault="00E82101" w:rsidP="00E82101">
            <w:pPr>
              <w:ind w:left="20"/>
            </w:pPr>
            <w:r>
              <w:t>proc_code</w:t>
            </w:r>
          </w:p>
        </w:tc>
        <w:tc>
          <w:tcPr>
            <w:tcW w:w="3225" w:type="dxa"/>
            <w:tcBorders>
              <w:bottom w:val="single" w:sz="8" w:space="0" w:color="000000"/>
              <w:right w:val="single" w:sz="8" w:space="0" w:color="000000"/>
            </w:tcBorders>
            <w:tcMar>
              <w:top w:w="100" w:type="dxa"/>
              <w:left w:w="20" w:type="dxa"/>
              <w:bottom w:w="100" w:type="dxa"/>
              <w:right w:w="20" w:type="dxa"/>
            </w:tcMar>
          </w:tcPr>
          <w:p w14:paraId="4EEE0635"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C70F74C" w14:textId="77777777" w:rsidR="00E82101" w:rsidRDefault="00E82101" w:rsidP="00E82101">
            <w:pPr>
              <w:ind w:left="20"/>
            </w:pPr>
            <w:r>
              <w:t xml:space="preserve"> </w:t>
            </w:r>
          </w:p>
        </w:tc>
      </w:tr>
      <w:tr w:rsidR="00E82101" w14:paraId="3CC4D7E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CBCEB58" w14:textId="77777777" w:rsidR="00E82101" w:rsidRDefault="00E82101" w:rsidP="00E82101">
            <w:pPr>
              <w:ind w:left="20"/>
            </w:pPr>
            <w:r>
              <w:t>observation_source_concept_id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469D5434" w14:textId="77777777" w:rsidR="00E82101" w:rsidRDefault="00E82101" w:rsidP="00E82101">
            <w:pPr>
              <w:ind w:left="20"/>
            </w:pPr>
            <w:r>
              <w:t>proc_code</w:t>
            </w:r>
          </w:p>
        </w:tc>
        <w:tc>
          <w:tcPr>
            <w:tcW w:w="3225" w:type="dxa"/>
            <w:tcBorders>
              <w:bottom w:val="single" w:sz="8" w:space="0" w:color="000000"/>
              <w:right w:val="single" w:sz="8" w:space="0" w:color="000000"/>
            </w:tcBorders>
            <w:tcMar>
              <w:top w:w="100" w:type="dxa"/>
              <w:left w:w="20" w:type="dxa"/>
              <w:bottom w:w="100" w:type="dxa"/>
              <w:right w:w="20" w:type="dxa"/>
            </w:tcMar>
          </w:tcPr>
          <w:p w14:paraId="1CB42270"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599EA78" w14:textId="77777777" w:rsidR="00E82101" w:rsidRDefault="00E82101" w:rsidP="00E82101">
            <w:pPr>
              <w:ind w:left="20"/>
            </w:pPr>
            <w:r>
              <w:t xml:space="preserve"> </w:t>
            </w:r>
          </w:p>
        </w:tc>
      </w:tr>
      <w:tr w:rsidR="00E82101" w14:paraId="7CA47C3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69ACE38" w14:textId="77777777" w:rsidR="00E82101" w:rsidRDefault="00E82101" w:rsidP="00E82101">
            <w:pPr>
              <w:ind w:left="20"/>
            </w:pPr>
            <w:r>
              <w:t>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5BE6215E" w14:textId="77777777" w:rsidR="00E82101" w:rsidRDefault="00E82101" w:rsidP="00E82101">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69B09FD"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4DAE589" w14:textId="77777777" w:rsidR="00E82101" w:rsidRDefault="00E82101" w:rsidP="00E82101">
            <w:pPr>
              <w:ind w:left="20"/>
            </w:pPr>
            <w:r>
              <w:t xml:space="preserve"> </w:t>
            </w:r>
          </w:p>
        </w:tc>
      </w:tr>
      <w:tr w:rsidR="00E82101" w14:paraId="53466A9A"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D3DC303" w14:textId="77777777" w:rsidR="00E82101" w:rsidRDefault="00E82101" w:rsidP="00E82101">
            <w:pPr>
              <w:ind w:left="20"/>
            </w:pPr>
            <w:r>
              <w:t>qualifier_source_value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556F2820" w14:textId="77777777" w:rsidR="00E82101" w:rsidRDefault="00E82101" w:rsidP="00E82101">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4632BE4"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B97A29F" w14:textId="77777777" w:rsidR="00E82101" w:rsidRDefault="00E82101" w:rsidP="00E82101">
            <w:pPr>
              <w:ind w:left="20"/>
            </w:pPr>
            <w:r>
              <w:t xml:space="preserve"> </w:t>
            </w:r>
          </w:p>
        </w:tc>
      </w:tr>
    </w:tbl>
    <w:p w14:paraId="4F7482AA" w14:textId="77777777" w:rsidR="00AB0492" w:rsidRDefault="00AB0492"/>
    <w:p w14:paraId="43C5A31A" w14:textId="77777777" w:rsidR="00AB0492" w:rsidRDefault="00AB0492"/>
    <w:p w14:paraId="100EF324" w14:textId="77777777" w:rsidR="00AB0492" w:rsidRDefault="00B554AB">
      <w:pPr>
        <w:pStyle w:val="Heading3"/>
      </w:pPr>
      <w:bookmarkStart w:id="554" w:name="_cmh6lhbzy8g3" w:colFirst="0" w:colLast="0"/>
      <w:bookmarkEnd w:id="554"/>
      <w:r>
        <w:t>Reading from microbiology</w:t>
      </w:r>
    </w:p>
    <w:p w14:paraId="289265A0" w14:textId="77777777" w:rsidR="00AB0492" w:rsidRDefault="00B554AB">
      <w:r>
        <w:rPr>
          <w:noProof/>
        </w:rPr>
        <w:drawing>
          <wp:inline distT="114300" distB="114300" distL="114300" distR="114300" wp14:anchorId="0EA55404" wp14:editId="7794C802">
            <wp:extent cx="5715000" cy="4029075"/>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9"/>
                    <a:srcRect/>
                    <a:stretch>
                      <a:fillRect/>
                    </a:stretch>
                  </pic:blipFill>
                  <pic:spPr>
                    <a:xfrm>
                      <a:off x="0" y="0"/>
                      <a:ext cx="5715000" cy="4029075"/>
                    </a:xfrm>
                    <a:prstGeom prst="rect">
                      <a:avLst/>
                    </a:prstGeom>
                    <a:ln/>
                  </pic:spPr>
                </pic:pic>
              </a:graphicData>
            </a:graphic>
          </wp:inline>
        </w:drawing>
      </w:r>
    </w:p>
    <w:p w14:paraId="135171C9" w14:textId="77777777" w:rsidR="00AB0492" w:rsidRDefault="00AB0492"/>
    <w:p w14:paraId="3686EA83" w14:textId="77777777" w:rsidR="00AB0492" w:rsidRDefault="00AB0492"/>
    <w:tbl>
      <w:tblPr>
        <w:tblStyle w:val="aff"/>
        <w:tblW w:w="80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665"/>
        <w:gridCol w:w="2280"/>
        <w:gridCol w:w="990"/>
      </w:tblGrid>
      <w:tr w:rsidR="00AB0492" w14:paraId="1E648CD4" w14:textId="77777777">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0DF69CC" w14:textId="77777777" w:rsidR="00AB0492" w:rsidRDefault="00B554AB">
            <w:pPr>
              <w:ind w:left="20"/>
            </w:pPr>
            <w:r>
              <w:rPr>
                <w:shd w:val="clear" w:color="auto" w:fill="AAAAFF"/>
              </w:rPr>
              <w:t>Destination Field</w:t>
            </w:r>
          </w:p>
        </w:tc>
        <w:tc>
          <w:tcPr>
            <w:tcW w:w="166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5EA9884" w14:textId="77777777" w:rsidR="00AB0492" w:rsidRDefault="00B554AB">
            <w:pPr>
              <w:ind w:left="20"/>
            </w:pPr>
            <w:r>
              <w:rPr>
                <w:shd w:val="clear" w:color="auto" w:fill="AAAAFF"/>
              </w:rPr>
              <w:t>Source Field</w:t>
            </w:r>
          </w:p>
        </w:tc>
        <w:tc>
          <w:tcPr>
            <w:tcW w:w="228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3E9DEE3" w14:textId="77777777"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E1889A0" w14:textId="77777777" w:rsidR="00AB0492" w:rsidRDefault="00B554AB">
            <w:pPr>
              <w:ind w:left="20"/>
            </w:pPr>
            <w:r>
              <w:rPr>
                <w:shd w:val="clear" w:color="auto" w:fill="AAAAFF"/>
              </w:rPr>
              <w:t>Comment</w:t>
            </w:r>
          </w:p>
        </w:tc>
      </w:tr>
      <w:tr w:rsidR="00AB0492" w14:paraId="3EFE9ED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27B625B" w14:textId="77777777" w:rsidR="00AB0492" w:rsidRDefault="00B554AB">
            <w:pPr>
              <w:ind w:left="20"/>
            </w:pPr>
            <w:r>
              <w:lastRenderedPageBreak/>
              <w:t>observation_id</w:t>
            </w:r>
          </w:p>
        </w:tc>
        <w:tc>
          <w:tcPr>
            <w:tcW w:w="1665" w:type="dxa"/>
            <w:tcBorders>
              <w:bottom w:val="single" w:sz="8" w:space="0" w:color="000000"/>
              <w:right w:val="single" w:sz="8" w:space="0" w:color="000000"/>
            </w:tcBorders>
            <w:tcMar>
              <w:top w:w="100" w:type="dxa"/>
              <w:left w:w="20" w:type="dxa"/>
              <w:bottom w:w="100" w:type="dxa"/>
              <w:right w:w="20" w:type="dxa"/>
            </w:tcMar>
          </w:tcPr>
          <w:p w14:paraId="2278FF86"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16EF6F9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A984792" w14:textId="77777777" w:rsidR="00AB0492" w:rsidRDefault="00B554AB">
            <w:pPr>
              <w:ind w:left="20"/>
            </w:pPr>
            <w:r>
              <w:t xml:space="preserve"> </w:t>
            </w:r>
          </w:p>
        </w:tc>
      </w:tr>
      <w:tr w:rsidR="00AB0492" w14:paraId="66450A0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200F58" w14:textId="77777777" w:rsidR="00AB0492" w:rsidRDefault="00B554AB">
            <w:pPr>
              <w:ind w:left="20"/>
            </w:pPr>
            <w:r>
              <w:t>person_id</w:t>
            </w:r>
          </w:p>
        </w:tc>
        <w:tc>
          <w:tcPr>
            <w:tcW w:w="1665" w:type="dxa"/>
            <w:tcBorders>
              <w:bottom w:val="single" w:sz="8" w:space="0" w:color="000000"/>
              <w:right w:val="single" w:sz="8" w:space="0" w:color="000000"/>
            </w:tcBorders>
            <w:tcMar>
              <w:top w:w="100" w:type="dxa"/>
              <w:left w:w="20" w:type="dxa"/>
              <w:bottom w:w="100" w:type="dxa"/>
              <w:right w:w="20" w:type="dxa"/>
            </w:tcMar>
          </w:tcPr>
          <w:p w14:paraId="6DF9851F" w14:textId="77777777" w:rsidR="00AB0492" w:rsidRDefault="00B554AB">
            <w:pPr>
              <w:ind w:left="20"/>
            </w:pPr>
            <w:r>
              <w:t>ptid</w:t>
            </w:r>
          </w:p>
        </w:tc>
        <w:tc>
          <w:tcPr>
            <w:tcW w:w="2280" w:type="dxa"/>
            <w:tcBorders>
              <w:bottom w:val="single" w:sz="8" w:space="0" w:color="000000"/>
              <w:right w:val="single" w:sz="8" w:space="0" w:color="000000"/>
            </w:tcBorders>
            <w:tcMar>
              <w:top w:w="100" w:type="dxa"/>
              <w:left w:w="20" w:type="dxa"/>
              <w:bottom w:w="100" w:type="dxa"/>
              <w:right w:w="20" w:type="dxa"/>
            </w:tcMar>
          </w:tcPr>
          <w:p w14:paraId="1874F485"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9D54857" w14:textId="77777777" w:rsidR="00AB0492" w:rsidRDefault="00B554AB">
            <w:pPr>
              <w:ind w:left="20"/>
            </w:pPr>
            <w:r>
              <w:t xml:space="preserve"> </w:t>
            </w:r>
          </w:p>
        </w:tc>
      </w:tr>
      <w:tr w:rsidR="00AB0492" w14:paraId="1B4D8A6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19E488C" w14:textId="77777777" w:rsidR="00AB0492" w:rsidRDefault="00B554AB">
            <w:pPr>
              <w:ind w:left="20"/>
            </w:pPr>
            <w:r>
              <w:t>observation_concept_id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3051D776" w14:textId="77777777" w:rsidR="00AB0492" w:rsidRDefault="00B554AB">
            <w:pPr>
              <w:ind w:left="20"/>
            </w:pPr>
            <w:r>
              <w:t>ptid</w:t>
            </w:r>
          </w:p>
        </w:tc>
        <w:tc>
          <w:tcPr>
            <w:tcW w:w="2280" w:type="dxa"/>
            <w:tcBorders>
              <w:bottom w:val="single" w:sz="8" w:space="0" w:color="000000"/>
              <w:right w:val="single" w:sz="8" w:space="0" w:color="000000"/>
            </w:tcBorders>
            <w:tcMar>
              <w:top w:w="100" w:type="dxa"/>
              <w:left w:w="20" w:type="dxa"/>
              <w:bottom w:w="100" w:type="dxa"/>
              <w:right w:w="20" w:type="dxa"/>
            </w:tcMar>
          </w:tcPr>
          <w:p w14:paraId="4EC390FA" w14:textId="77777777" w:rsidR="00AB0492" w:rsidRDefault="00B554AB">
            <w:pPr>
              <w:ind w:left="20"/>
            </w:pPr>
            <w:r>
              <w:t>4155370 Microbiology</w:t>
            </w:r>
          </w:p>
        </w:tc>
        <w:tc>
          <w:tcPr>
            <w:tcW w:w="990" w:type="dxa"/>
            <w:tcBorders>
              <w:bottom w:val="single" w:sz="8" w:space="0" w:color="000000"/>
              <w:right w:val="single" w:sz="8" w:space="0" w:color="000000"/>
            </w:tcBorders>
            <w:tcMar>
              <w:top w:w="100" w:type="dxa"/>
              <w:left w:w="20" w:type="dxa"/>
              <w:bottom w:w="100" w:type="dxa"/>
              <w:right w:w="20" w:type="dxa"/>
            </w:tcMar>
          </w:tcPr>
          <w:p w14:paraId="3F9D9442" w14:textId="77777777" w:rsidR="00AB0492" w:rsidRDefault="00B554AB">
            <w:pPr>
              <w:ind w:left="20"/>
            </w:pPr>
            <w:r>
              <w:t xml:space="preserve"> </w:t>
            </w:r>
          </w:p>
        </w:tc>
      </w:tr>
      <w:tr w:rsidR="00AB0492" w14:paraId="62738D9A"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8C491BB" w14:textId="77777777" w:rsidR="00AB0492" w:rsidRDefault="00B554AB">
            <w:pPr>
              <w:ind w:left="20"/>
            </w:pPr>
            <w:r>
              <w:t>observation_date</w:t>
            </w:r>
          </w:p>
        </w:tc>
        <w:tc>
          <w:tcPr>
            <w:tcW w:w="1665" w:type="dxa"/>
            <w:tcBorders>
              <w:bottom w:val="single" w:sz="8" w:space="0" w:color="000000"/>
              <w:right w:val="single" w:sz="8" w:space="0" w:color="000000"/>
            </w:tcBorders>
            <w:tcMar>
              <w:top w:w="100" w:type="dxa"/>
              <w:left w:w="20" w:type="dxa"/>
              <w:bottom w:w="100" w:type="dxa"/>
              <w:right w:w="20" w:type="dxa"/>
            </w:tcMar>
          </w:tcPr>
          <w:p w14:paraId="78175865" w14:textId="77777777" w:rsidR="00AB0492" w:rsidRDefault="00B554AB">
            <w:pPr>
              <w:ind w:left="20"/>
            </w:pPr>
            <w:r>
              <w:t>collect_date</w:t>
            </w:r>
          </w:p>
        </w:tc>
        <w:tc>
          <w:tcPr>
            <w:tcW w:w="2280" w:type="dxa"/>
            <w:tcBorders>
              <w:bottom w:val="single" w:sz="8" w:space="0" w:color="000000"/>
              <w:right w:val="single" w:sz="8" w:space="0" w:color="000000"/>
            </w:tcBorders>
            <w:tcMar>
              <w:top w:w="100" w:type="dxa"/>
              <w:left w:w="20" w:type="dxa"/>
              <w:bottom w:w="100" w:type="dxa"/>
              <w:right w:w="20" w:type="dxa"/>
            </w:tcMar>
          </w:tcPr>
          <w:p w14:paraId="32A71400"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EB720D6" w14:textId="77777777" w:rsidR="00AB0492" w:rsidRDefault="00B554AB">
            <w:pPr>
              <w:ind w:left="20"/>
            </w:pPr>
            <w:r>
              <w:t xml:space="preserve"> </w:t>
            </w:r>
          </w:p>
        </w:tc>
      </w:tr>
      <w:tr w:rsidR="00AB0492" w14:paraId="33E4A86C"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60C4150" w14:textId="77777777" w:rsidR="00AB0492" w:rsidRDefault="00B554AB">
            <w:pPr>
              <w:ind w:left="20"/>
            </w:pPr>
            <w:r>
              <w:t>observation_time</w:t>
            </w:r>
          </w:p>
        </w:tc>
        <w:tc>
          <w:tcPr>
            <w:tcW w:w="1665" w:type="dxa"/>
            <w:tcBorders>
              <w:bottom w:val="single" w:sz="8" w:space="0" w:color="000000"/>
              <w:right w:val="single" w:sz="8" w:space="0" w:color="000000"/>
            </w:tcBorders>
            <w:tcMar>
              <w:top w:w="100" w:type="dxa"/>
              <w:left w:w="20" w:type="dxa"/>
              <w:bottom w:w="100" w:type="dxa"/>
              <w:right w:w="20" w:type="dxa"/>
            </w:tcMar>
          </w:tcPr>
          <w:p w14:paraId="1F3250EA" w14:textId="77777777" w:rsidR="00AB0492" w:rsidRDefault="00B554AB">
            <w:pPr>
              <w:ind w:left="20"/>
            </w:pPr>
            <w:r>
              <w:t>collect_time</w:t>
            </w:r>
          </w:p>
        </w:tc>
        <w:tc>
          <w:tcPr>
            <w:tcW w:w="2280" w:type="dxa"/>
            <w:tcBorders>
              <w:bottom w:val="single" w:sz="8" w:space="0" w:color="000000"/>
              <w:right w:val="single" w:sz="8" w:space="0" w:color="000000"/>
            </w:tcBorders>
            <w:tcMar>
              <w:top w:w="100" w:type="dxa"/>
              <w:left w:w="20" w:type="dxa"/>
              <w:bottom w:w="100" w:type="dxa"/>
              <w:right w:w="20" w:type="dxa"/>
            </w:tcMar>
          </w:tcPr>
          <w:p w14:paraId="6856D2FC"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5E8ED4E" w14:textId="77777777" w:rsidR="00AB0492" w:rsidRDefault="00B554AB">
            <w:pPr>
              <w:ind w:left="20"/>
            </w:pPr>
            <w:r>
              <w:t xml:space="preserve"> </w:t>
            </w:r>
          </w:p>
        </w:tc>
      </w:tr>
      <w:tr w:rsidR="00AB0492" w14:paraId="4BCBF26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61DFDF7" w14:textId="77777777" w:rsidR="00AB0492" w:rsidRDefault="00B554AB">
            <w:pPr>
              <w:ind w:left="20"/>
            </w:pPr>
            <w:r>
              <w:t>observation_type_concept_id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27A4D88E" w14:textId="77777777" w:rsidR="00AB0492" w:rsidRDefault="00B554AB">
            <w:pPr>
              <w:ind w:left="20"/>
            </w:pPr>
            <w:r>
              <w:t>specimen_source</w:t>
            </w:r>
          </w:p>
        </w:tc>
        <w:tc>
          <w:tcPr>
            <w:tcW w:w="2280" w:type="dxa"/>
            <w:tcBorders>
              <w:bottom w:val="single" w:sz="8" w:space="0" w:color="000000"/>
              <w:right w:val="single" w:sz="8" w:space="0" w:color="000000"/>
            </w:tcBorders>
            <w:tcMar>
              <w:top w:w="100" w:type="dxa"/>
              <w:left w:w="20" w:type="dxa"/>
              <w:bottom w:w="100" w:type="dxa"/>
              <w:right w:w="20" w:type="dxa"/>
            </w:tcMar>
          </w:tcPr>
          <w:p w14:paraId="7A1481AB" w14:textId="77777777" w:rsidR="00AB0492" w:rsidRDefault="00B554AB">
            <w:pPr>
              <w:ind w:left="20"/>
            </w:pPr>
            <w:r>
              <w:t xml:space="preserve"> 44818702</w:t>
            </w:r>
            <w:r>
              <w:tab/>
              <w:t xml:space="preserve">Lab </w:t>
            </w:r>
            <w:proofErr w:type="gramStart"/>
            <w:r>
              <w:t>result</w:t>
            </w:r>
            <w:proofErr w:type="gramEnd"/>
          </w:p>
          <w:p w14:paraId="7FBF8543" w14:textId="77777777" w:rsidR="00AB0492" w:rsidRDefault="00B554AB">
            <w:pPr>
              <w:ind w:left="20"/>
            </w:pPr>
            <w:r>
              <w:t>44818703</w:t>
            </w:r>
            <w:r>
              <w:tab/>
              <w:t>Pathology finding</w:t>
            </w:r>
          </w:p>
        </w:tc>
        <w:tc>
          <w:tcPr>
            <w:tcW w:w="990" w:type="dxa"/>
            <w:tcBorders>
              <w:bottom w:val="single" w:sz="8" w:space="0" w:color="000000"/>
              <w:right w:val="single" w:sz="8" w:space="0" w:color="000000"/>
            </w:tcBorders>
            <w:tcMar>
              <w:top w:w="100" w:type="dxa"/>
              <w:left w:w="20" w:type="dxa"/>
              <w:bottom w:w="100" w:type="dxa"/>
              <w:right w:w="20" w:type="dxa"/>
            </w:tcMar>
          </w:tcPr>
          <w:p w14:paraId="71685D30" w14:textId="77777777" w:rsidR="00AB0492" w:rsidRDefault="00B554AB">
            <w:pPr>
              <w:ind w:left="20"/>
            </w:pPr>
            <w:r>
              <w:t xml:space="preserve"> </w:t>
            </w:r>
          </w:p>
        </w:tc>
      </w:tr>
      <w:tr w:rsidR="00AB0492" w14:paraId="3F6B86A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A1F058C" w14:textId="77777777" w:rsidR="00AB0492" w:rsidRDefault="00B554AB">
            <w:pPr>
              <w:ind w:left="20"/>
            </w:pPr>
            <w:r>
              <w:t>value_as_number</w:t>
            </w:r>
          </w:p>
        </w:tc>
        <w:tc>
          <w:tcPr>
            <w:tcW w:w="1665" w:type="dxa"/>
            <w:tcBorders>
              <w:bottom w:val="single" w:sz="8" w:space="0" w:color="000000"/>
              <w:right w:val="single" w:sz="8" w:space="0" w:color="000000"/>
            </w:tcBorders>
            <w:tcMar>
              <w:top w:w="100" w:type="dxa"/>
              <w:left w:w="20" w:type="dxa"/>
              <w:bottom w:w="100" w:type="dxa"/>
              <w:right w:w="20" w:type="dxa"/>
            </w:tcMar>
          </w:tcPr>
          <w:p w14:paraId="4324CB8A"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75A13463"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463B034" w14:textId="77777777" w:rsidR="00AB0492" w:rsidRDefault="00B554AB">
            <w:pPr>
              <w:ind w:left="20"/>
            </w:pPr>
            <w:r>
              <w:t xml:space="preserve"> </w:t>
            </w:r>
          </w:p>
        </w:tc>
      </w:tr>
      <w:tr w:rsidR="00AB0492" w14:paraId="7C2ED7B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B1933EC" w14:textId="77777777" w:rsidR="00AB0492" w:rsidRDefault="00B554AB">
            <w:pPr>
              <w:ind w:left="20"/>
            </w:pPr>
            <w:r>
              <w:t>value_as_string</w:t>
            </w:r>
          </w:p>
        </w:tc>
        <w:tc>
          <w:tcPr>
            <w:tcW w:w="1665" w:type="dxa"/>
            <w:tcBorders>
              <w:bottom w:val="single" w:sz="8" w:space="0" w:color="000000"/>
              <w:right w:val="single" w:sz="8" w:space="0" w:color="000000"/>
            </w:tcBorders>
            <w:tcMar>
              <w:top w:w="100" w:type="dxa"/>
              <w:left w:w="20" w:type="dxa"/>
              <w:bottom w:w="100" w:type="dxa"/>
              <w:right w:w="20" w:type="dxa"/>
            </w:tcMar>
          </w:tcPr>
          <w:p w14:paraId="30E99F41" w14:textId="77777777" w:rsidR="00AB0492" w:rsidRDefault="00B554AB">
            <w:pPr>
              <w:ind w:left="20"/>
            </w:pPr>
            <w:r>
              <w:t>organism</w:t>
            </w:r>
          </w:p>
        </w:tc>
        <w:tc>
          <w:tcPr>
            <w:tcW w:w="2280" w:type="dxa"/>
            <w:tcBorders>
              <w:bottom w:val="single" w:sz="8" w:space="0" w:color="000000"/>
              <w:right w:val="single" w:sz="8" w:space="0" w:color="000000"/>
            </w:tcBorders>
            <w:tcMar>
              <w:top w:w="100" w:type="dxa"/>
              <w:left w:w="20" w:type="dxa"/>
              <w:bottom w:w="100" w:type="dxa"/>
              <w:right w:w="20" w:type="dxa"/>
            </w:tcMar>
          </w:tcPr>
          <w:p w14:paraId="0D8F5523"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EC1CEFE" w14:textId="77777777" w:rsidR="00AB0492" w:rsidRDefault="00B554AB">
            <w:pPr>
              <w:ind w:left="20"/>
            </w:pPr>
            <w:r>
              <w:t xml:space="preserve"> </w:t>
            </w:r>
          </w:p>
        </w:tc>
      </w:tr>
      <w:tr w:rsidR="00AB0492" w14:paraId="338FBF9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C166179" w14:textId="77777777" w:rsidR="00AB0492" w:rsidRDefault="00B554AB">
            <w:pPr>
              <w:ind w:left="20"/>
            </w:pPr>
            <w:r>
              <w:t>value_as_concept_id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71A61846"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0BFE33EA"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21A3C80" w14:textId="77777777" w:rsidR="00AB0492" w:rsidRDefault="00B554AB">
            <w:pPr>
              <w:ind w:left="20"/>
            </w:pPr>
            <w:r>
              <w:t xml:space="preserve"> </w:t>
            </w:r>
          </w:p>
        </w:tc>
      </w:tr>
      <w:tr w:rsidR="00AB0492" w14:paraId="4CEF087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CB5A31A" w14:textId="77777777" w:rsidR="00AB0492" w:rsidRDefault="00B554AB">
            <w:pPr>
              <w:ind w:left="20"/>
            </w:pPr>
            <w:r>
              <w:t>qualifier_concept_id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4F3EEC78"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3C029122"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986A183" w14:textId="77777777" w:rsidR="00AB0492" w:rsidRDefault="00B554AB">
            <w:pPr>
              <w:ind w:left="20"/>
            </w:pPr>
            <w:r>
              <w:t xml:space="preserve"> </w:t>
            </w:r>
          </w:p>
        </w:tc>
      </w:tr>
      <w:tr w:rsidR="00AB0492" w14:paraId="6348A8D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92489F6" w14:textId="77777777" w:rsidR="00AB0492" w:rsidRDefault="00B554AB">
            <w:pPr>
              <w:ind w:left="20"/>
            </w:pPr>
            <w:r>
              <w:t>unit_concept_id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59CD55D7"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3563112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4956B78" w14:textId="77777777" w:rsidR="00AB0492" w:rsidRDefault="00B554AB">
            <w:pPr>
              <w:ind w:left="20"/>
            </w:pPr>
            <w:r>
              <w:t xml:space="preserve"> </w:t>
            </w:r>
          </w:p>
        </w:tc>
      </w:tr>
      <w:tr w:rsidR="00AB0492" w14:paraId="0543B500"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5814C0A" w14:textId="77777777" w:rsidR="00AB0492" w:rsidRDefault="00B554AB">
            <w:pPr>
              <w:ind w:left="20"/>
            </w:pPr>
            <w:r>
              <w:t>provider_id</w:t>
            </w:r>
          </w:p>
        </w:tc>
        <w:tc>
          <w:tcPr>
            <w:tcW w:w="1665" w:type="dxa"/>
            <w:tcBorders>
              <w:bottom w:val="single" w:sz="8" w:space="0" w:color="000000"/>
              <w:right w:val="single" w:sz="8" w:space="0" w:color="000000"/>
            </w:tcBorders>
            <w:tcMar>
              <w:top w:w="100" w:type="dxa"/>
              <w:left w:w="20" w:type="dxa"/>
              <w:bottom w:w="100" w:type="dxa"/>
              <w:right w:w="20" w:type="dxa"/>
            </w:tcMar>
          </w:tcPr>
          <w:p w14:paraId="7C4F0DF8" w14:textId="77777777" w:rsidR="00AB0492" w:rsidRDefault="00B554AB">
            <w:pPr>
              <w:ind w:left="20"/>
            </w:pPr>
            <w:r>
              <w:t>encid</w:t>
            </w:r>
          </w:p>
        </w:tc>
        <w:tc>
          <w:tcPr>
            <w:tcW w:w="2280" w:type="dxa"/>
            <w:tcBorders>
              <w:bottom w:val="single" w:sz="8" w:space="0" w:color="000000"/>
              <w:right w:val="single" w:sz="8" w:space="0" w:color="000000"/>
            </w:tcBorders>
            <w:tcMar>
              <w:top w:w="100" w:type="dxa"/>
              <w:left w:w="20" w:type="dxa"/>
              <w:bottom w:w="100" w:type="dxa"/>
              <w:right w:w="20" w:type="dxa"/>
            </w:tcMar>
          </w:tcPr>
          <w:p w14:paraId="7FD7EA7C"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94B9FF2" w14:textId="77777777" w:rsidR="00AB0492" w:rsidRDefault="00B554AB">
            <w:pPr>
              <w:ind w:left="20"/>
            </w:pPr>
            <w:r>
              <w:t xml:space="preserve"> </w:t>
            </w:r>
          </w:p>
        </w:tc>
      </w:tr>
      <w:tr w:rsidR="00AB0492" w14:paraId="3126225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836951" w14:textId="77777777" w:rsidR="00AB0492" w:rsidRDefault="00B554AB">
            <w:pPr>
              <w:ind w:left="20"/>
            </w:pPr>
            <w:r>
              <w:t>visit_occurrence_id</w:t>
            </w:r>
          </w:p>
        </w:tc>
        <w:tc>
          <w:tcPr>
            <w:tcW w:w="1665" w:type="dxa"/>
            <w:tcBorders>
              <w:bottom w:val="single" w:sz="8" w:space="0" w:color="000000"/>
              <w:right w:val="single" w:sz="8" w:space="0" w:color="000000"/>
            </w:tcBorders>
            <w:tcMar>
              <w:top w:w="100" w:type="dxa"/>
              <w:left w:w="20" w:type="dxa"/>
              <w:bottom w:w="100" w:type="dxa"/>
              <w:right w:w="20" w:type="dxa"/>
            </w:tcMar>
          </w:tcPr>
          <w:p w14:paraId="796BF142" w14:textId="77777777" w:rsidR="00AB0492" w:rsidRDefault="00B554AB">
            <w:pPr>
              <w:ind w:left="20"/>
            </w:pPr>
            <w:r>
              <w:t>encid</w:t>
            </w:r>
          </w:p>
        </w:tc>
        <w:tc>
          <w:tcPr>
            <w:tcW w:w="2280" w:type="dxa"/>
            <w:tcBorders>
              <w:bottom w:val="single" w:sz="8" w:space="0" w:color="000000"/>
              <w:right w:val="single" w:sz="8" w:space="0" w:color="000000"/>
            </w:tcBorders>
            <w:tcMar>
              <w:top w:w="100" w:type="dxa"/>
              <w:left w:w="20" w:type="dxa"/>
              <w:bottom w:w="100" w:type="dxa"/>
              <w:right w:w="20" w:type="dxa"/>
            </w:tcMar>
          </w:tcPr>
          <w:p w14:paraId="3D1370F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DE123C6" w14:textId="77777777" w:rsidR="00AB0492" w:rsidRDefault="00B554AB">
            <w:pPr>
              <w:ind w:left="20"/>
            </w:pPr>
            <w:r>
              <w:t xml:space="preserve"> </w:t>
            </w:r>
          </w:p>
        </w:tc>
      </w:tr>
      <w:tr w:rsidR="00E82101" w14:paraId="7A94B6CF" w14:textId="77777777">
        <w:trPr>
          <w:ins w:id="555" w:author="Sena, Anthony [JRDUS]" w:date="2018-08-06T16:58: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E8DEC1D" w14:textId="75EB1598" w:rsidR="00E82101" w:rsidRDefault="00E82101" w:rsidP="00E82101">
            <w:pPr>
              <w:ind w:left="20"/>
              <w:rPr>
                <w:ins w:id="556" w:author="Sena, Anthony [JRDUS]" w:date="2018-08-06T16:58:00Z"/>
              </w:rPr>
            </w:pPr>
            <w:ins w:id="557" w:author="Sena, Anthony [JRDUS]" w:date="2018-08-06T16:58:00Z">
              <w:r>
                <w:rPr>
                  <w:sz w:val="18"/>
                  <w:szCs w:val="18"/>
                </w:rPr>
                <w:t>visit_detail_id</w:t>
              </w:r>
            </w:ins>
          </w:p>
        </w:tc>
        <w:tc>
          <w:tcPr>
            <w:tcW w:w="1665" w:type="dxa"/>
            <w:tcBorders>
              <w:bottom w:val="single" w:sz="8" w:space="0" w:color="000000"/>
              <w:right w:val="single" w:sz="8" w:space="0" w:color="000000"/>
            </w:tcBorders>
            <w:tcMar>
              <w:top w:w="100" w:type="dxa"/>
              <w:left w:w="20" w:type="dxa"/>
              <w:bottom w:w="100" w:type="dxa"/>
              <w:right w:w="20" w:type="dxa"/>
            </w:tcMar>
          </w:tcPr>
          <w:p w14:paraId="45A7CC22" w14:textId="56A86306" w:rsidR="00E82101" w:rsidRDefault="00E82101" w:rsidP="00E82101">
            <w:pPr>
              <w:ind w:left="20"/>
              <w:rPr>
                <w:ins w:id="558" w:author="Sena, Anthony [JRDUS]" w:date="2018-08-06T16:58:00Z"/>
              </w:rPr>
            </w:pPr>
            <w:ins w:id="559" w:author="Sena, Anthony [JRDUS]" w:date="2018-08-06T16:58:00Z">
              <w:r>
                <w:rPr>
                  <w:sz w:val="18"/>
                  <w:szCs w:val="18"/>
                </w:rPr>
                <w:t>encid</w:t>
              </w:r>
            </w:ins>
          </w:p>
        </w:tc>
        <w:tc>
          <w:tcPr>
            <w:tcW w:w="2280" w:type="dxa"/>
            <w:tcBorders>
              <w:bottom w:val="single" w:sz="8" w:space="0" w:color="000000"/>
              <w:right w:val="single" w:sz="8" w:space="0" w:color="000000"/>
            </w:tcBorders>
            <w:tcMar>
              <w:top w:w="100" w:type="dxa"/>
              <w:left w:w="20" w:type="dxa"/>
              <w:bottom w:w="100" w:type="dxa"/>
              <w:right w:w="20" w:type="dxa"/>
            </w:tcMar>
          </w:tcPr>
          <w:p w14:paraId="514F05A6" w14:textId="14EBD24C" w:rsidR="00E82101" w:rsidRDefault="00E82101" w:rsidP="00E82101">
            <w:pPr>
              <w:ind w:left="20"/>
              <w:rPr>
                <w:ins w:id="560" w:author="Sena, Anthony [JRDUS]" w:date="2018-08-06T16:58:00Z"/>
              </w:rPr>
            </w:pPr>
            <w:ins w:id="561" w:author="Sena, Anthony [JRDUS]" w:date="2018-08-06T16:58:00Z">
              <w:r>
                <w:rPr>
                  <w:sz w:val="18"/>
                  <w:szCs w:val="18"/>
                </w:rPr>
                <w:t>If encid is found in the VISIT_DETAIL table, include the visit_detail_id in this field otherwise leave as NULL</w:t>
              </w:r>
            </w:ins>
          </w:p>
        </w:tc>
        <w:tc>
          <w:tcPr>
            <w:tcW w:w="990" w:type="dxa"/>
            <w:tcBorders>
              <w:bottom w:val="single" w:sz="8" w:space="0" w:color="000000"/>
              <w:right w:val="single" w:sz="8" w:space="0" w:color="000000"/>
            </w:tcBorders>
            <w:tcMar>
              <w:top w:w="100" w:type="dxa"/>
              <w:left w:w="20" w:type="dxa"/>
              <w:bottom w:w="100" w:type="dxa"/>
              <w:right w:w="20" w:type="dxa"/>
            </w:tcMar>
          </w:tcPr>
          <w:p w14:paraId="5F988E37" w14:textId="77777777" w:rsidR="00E82101" w:rsidRDefault="00E82101" w:rsidP="00E82101">
            <w:pPr>
              <w:ind w:left="20"/>
              <w:rPr>
                <w:ins w:id="562" w:author="Sena, Anthony [JRDUS]" w:date="2018-08-06T16:58:00Z"/>
              </w:rPr>
            </w:pPr>
          </w:p>
        </w:tc>
      </w:tr>
      <w:tr w:rsidR="00E82101" w14:paraId="7046A18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EFF70E5" w14:textId="77777777" w:rsidR="00E82101" w:rsidRDefault="00E82101" w:rsidP="00E82101">
            <w:pPr>
              <w:ind w:left="20"/>
            </w:pPr>
            <w:r>
              <w:lastRenderedPageBreak/>
              <w:t>observation_source_value</w:t>
            </w:r>
          </w:p>
        </w:tc>
        <w:tc>
          <w:tcPr>
            <w:tcW w:w="1665" w:type="dxa"/>
            <w:tcBorders>
              <w:bottom w:val="single" w:sz="8" w:space="0" w:color="000000"/>
              <w:right w:val="single" w:sz="8" w:space="0" w:color="000000"/>
            </w:tcBorders>
            <w:tcMar>
              <w:top w:w="100" w:type="dxa"/>
              <w:left w:w="20" w:type="dxa"/>
              <w:bottom w:w="100" w:type="dxa"/>
              <w:right w:w="20" w:type="dxa"/>
            </w:tcMar>
          </w:tcPr>
          <w:p w14:paraId="489AB125" w14:textId="77777777" w:rsidR="00E82101" w:rsidRDefault="00E82101" w:rsidP="00E82101">
            <w:pPr>
              <w:ind w:left="20"/>
            </w:pPr>
            <w:r>
              <w:t>organism</w:t>
            </w:r>
          </w:p>
        </w:tc>
        <w:tc>
          <w:tcPr>
            <w:tcW w:w="2280" w:type="dxa"/>
            <w:tcBorders>
              <w:bottom w:val="single" w:sz="8" w:space="0" w:color="000000"/>
              <w:right w:val="single" w:sz="8" w:space="0" w:color="000000"/>
            </w:tcBorders>
            <w:tcMar>
              <w:top w:w="100" w:type="dxa"/>
              <w:left w:w="20" w:type="dxa"/>
              <w:bottom w:w="100" w:type="dxa"/>
              <w:right w:w="20" w:type="dxa"/>
            </w:tcMar>
          </w:tcPr>
          <w:p w14:paraId="718ABBDE"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2563546" w14:textId="77777777" w:rsidR="00E82101" w:rsidRDefault="00E82101" w:rsidP="00E82101">
            <w:pPr>
              <w:ind w:left="20"/>
            </w:pPr>
            <w:r>
              <w:t xml:space="preserve"> </w:t>
            </w:r>
          </w:p>
        </w:tc>
      </w:tr>
      <w:tr w:rsidR="00E82101" w14:paraId="45EAE8AC"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0B0D0C6" w14:textId="77777777" w:rsidR="00E82101" w:rsidRDefault="00E82101" w:rsidP="00E82101">
            <w:pPr>
              <w:ind w:left="20"/>
            </w:pPr>
            <w:r>
              <w:t>observation_source_concept_id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7A46366F" w14:textId="77777777" w:rsidR="00E82101" w:rsidRDefault="00E82101" w:rsidP="00E82101">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72A33FD9"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BD56E06" w14:textId="77777777" w:rsidR="00E82101" w:rsidRDefault="00E82101" w:rsidP="00E82101">
            <w:pPr>
              <w:ind w:left="20"/>
            </w:pPr>
            <w:r>
              <w:t xml:space="preserve"> </w:t>
            </w:r>
          </w:p>
        </w:tc>
      </w:tr>
      <w:tr w:rsidR="00E82101" w14:paraId="2661A7C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FECD823" w14:textId="77777777" w:rsidR="00E82101" w:rsidRDefault="00E82101" w:rsidP="00E82101">
            <w:pPr>
              <w:ind w:left="20"/>
            </w:pPr>
            <w:r>
              <w:t>unit_source_value</w:t>
            </w:r>
          </w:p>
        </w:tc>
        <w:tc>
          <w:tcPr>
            <w:tcW w:w="1665" w:type="dxa"/>
            <w:tcBorders>
              <w:bottom w:val="single" w:sz="8" w:space="0" w:color="000000"/>
              <w:right w:val="single" w:sz="8" w:space="0" w:color="000000"/>
            </w:tcBorders>
            <w:tcMar>
              <w:top w:w="100" w:type="dxa"/>
              <w:left w:w="20" w:type="dxa"/>
              <w:bottom w:w="100" w:type="dxa"/>
              <w:right w:w="20" w:type="dxa"/>
            </w:tcMar>
          </w:tcPr>
          <w:p w14:paraId="1C2CA5C3" w14:textId="77777777" w:rsidR="00E82101" w:rsidRDefault="00E82101" w:rsidP="00E82101">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77DFE4A8"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353F16C" w14:textId="77777777" w:rsidR="00E82101" w:rsidRDefault="00E82101" w:rsidP="00E82101">
            <w:pPr>
              <w:ind w:left="20"/>
            </w:pPr>
            <w:r>
              <w:t xml:space="preserve"> </w:t>
            </w:r>
          </w:p>
        </w:tc>
      </w:tr>
      <w:tr w:rsidR="00E82101" w14:paraId="2219869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6D8A0F" w14:textId="77777777" w:rsidR="00E82101" w:rsidRDefault="00E82101" w:rsidP="00E82101">
            <w:pPr>
              <w:ind w:left="20"/>
            </w:pPr>
            <w:r>
              <w:t>qualifier_source_value</w:t>
            </w:r>
          </w:p>
        </w:tc>
        <w:tc>
          <w:tcPr>
            <w:tcW w:w="1665" w:type="dxa"/>
            <w:tcBorders>
              <w:bottom w:val="single" w:sz="8" w:space="0" w:color="000000"/>
              <w:right w:val="single" w:sz="8" w:space="0" w:color="000000"/>
            </w:tcBorders>
            <w:tcMar>
              <w:top w:w="100" w:type="dxa"/>
              <w:left w:w="20" w:type="dxa"/>
              <w:bottom w:w="100" w:type="dxa"/>
              <w:right w:w="20" w:type="dxa"/>
            </w:tcMar>
          </w:tcPr>
          <w:p w14:paraId="045606FE" w14:textId="77777777" w:rsidR="00E82101" w:rsidRDefault="00E82101" w:rsidP="00E82101">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7356F1D2"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988044A" w14:textId="77777777" w:rsidR="00E82101" w:rsidRDefault="00E82101" w:rsidP="00E82101">
            <w:pPr>
              <w:ind w:left="20"/>
            </w:pPr>
            <w:r>
              <w:t xml:space="preserve"> </w:t>
            </w:r>
          </w:p>
        </w:tc>
      </w:tr>
    </w:tbl>
    <w:p w14:paraId="484D246C" w14:textId="77777777" w:rsidR="00AB0492" w:rsidRDefault="00AB0492"/>
    <w:p w14:paraId="110080FA" w14:textId="77777777" w:rsidR="00AB0492" w:rsidRDefault="00B554AB">
      <w:pPr>
        <w:pStyle w:val="Heading3"/>
      </w:pPr>
      <w:bookmarkStart w:id="563" w:name="_5xl01h7cuo5z" w:colFirst="0" w:colLast="0"/>
      <w:bookmarkStart w:id="564" w:name="_i3hbsx3dbuf" w:colFirst="0" w:colLast="0"/>
      <w:bookmarkEnd w:id="563"/>
      <w:bookmarkEnd w:id="564"/>
      <w:r>
        <w:t>Reading from Insurance</w:t>
      </w:r>
    </w:p>
    <w:p w14:paraId="5B60A580" w14:textId="77777777" w:rsidR="00AB0492" w:rsidRDefault="00B554AB">
      <w:r>
        <w:rPr>
          <w:noProof/>
        </w:rPr>
        <w:drawing>
          <wp:inline distT="114300" distB="114300" distL="114300" distR="114300" wp14:anchorId="4302D7FD" wp14:editId="5F24EFFB">
            <wp:extent cx="5715000" cy="317182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715000" cy="3171825"/>
                    </a:xfrm>
                    <a:prstGeom prst="rect">
                      <a:avLst/>
                    </a:prstGeom>
                    <a:ln/>
                  </pic:spPr>
                </pic:pic>
              </a:graphicData>
            </a:graphic>
          </wp:inline>
        </w:drawing>
      </w:r>
    </w:p>
    <w:p w14:paraId="25B9FF8F" w14:textId="77777777" w:rsidR="00AB0492" w:rsidRDefault="00AB0492"/>
    <w:tbl>
      <w:tblPr>
        <w:tblStyle w:val="aff1"/>
        <w:tblW w:w="8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500"/>
        <w:gridCol w:w="990"/>
        <w:gridCol w:w="2805"/>
      </w:tblGrid>
      <w:tr w:rsidR="00AB0492" w14:paraId="66ED5FC8" w14:textId="77777777">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B8DE58A" w14:textId="77777777" w:rsidR="00AB0492" w:rsidRDefault="00B554AB">
            <w:pPr>
              <w:ind w:left="20"/>
            </w:pPr>
            <w:r>
              <w:rPr>
                <w:shd w:val="clear" w:color="auto" w:fill="AAAAFF"/>
              </w:rPr>
              <w:t>Destination Field</w:t>
            </w:r>
          </w:p>
        </w:tc>
        <w:tc>
          <w:tcPr>
            <w:tcW w:w="15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DABE21C" w14:textId="77777777" w:rsidR="00AB0492" w:rsidRDefault="00B554AB">
            <w:pPr>
              <w:ind w:left="20"/>
            </w:pPr>
            <w:r>
              <w:rPr>
                <w:shd w:val="clear" w:color="auto" w:fill="AAAAFF"/>
              </w:rPr>
              <w:t>Source Field</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60E1322" w14:textId="77777777" w:rsidR="00AB0492" w:rsidRDefault="00B554AB">
            <w:pPr>
              <w:ind w:left="20"/>
            </w:pPr>
            <w:r>
              <w:rPr>
                <w:shd w:val="clear" w:color="auto" w:fill="AAAAFF"/>
              </w:rPr>
              <w:t>Logic</w:t>
            </w:r>
          </w:p>
        </w:tc>
        <w:tc>
          <w:tcPr>
            <w:tcW w:w="28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500B35A" w14:textId="77777777" w:rsidR="00AB0492" w:rsidRDefault="00B554AB">
            <w:pPr>
              <w:ind w:left="20"/>
            </w:pPr>
            <w:r>
              <w:rPr>
                <w:shd w:val="clear" w:color="auto" w:fill="AAAAFF"/>
              </w:rPr>
              <w:t>Comment</w:t>
            </w:r>
          </w:p>
        </w:tc>
      </w:tr>
      <w:tr w:rsidR="00AB0492" w14:paraId="4FE6000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B805E90" w14:textId="77777777" w:rsidR="00AB0492" w:rsidRDefault="00B554AB">
            <w:pPr>
              <w:ind w:left="20"/>
            </w:pPr>
            <w:r>
              <w:t>observation_id</w:t>
            </w:r>
          </w:p>
        </w:tc>
        <w:tc>
          <w:tcPr>
            <w:tcW w:w="1500" w:type="dxa"/>
            <w:tcBorders>
              <w:bottom w:val="single" w:sz="8" w:space="0" w:color="000000"/>
              <w:right w:val="single" w:sz="8" w:space="0" w:color="000000"/>
            </w:tcBorders>
            <w:tcMar>
              <w:top w:w="100" w:type="dxa"/>
              <w:left w:w="20" w:type="dxa"/>
              <w:bottom w:w="100" w:type="dxa"/>
              <w:right w:w="20" w:type="dxa"/>
            </w:tcMar>
          </w:tcPr>
          <w:p w14:paraId="46B88B29"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0BF7D5C"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3D39079E" w14:textId="77777777" w:rsidR="00AB0492" w:rsidRDefault="00B554AB">
            <w:pPr>
              <w:ind w:left="20"/>
            </w:pPr>
            <w:r>
              <w:t xml:space="preserve"> </w:t>
            </w:r>
          </w:p>
        </w:tc>
      </w:tr>
      <w:tr w:rsidR="00AB0492" w14:paraId="7424213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59BFF42" w14:textId="77777777" w:rsidR="00AB0492" w:rsidRDefault="00B554AB">
            <w:pPr>
              <w:ind w:left="20"/>
            </w:pPr>
            <w:r>
              <w:t>person_id</w:t>
            </w:r>
          </w:p>
        </w:tc>
        <w:tc>
          <w:tcPr>
            <w:tcW w:w="1500" w:type="dxa"/>
            <w:tcBorders>
              <w:bottom w:val="single" w:sz="8" w:space="0" w:color="000000"/>
              <w:right w:val="single" w:sz="8" w:space="0" w:color="000000"/>
            </w:tcBorders>
            <w:tcMar>
              <w:top w:w="100" w:type="dxa"/>
              <w:left w:w="20" w:type="dxa"/>
              <w:bottom w:w="100" w:type="dxa"/>
              <w:right w:w="20" w:type="dxa"/>
            </w:tcMar>
          </w:tcPr>
          <w:p w14:paraId="0C9C6457" w14:textId="77777777" w:rsidR="00AB0492" w:rsidRDefault="00B554AB">
            <w:pPr>
              <w:ind w:left="20"/>
            </w:pPr>
            <w:r>
              <w:t>ptid</w:t>
            </w:r>
          </w:p>
        </w:tc>
        <w:tc>
          <w:tcPr>
            <w:tcW w:w="990" w:type="dxa"/>
            <w:tcBorders>
              <w:bottom w:val="single" w:sz="8" w:space="0" w:color="000000"/>
              <w:right w:val="single" w:sz="8" w:space="0" w:color="000000"/>
            </w:tcBorders>
            <w:tcMar>
              <w:top w:w="100" w:type="dxa"/>
              <w:left w:w="20" w:type="dxa"/>
              <w:bottom w:w="100" w:type="dxa"/>
              <w:right w:w="20" w:type="dxa"/>
            </w:tcMar>
          </w:tcPr>
          <w:p w14:paraId="66C21D84"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3FF34ED5" w14:textId="77777777" w:rsidR="00AB0492" w:rsidRDefault="00B554AB">
            <w:pPr>
              <w:ind w:left="20"/>
            </w:pPr>
            <w:r>
              <w:t xml:space="preserve"> </w:t>
            </w:r>
          </w:p>
        </w:tc>
      </w:tr>
      <w:tr w:rsidR="00AB0492" w14:paraId="4563D0C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91AFAAC" w14:textId="77777777" w:rsidR="00AB0492" w:rsidRDefault="00B554AB">
            <w:pPr>
              <w:ind w:left="20"/>
            </w:pPr>
            <w:r>
              <w:t>observation_concept_id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0B0F5B40" w14:textId="77777777" w:rsidR="00AB0492" w:rsidRDefault="00B554AB">
            <w:pPr>
              <w:ind w:left="20"/>
            </w:pPr>
            <w:r>
              <w:t>ins_type</w:t>
            </w:r>
          </w:p>
        </w:tc>
        <w:tc>
          <w:tcPr>
            <w:tcW w:w="990" w:type="dxa"/>
            <w:tcBorders>
              <w:bottom w:val="single" w:sz="8" w:space="0" w:color="000000"/>
              <w:right w:val="single" w:sz="8" w:space="0" w:color="000000"/>
            </w:tcBorders>
            <w:tcMar>
              <w:top w:w="100" w:type="dxa"/>
              <w:left w:w="20" w:type="dxa"/>
              <w:bottom w:w="100" w:type="dxa"/>
              <w:right w:w="20" w:type="dxa"/>
            </w:tcMar>
          </w:tcPr>
          <w:p w14:paraId="672C53A8" w14:textId="77777777" w:rsidR="00AB0492" w:rsidRDefault="00B554AB">
            <w:pPr>
              <w:ind w:left="20"/>
            </w:pPr>
            <w:r>
              <w:t>45877222</w:t>
            </w:r>
          </w:p>
        </w:tc>
        <w:tc>
          <w:tcPr>
            <w:tcW w:w="2805" w:type="dxa"/>
            <w:tcBorders>
              <w:bottom w:val="single" w:sz="8" w:space="0" w:color="000000"/>
              <w:right w:val="single" w:sz="8" w:space="0" w:color="000000"/>
            </w:tcBorders>
            <w:tcMar>
              <w:top w:w="100" w:type="dxa"/>
              <w:left w:w="20" w:type="dxa"/>
              <w:bottom w:w="100" w:type="dxa"/>
              <w:right w:w="20" w:type="dxa"/>
            </w:tcMar>
          </w:tcPr>
          <w:p w14:paraId="2A9230B8" w14:textId="77777777" w:rsidR="00AB0492" w:rsidRDefault="00B554AB">
            <w:pPr>
              <w:ind w:left="20"/>
            </w:pPr>
            <w:r>
              <w:t>Insurance status/requirement</w:t>
            </w:r>
          </w:p>
        </w:tc>
      </w:tr>
      <w:tr w:rsidR="00AB0492" w14:paraId="674E38E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4CEBD0" w14:textId="77777777" w:rsidR="00AB0492" w:rsidRDefault="00B554AB">
            <w:pPr>
              <w:ind w:left="20"/>
            </w:pPr>
            <w:r>
              <w:lastRenderedPageBreak/>
              <w:t>observation_date</w:t>
            </w:r>
          </w:p>
        </w:tc>
        <w:tc>
          <w:tcPr>
            <w:tcW w:w="1500" w:type="dxa"/>
            <w:tcBorders>
              <w:bottom w:val="single" w:sz="8" w:space="0" w:color="000000"/>
              <w:right w:val="single" w:sz="8" w:space="0" w:color="000000"/>
            </w:tcBorders>
            <w:tcMar>
              <w:top w:w="100" w:type="dxa"/>
              <w:left w:w="20" w:type="dxa"/>
              <w:bottom w:w="100" w:type="dxa"/>
              <w:right w:w="20" w:type="dxa"/>
            </w:tcMar>
          </w:tcPr>
          <w:p w14:paraId="1EFF40AA" w14:textId="77777777" w:rsidR="00AB0492" w:rsidRDefault="00B554AB">
            <w:pPr>
              <w:ind w:left="20"/>
            </w:pPr>
            <w:r>
              <w:t>insurance_date</w:t>
            </w:r>
          </w:p>
        </w:tc>
        <w:tc>
          <w:tcPr>
            <w:tcW w:w="990" w:type="dxa"/>
            <w:tcBorders>
              <w:bottom w:val="single" w:sz="8" w:space="0" w:color="000000"/>
              <w:right w:val="single" w:sz="8" w:space="0" w:color="000000"/>
            </w:tcBorders>
            <w:tcMar>
              <w:top w:w="100" w:type="dxa"/>
              <w:left w:w="20" w:type="dxa"/>
              <w:bottom w:w="100" w:type="dxa"/>
              <w:right w:w="20" w:type="dxa"/>
            </w:tcMar>
          </w:tcPr>
          <w:p w14:paraId="416072C7"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2C201EE6" w14:textId="77777777" w:rsidR="00AB0492" w:rsidRDefault="00B554AB">
            <w:pPr>
              <w:ind w:left="20"/>
            </w:pPr>
            <w:r>
              <w:t xml:space="preserve"> </w:t>
            </w:r>
          </w:p>
        </w:tc>
      </w:tr>
      <w:tr w:rsidR="00AB0492" w14:paraId="6516A3A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E96CC7" w14:textId="77777777" w:rsidR="00AB0492" w:rsidRDefault="00B554AB">
            <w:pPr>
              <w:ind w:left="20"/>
            </w:pPr>
            <w:r>
              <w:t>observation_time</w:t>
            </w:r>
          </w:p>
        </w:tc>
        <w:tc>
          <w:tcPr>
            <w:tcW w:w="1500" w:type="dxa"/>
            <w:tcBorders>
              <w:bottom w:val="single" w:sz="8" w:space="0" w:color="000000"/>
              <w:right w:val="single" w:sz="8" w:space="0" w:color="000000"/>
            </w:tcBorders>
            <w:tcMar>
              <w:top w:w="100" w:type="dxa"/>
              <w:left w:w="20" w:type="dxa"/>
              <w:bottom w:w="100" w:type="dxa"/>
              <w:right w:w="20" w:type="dxa"/>
            </w:tcMar>
          </w:tcPr>
          <w:p w14:paraId="1BFEE1FE" w14:textId="77777777" w:rsidR="00AB0492" w:rsidRDefault="00B554AB">
            <w:pPr>
              <w:ind w:left="20"/>
            </w:pPr>
            <w:r>
              <w:t>insurance_time</w:t>
            </w:r>
          </w:p>
        </w:tc>
        <w:tc>
          <w:tcPr>
            <w:tcW w:w="990" w:type="dxa"/>
            <w:tcBorders>
              <w:bottom w:val="single" w:sz="8" w:space="0" w:color="000000"/>
              <w:right w:val="single" w:sz="8" w:space="0" w:color="000000"/>
            </w:tcBorders>
            <w:tcMar>
              <w:top w:w="100" w:type="dxa"/>
              <w:left w:w="20" w:type="dxa"/>
              <w:bottom w:w="100" w:type="dxa"/>
              <w:right w:w="20" w:type="dxa"/>
            </w:tcMar>
          </w:tcPr>
          <w:p w14:paraId="1C307CA1"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0B29FE8A" w14:textId="77777777" w:rsidR="00AB0492" w:rsidRDefault="00B554AB">
            <w:pPr>
              <w:ind w:left="20"/>
            </w:pPr>
            <w:r>
              <w:t xml:space="preserve"> </w:t>
            </w:r>
          </w:p>
        </w:tc>
      </w:tr>
      <w:tr w:rsidR="00AB0492" w14:paraId="2147D66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908433" w14:textId="77777777" w:rsidR="00AB0492" w:rsidRDefault="00B554AB">
            <w:pPr>
              <w:ind w:left="20"/>
            </w:pPr>
            <w:r>
              <w:t>observation_type_concept_id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332C6627"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957C6E6"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47765280" w14:textId="77777777" w:rsidR="00AB0492" w:rsidRDefault="00B554AB">
            <w:pPr>
              <w:ind w:left="20"/>
            </w:pPr>
            <w:r>
              <w:t xml:space="preserve"> </w:t>
            </w:r>
          </w:p>
        </w:tc>
      </w:tr>
      <w:tr w:rsidR="00AB0492" w14:paraId="3F05B07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BF85E4B" w14:textId="77777777" w:rsidR="00AB0492" w:rsidRDefault="00B554AB">
            <w:pPr>
              <w:ind w:left="20"/>
            </w:pPr>
            <w:r>
              <w:t>value_as_number</w:t>
            </w:r>
          </w:p>
        </w:tc>
        <w:tc>
          <w:tcPr>
            <w:tcW w:w="1500" w:type="dxa"/>
            <w:tcBorders>
              <w:bottom w:val="single" w:sz="8" w:space="0" w:color="000000"/>
              <w:right w:val="single" w:sz="8" w:space="0" w:color="000000"/>
            </w:tcBorders>
            <w:tcMar>
              <w:top w:w="100" w:type="dxa"/>
              <w:left w:w="20" w:type="dxa"/>
              <w:bottom w:w="100" w:type="dxa"/>
              <w:right w:w="20" w:type="dxa"/>
            </w:tcMar>
          </w:tcPr>
          <w:p w14:paraId="62464447"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CB63A40"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35E576A7" w14:textId="77777777" w:rsidR="00AB0492" w:rsidRDefault="00B554AB">
            <w:pPr>
              <w:ind w:left="20"/>
            </w:pPr>
            <w:r>
              <w:t xml:space="preserve"> </w:t>
            </w:r>
          </w:p>
        </w:tc>
      </w:tr>
      <w:tr w:rsidR="00AB0492" w14:paraId="093DEBD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850CB15" w14:textId="77777777" w:rsidR="00AB0492" w:rsidRDefault="00B554AB">
            <w:pPr>
              <w:ind w:left="20"/>
            </w:pPr>
            <w:r>
              <w:t>value_as_string</w:t>
            </w:r>
          </w:p>
        </w:tc>
        <w:tc>
          <w:tcPr>
            <w:tcW w:w="1500" w:type="dxa"/>
            <w:tcBorders>
              <w:bottom w:val="single" w:sz="8" w:space="0" w:color="000000"/>
              <w:right w:val="single" w:sz="8" w:space="0" w:color="000000"/>
            </w:tcBorders>
            <w:tcMar>
              <w:top w:w="100" w:type="dxa"/>
              <w:left w:w="20" w:type="dxa"/>
              <w:bottom w:w="100" w:type="dxa"/>
              <w:right w:w="20" w:type="dxa"/>
            </w:tcMar>
          </w:tcPr>
          <w:p w14:paraId="2E8BC164" w14:textId="77777777" w:rsidR="00AB0492" w:rsidRDefault="00B554AB">
            <w:pPr>
              <w:ind w:left="20"/>
            </w:pPr>
            <w:r>
              <w:t>ins_type</w:t>
            </w:r>
          </w:p>
        </w:tc>
        <w:tc>
          <w:tcPr>
            <w:tcW w:w="990" w:type="dxa"/>
            <w:tcBorders>
              <w:bottom w:val="single" w:sz="8" w:space="0" w:color="000000"/>
              <w:right w:val="single" w:sz="8" w:space="0" w:color="000000"/>
            </w:tcBorders>
            <w:tcMar>
              <w:top w:w="100" w:type="dxa"/>
              <w:left w:w="20" w:type="dxa"/>
              <w:bottom w:w="100" w:type="dxa"/>
              <w:right w:w="20" w:type="dxa"/>
            </w:tcMar>
          </w:tcPr>
          <w:p w14:paraId="4286EE39"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4D6DD2D4" w14:textId="77777777" w:rsidR="00AB0492" w:rsidRDefault="00B554AB">
            <w:pPr>
              <w:ind w:left="20"/>
            </w:pPr>
            <w:r>
              <w:t xml:space="preserve"> </w:t>
            </w:r>
          </w:p>
        </w:tc>
      </w:tr>
      <w:tr w:rsidR="00AB0492" w14:paraId="1281D00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8DE60F" w14:textId="77777777" w:rsidR="00AB0492" w:rsidRDefault="00B554AB">
            <w:pPr>
              <w:ind w:left="20"/>
            </w:pPr>
            <w:r>
              <w:t>value_as_concept_id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09BF9B7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6BB67FE"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2E912D41" w14:textId="77777777" w:rsidR="00AB0492" w:rsidRDefault="00B554AB">
            <w:pPr>
              <w:ind w:left="20"/>
            </w:pPr>
            <w:r>
              <w:t xml:space="preserve"> </w:t>
            </w:r>
          </w:p>
        </w:tc>
      </w:tr>
      <w:tr w:rsidR="00AB0492" w14:paraId="5A2075C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915BBD0" w14:textId="77777777" w:rsidR="00AB0492" w:rsidRDefault="00B554AB">
            <w:pPr>
              <w:ind w:left="20"/>
            </w:pPr>
            <w:r>
              <w:t>qualifier_concept_id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71D2E14B"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219E611"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769C02B3" w14:textId="77777777" w:rsidR="00AB0492" w:rsidRDefault="00B554AB">
            <w:pPr>
              <w:ind w:left="20"/>
            </w:pPr>
            <w:r>
              <w:t xml:space="preserve"> </w:t>
            </w:r>
          </w:p>
        </w:tc>
      </w:tr>
      <w:tr w:rsidR="00AB0492" w14:paraId="3689E9A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A532ABC" w14:textId="77777777" w:rsidR="00AB0492" w:rsidRDefault="00B554AB">
            <w:pPr>
              <w:ind w:left="20"/>
            </w:pPr>
            <w:r>
              <w:t>unit_concept_id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539B4729"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705DA12"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068BA6C8" w14:textId="77777777" w:rsidR="00AB0492" w:rsidRDefault="00B554AB">
            <w:pPr>
              <w:ind w:left="20"/>
            </w:pPr>
            <w:r>
              <w:t xml:space="preserve"> </w:t>
            </w:r>
          </w:p>
        </w:tc>
      </w:tr>
      <w:tr w:rsidR="00AB0492" w14:paraId="1C03FF1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3D55879" w14:textId="77777777" w:rsidR="00AB0492" w:rsidRDefault="00B554AB">
            <w:pPr>
              <w:ind w:left="20"/>
            </w:pPr>
            <w:r>
              <w:t>provider_id</w:t>
            </w:r>
          </w:p>
        </w:tc>
        <w:tc>
          <w:tcPr>
            <w:tcW w:w="1500" w:type="dxa"/>
            <w:tcBorders>
              <w:bottom w:val="single" w:sz="8" w:space="0" w:color="000000"/>
              <w:right w:val="single" w:sz="8" w:space="0" w:color="000000"/>
            </w:tcBorders>
            <w:tcMar>
              <w:top w:w="100" w:type="dxa"/>
              <w:left w:w="20" w:type="dxa"/>
              <w:bottom w:w="100" w:type="dxa"/>
              <w:right w:w="20" w:type="dxa"/>
            </w:tcMar>
          </w:tcPr>
          <w:p w14:paraId="0AB00BA0" w14:textId="77777777" w:rsidR="00AB0492" w:rsidRDefault="00B554AB">
            <w:pPr>
              <w:ind w:left="20"/>
            </w:pPr>
            <w:r>
              <w:t>encid</w:t>
            </w:r>
          </w:p>
        </w:tc>
        <w:tc>
          <w:tcPr>
            <w:tcW w:w="990" w:type="dxa"/>
            <w:tcBorders>
              <w:bottom w:val="single" w:sz="8" w:space="0" w:color="000000"/>
              <w:right w:val="single" w:sz="8" w:space="0" w:color="000000"/>
            </w:tcBorders>
            <w:tcMar>
              <w:top w:w="100" w:type="dxa"/>
              <w:left w:w="20" w:type="dxa"/>
              <w:bottom w:w="100" w:type="dxa"/>
              <w:right w:w="20" w:type="dxa"/>
            </w:tcMar>
          </w:tcPr>
          <w:p w14:paraId="1EBAC1A8"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7DA41D46" w14:textId="77777777" w:rsidR="00AB0492" w:rsidRDefault="00A633F4">
            <w:pPr>
              <w:ind w:left="20"/>
            </w:pPr>
            <w:r>
              <w:rPr>
                <w:sz w:val="18"/>
                <w:szCs w:val="18"/>
              </w:rPr>
              <w:t>To avoid duplication, apply the same logic described when transforming the encounter table to visit_occurrence above.</w:t>
            </w:r>
          </w:p>
        </w:tc>
      </w:tr>
      <w:tr w:rsidR="00AB0492" w14:paraId="62FA5A2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05CF3BC" w14:textId="77777777" w:rsidR="00AB0492" w:rsidRDefault="00B554AB">
            <w:pPr>
              <w:ind w:left="20"/>
            </w:pPr>
            <w:r>
              <w:t>visit_occurrence_id</w:t>
            </w:r>
          </w:p>
        </w:tc>
        <w:tc>
          <w:tcPr>
            <w:tcW w:w="1500" w:type="dxa"/>
            <w:tcBorders>
              <w:bottom w:val="single" w:sz="8" w:space="0" w:color="000000"/>
              <w:right w:val="single" w:sz="8" w:space="0" w:color="000000"/>
            </w:tcBorders>
            <w:tcMar>
              <w:top w:w="100" w:type="dxa"/>
              <w:left w:w="20" w:type="dxa"/>
              <w:bottom w:w="100" w:type="dxa"/>
              <w:right w:w="20" w:type="dxa"/>
            </w:tcMar>
          </w:tcPr>
          <w:p w14:paraId="68FF54DA" w14:textId="77777777" w:rsidR="00AB0492" w:rsidRDefault="00B554AB">
            <w:pPr>
              <w:ind w:left="20"/>
            </w:pPr>
            <w:r>
              <w:t>encid</w:t>
            </w:r>
          </w:p>
        </w:tc>
        <w:tc>
          <w:tcPr>
            <w:tcW w:w="990" w:type="dxa"/>
            <w:tcBorders>
              <w:bottom w:val="single" w:sz="8" w:space="0" w:color="000000"/>
              <w:right w:val="single" w:sz="8" w:space="0" w:color="000000"/>
            </w:tcBorders>
            <w:tcMar>
              <w:top w:w="100" w:type="dxa"/>
              <w:left w:w="20" w:type="dxa"/>
              <w:bottom w:w="100" w:type="dxa"/>
              <w:right w:w="20" w:type="dxa"/>
            </w:tcMar>
          </w:tcPr>
          <w:p w14:paraId="26671C11"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5CAC8F17" w14:textId="77777777" w:rsidR="00AB0492" w:rsidRDefault="00B554AB">
            <w:pPr>
              <w:ind w:left="20"/>
            </w:pPr>
            <w:r>
              <w:t xml:space="preserve"> </w:t>
            </w:r>
          </w:p>
        </w:tc>
      </w:tr>
      <w:tr w:rsidR="00E82101" w14:paraId="02A5D110" w14:textId="77777777">
        <w:trPr>
          <w:ins w:id="565" w:author="Sena, Anthony [JRDUS]" w:date="2018-08-06T16:58: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1C93293" w14:textId="13D2A8B6" w:rsidR="00E82101" w:rsidRDefault="00E82101" w:rsidP="00E82101">
            <w:pPr>
              <w:ind w:left="20"/>
              <w:rPr>
                <w:ins w:id="566" w:author="Sena, Anthony [JRDUS]" w:date="2018-08-06T16:58:00Z"/>
              </w:rPr>
            </w:pPr>
            <w:ins w:id="567" w:author="Sena, Anthony [JRDUS]" w:date="2018-08-06T16:58:00Z">
              <w:r>
                <w:rPr>
                  <w:sz w:val="18"/>
                  <w:szCs w:val="18"/>
                </w:rPr>
                <w:t>visit_detail_id</w:t>
              </w:r>
            </w:ins>
          </w:p>
        </w:tc>
        <w:tc>
          <w:tcPr>
            <w:tcW w:w="1500" w:type="dxa"/>
            <w:tcBorders>
              <w:bottom w:val="single" w:sz="8" w:space="0" w:color="000000"/>
              <w:right w:val="single" w:sz="8" w:space="0" w:color="000000"/>
            </w:tcBorders>
            <w:tcMar>
              <w:top w:w="100" w:type="dxa"/>
              <w:left w:w="20" w:type="dxa"/>
              <w:bottom w:w="100" w:type="dxa"/>
              <w:right w:w="20" w:type="dxa"/>
            </w:tcMar>
          </w:tcPr>
          <w:p w14:paraId="4EA62FF5" w14:textId="139F16F3" w:rsidR="00E82101" w:rsidRDefault="00E82101" w:rsidP="00E82101">
            <w:pPr>
              <w:ind w:left="20"/>
              <w:rPr>
                <w:ins w:id="568" w:author="Sena, Anthony [JRDUS]" w:date="2018-08-06T16:58:00Z"/>
              </w:rPr>
            </w:pPr>
            <w:ins w:id="569" w:author="Sena, Anthony [JRDUS]" w:date="2018-08-06T16:58:00Z">
              <w:r>
                <w:rPr>
                  <w:sz w:val="18"/>
                  <w:szCs w:val="18"/>
                </w:rPr>
                <w:t>encid</w:t>
              </w:r>
            </w:ins>
          </w:p>
        </w:tc>
        <w:tc>
          <w:tcPr>
            <w:tcW w:w="990" w:type="dxa"/>
            <w:tcBorders>
              <w:bottom w:val="single" w:sz="8" w:space="0" w:color="000000"/>
              <w:right w:val="single" w:sz="8" w:space="0" w:color="000000"/>
            </w:tcBorders>
            <w:tcMar>
              <w:top w:w="100" w:type="dxa"/>
              <w:left w:w="20" w:type="dxa"/>
              <w:bottom w:w="100" w:type="dxa"/>
              <w:right w:w="20" w:type="dxa"/>
            </w:tcMar>
          </w:tcPr>
          <w:p w14:paraId="588A9BE6" w14:textId="59403108" w:rsidR="00E82101" w:rsidRDefault="00E82101" w:rsidP="00E82101">
            <w:pPr>
              <w:ind w:left="20"/>
              <w:rPr>
                <w:ins w:id="570" w:author="Sena, Anthony [JRDUS]" w:date="2018-08-06T16:58:00Z"/>
              </w:rPr>
            </w:pPr>
            <w:ins w:id="571" w:author="Sena, Anthony [JRDUS]" w:date="2018-08-06T16:58:00Z">
              <w:r>
                <w:rPr>
                  <w:sz w:val="18"/>
                  <w:szCs w:val="18"/>
                </w:rPr>
                <w:t>If encid is found in the VISIT_DETAIL table, include the visit_detail_id in this field otherwise leave as NULL</w:t>
              </w:r>
            </w:ins>
          </w:p>
        </w:tc>
        <w:tc>
          <w:tcPr>
            <w:tcW w:w="2805" w:type="dxa"/>
            <w:tcBorders>
              <w:bottom w:val="single" w:sz="8" w:space="0" w:color="000000"/>
              <w:right w:val="single" w:sz="8" w:space="0" w:color="000000"/>
            </w:tcBorders>
            <w:tcMar>
              <w:top w:w="100" w:type="dxa"/>
              <w:left w:w="20" w:type="dxa"/>
              <w:bottom w:w="100" w:type="dxa"/>
              <w:right w:w="20" w:type="dxa"/>
            </w:tcMar>
          </w:tcPr>
          <w:p w14:paraId="588BB4D9" w14:textId="77777777" w:rsidR="00E82101" w:rsidRDefault="00E82101" w:rsidP="00E82101">
            <w:pPr>
              <w:ind w:left="20"/>
              <w:rPr>
                <w:ins w:id="572" w:author="Sena, Anthony [JRDUS]" w:date="2018-08-06T16:58:00Z"/>
              </w:rPr>
            </w:pPr>
          </w:p>
        </w:tc>
      </w:tr>
      <w:tr w:rsidR="00E82101" w14:paraId="3B3B5300"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9620448" w14:textId="77777777" w:rsidR="00E82101" w:rsidRDefault="00E82101" w:rsidP="00E82101">
            <w:pPr>
              <w:ind w:left="20"/>
            </w:pPr>
            <w:r>
              <w:t>observation_source_value</w:t>
            </w:r>
          </w:p>
        </w:tc>
        <w:tc>
          <w:tcPr>
            <w:tcW w:w="1500" w:type="dxa"/>
            <w:tcBorders>
              <w:bottom w:val="single" w:sz="8" w:space="0" w:color="000000"/>
              <w:right w:val="single" w:sz="8" w:space="0" w:color="000000"/>
            </w:tcBorders>
            <w:tcMar>
              <w:top w:w="100" w:type="dxa"/>
              <w:left w:w="20" w:type="dxa"/>
              <w:bottom w:w="100" w:type="dxa"/>
              <w:right w:w="20" w:type="dxa"/>
            </w:tcMar>
          </w:tcPr>
          <w:p w14:paraId="004AFDC6"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7F65092" w14:textId="77777777" w:rsidR="00E82101" w:rsidRDefault="00E82101" w:rsidP="00E82101">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1F7DE15C" w14:textId="77777777" w:rsidR="00E82101" w:rsidRDefault="00E82101" w:rsidP="00E82101">
            <w:pPr>
              <w:ind w:left="20"/>
            </w:pPr>
            <w:r>
              <w:t xml:space="preserve"> </w:t>
            </w:r>
          </w:p>
        </w:tc>
      </w:tr>
      <w:tr w:rsidR="00E82101" w14:paraId="2FDB0498"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DEBF2E6" w14:textId="77777777" w:rsidR="00E82101" w:rsidRDefault="00E82101" w:rsidP="00E82101">
            <w:pPr>
              <w:ind w:left="20"/>
            </w:pPr>
            <w:r>
              <w:t>observation_source_concept_id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0FD261D6"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5000106" w14:textId="77777777" w:rsidR="00E82101" w:rsidRDefault="00E82101" w:rsidP="00E82101">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3C33F216" w14:textId="77777777" w:rsidR="00E82101" w:rsidRDefault="00E82101" w:rsidP="00E82101">
            <w:pPr>
              <w:ind w:left="20"/>
            </w:pPr>
            <w:r>
              <w:t xml:space="preserve"> </w:t>
            </w:r>
          </w:p>
        </w:tc>
      </w:tr>
      <w:tr w:rsidR="00E82101" w14:paraId="78CCBC6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04C0374" w14:textId="77777777" w:rsidR="00E82101" w:rsidRDefault="00E82101" w:rsidP="00E82101">
            <w:pPr>
              <w:ind w:left="20"/>
            </w:pPr>
            <w:r>
              <w:lastRenderedPageBreak/>
              <w:t>unit_source_value</w:t>
            </w:r>
          </w:p>
        </w:tc>
        <w:tc>
          <w:tcPr>
            <w:tcW w:w="1500" w:type="dxa"/>
            <w:tcBorders>
              <w:bottom w:val="single" w:sz="8" w:space="0" w:color="000000"/>
              <w:right w:val="single" w:sz="8" w:space="0" w:color="000000"/>
            </w:tcBorders>
            <w:tcMar>
              <w:top w:w="100" w:type="dxa"/>
              <w:left w:w="20" w:type="dxa"/>
              <w:bottom w:w="100" w:type="dxa"/>
              <w:right w:w="20" w:type="dxa"/>
            </w:tcMar>
          </w:tcPr>
          <w:p w14:paraId="7F2D3082"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3AAF45A" w14:textId="77777777" w:rsidR="00E82101" w:rsidRDefault="00E82101" w:rsidP="00E82101">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506CCBA1" w14:textId="77777777" w:rsidR="00E82101" w:rsidRDefault="00E82101" w:rsidP="00E82101">
            <w:pPr>
              <w:ind w:left="20"/>
            </w:pPr>
            <w:r>
              <w:t xml:space="preserve"> </w:t>
            </w:r>
          </w:p>
        </w:tc>
      </w:tr>
      <w:tr w:rsidR="00E82101" w14:paraId="71C23F2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16477E2" w14:textId="77777777" w:rsidR="00E82101" w:rsidRDefault="00E82101" w:rsidP="00E82101">
            <w:pPr>
              <w:ind w:left="20"/>
            </w:pPr>
            <w:r>
              <w:t>qualifier_source_value</w:t>
            </w:r>
          </w:p>
        </w:tc>
        <w:tc>
          <w:tcPr>
            <w:tcW w:w="1500" w:type="dxa"/>
            <w:tcBorders>
              <w:bottom w:val="single" w:sz="8" w:space="0" w:color="000000"/>
              <w:right w:val="single" w:sz="8" w:space="0" w:color="000000"/>
            </w:tcBorders>
            <w:tcMar>
              <w:top w:w="100" w:type="dxa"/>
              <w:left w:w="20" w:type="dxa"/>
              <w:bottom w:w="100" w:type="dxa"/>
              <w:right w:w="20" w:type="dxa"/>
            </w:tcMar>
          </w:tcPr>
          <w:p w14:paraId="6658096B"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A6E326C" w14:textId="77777777" w:rsidR="00E82101" w:rsidRDefault="00E82101" w:rsidP="00E82101">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5091504B" w14:textId="77777777" w:rsidR="00E82101" w:rsidRDefault="00E82101" w:rsidP="00E82101">
            <w:pPr>
              <w:ind w:left="20"/>
            </w:pPr>
            <w:r>
              <w:t xml:space="preserve"> </w:t>
            </w:r>
          </w:p>
        </w:tc>
      </w:tr>
    </w:tbl>
    <w:p w14:paraId="43FCFF27" w14:textId="77777777" w:rsidR="00AB0492" w:rsidRDefault="00AB0492"/>
    <w:p w14:paraId="5BD54220" w14:textId="77777777" w:rsidR="00AB0492" w:rsidRDefault="00B554AB">
      <w:r>
        <w:br w:type="page"/>
      </w:r>
    </w:p>
    <w:p w14:paraId="1F569FFE" w14:textId="77777777" w:rsidR="00AB0492" w:rsidRDefault="00AB0492"/>
    <w:p w14:paraId="594488FF" w14:textId="77777777" w:rsidR="00AB0492" w:rsidRDefault="00B554AB">
      <w:pPr>
        <w:pStyle w:val="Heading2"/>
        <w:keepNext w:val="0"/>
        <w:keepLines w:val="0"/>
        <w:spacing w:before="360" w:after="80"/>
      </w:pPr>
      <w:bookmarkStart w:id="573" w:name="_5uxm8oy3whut" w:colFirst="0" w:colLast="0"/>
      <w:bookmarkEnd w:id="573"/>
      <w:r>
        <w:rPr>
          <w:sz w:val="34"/>
          <w:szCs w:val="34"/>
        </w:rPr>
        <w:t>Table Name:  CDM_DOMAIN_META</w:t>
      </w:r>
    </w:p>
    <w:tbl>
      <w:tblPr>
        <w:tblStyle w:val="aff2"/>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00"/>
        <w:gridCol w:w="2190"/>
        <w:gridCol w:w="1995"/>
        <w:gridCol w:w="2295"/>
      </w:tblGrid>
      <w:tr w:rsidR="00AB0492" w14:paraId="399E8258" w14:textId="77777777">
        <w:tc>
          <w:tcPr>
            <w:tcW w:w="8880" w:type="dxa"/>
            <w:gridSpan w:val="4"/>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tcPr>
          <w:p w14:paraId="3548818B" w14:textId="77777777" w:rsidR="00AB0492" w:rsidRDefault="00B554AB">
            <w:pPr>
              <w:spacing w:after="0"/>
            </w:pPr>
            <w:r>
              <w:rPr>
                <w:b/>
                <w:sz w:val="28"/>
                <w:szCs w:val="28"/>
                <w:shd w:val="clear" w:color="auto" w:fill="A6A6A6"/>
              </w:rPr>
              <w:t>CDM_DOMAIN_META</w:t>
            </w:r>
          </w:p>
        </w:tc>
      </w:tr>
      <w:tr w:rsidR="00AB0492" w14:paraId="3DFABED9" w14:textId="77777777">
        <w:tc>
          <w:tcPr>
            <w:tcW w:w="2400"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0FB4370" w14:textId="77777777" w:rsidR="00AB0492" w:rsidRDefault="00B554AB">
            <w:pPr>
              <w:spacing w:after="0"/>
            </w:pPr>
            <w:r>
              <w:rPr>
                <w:b/>
                <w:shd w:val="clear" w:color="auto" w:fill="D9D9D9"/>
              </w:rPr>
              <w:t>Destination Field</w:t>
            </w:r>
          </w:p>
        </w:tc>
        <w:tc>
          <w:tcPr>
            <w:tcW w:w="2190" w:type="dxa"/>
            <w:tcBorders>
              <w:bottom w:val="single" w:sz="8" w:space="0" w:color="000000"/>
              <w:right w:val="single" w:sz="8" w:space="0" w:color="000000"/>
            </w:tcBorders>
            <w:shd w:val="clear" w:color="auto" w:fill="D9D9D9"/>
            <w:tcMar>
              <w:top w:w="100" w:type="dxa"/>
              <w:left w:w="100" w:type="dxa"/>
              <w:bottom w:w="100" w:type="dxa"/>
              <w:right w:w="100" w:type="dxa"/>
            </w:tcMar>
          </w:tcPr>
          <w:p w14:paraId="1256CE85" w14:textId="77777777" w:rsidR="00AB0492" w:rsidRDefault="00B554AB">
            <w:pPr>
              <w:spacing w:after="0"/>
            </w:pPr>
            <w:r>
              <w:rPr>
                <w:b/>
                <w:shd w:val="clear" w:color="auto" w:fill="D9D9D9"/>
              </w:rPr>
              <w:t>Source Field</w:t>
            </w:r>
          </w:p>
        </w:tc>
        <w:tc>
          <w:tcPr>
            <w:tcW w:w="1995" w:type="dxa"/>
            <w:tcBorders>
              <w:bottom w:val="single" w:sz="8" w:space="0" w:color="000000"/>
              <w:right w:val="single" w:sz="8" w:space="0" w:color="000000"/>
            </w:tcBorders>
            <w:shd w:val="clear" w:color="auto" w:fill="D9D9D9"/>
            <w:tcMar>
              <w:top w:w="100" w:type="dxa"/>
              <w:left w:w="100" w:type="dxa"/>
              <w:bottom w:w="100" w:type="dxa"/>
              <w:right w:w="100" w:type="dxa"/>
            </w:tcMar>
          </w:tcPr>
          <w:p w14:paraId="273D8BF3" w14:textId="77777777" w:rsidR="00AB0492" w:rsidRDefault="00B554AB">
            <w:pPr>
              <w:spacing w:after="0"/>
            </w:pPr>
            <w:r>
              <w:rPr>
                <w:b/>
                <w:shd w:val="clear" w:color="auto" w:fill="D9D9D9"/>
              </w:rPr>
              <w:t>Applied Rule</w:t>
            </w:r>
          </w:p>
        </w:tc>
        <w:tc>
          <w:tcPr>
            <w:tcW w:w="2295" w:type="dxa"/>
            <w:tcBorders>
              <w:bottom w:val="single" w:sz="8" w:space="0" w:color="000000"/>
              <w:right w:val="single" w:sz="8" w:space="0" w:color="000000"/>
            </w:tcBorders>
            <w:shd w:val="clear" w:color="auto" w:fill="D9D9D9"/>
            <w:tcMar>
              <w:top w:w="100" w:type="dxa"/>
              <w:left w:w="100" w:type="dxa"/>
              <w:bottom w:w="100" w:type="dxa"/>
              <w:right w:w="100" w:type="dxa"/>
            </w:tcMar>
          </w:tcPr>
          <w:p w14:paraId="7F2EB5A0" w14:textId="77777777" w:rsidR="00AB0492" w:rsidRDefault="00B554AB">
            <w:pPr>
              <w:spacing w:after="0"/>
            </w:pPr>
            <w:r>
              <w:rPr>
                <w:b/>
                <w:shd w:val="clear" w:color="auto" w:fill="D9D9D9"/>
              </w:rPr>
              <w:t>Comment</w:t>
            </w:r>
          </w:p>
        </w:tc>
      </w:tr>
      <w:tr w:rsidR="00AB0492" w14:paraId="5F2D091C" w14:textId="77777777">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787142" w14:textId="77777777" w:rsidR="00AB0492" w:rsidRDefault="00B554AB">
            <w:pPr>
              <w:spacing w:after="0"/>
            </w:pPr>
            <w:r>
              <w:rPr>
                <w:sz w:val="20"/>
                <w:szCs w:val="20"/>
              </w:rPr>
              <w:t>DOMAIN_ID</w:t>
            </w:r>
          </w:p>
        </w:tc>
        <w:tc>
          <w:tcPr>
            <w:tcW w:w="2190" w:type="dxa"/>
            <w:tcBorders>
              <w:bottom w:val="single" w:sz="8" w:space="0" w:color="000000"/>
              <w:right w:val="single" w:sz="8" w:space="0" w:color="000000"/>
            </w:tcBorders>
            <w:tcMar>
              <w:top w:w="100" w:type="dxa"/>
              <w:left w:w="100" w:type="dxa"/>
              <w:bottom w:w="100" w:type="dxa"/>
              <w:right w:w="100" w:type="dxa"/>
            </w:tcMar>
          </w:tcPr>
          <w:p w14:paraId="429DD66E" w14:textId="77777777" w:rsidR="00AB0492" w:rsidRDefault="00B554AB">
            <w:pPr>
              <w:spacing w:after="0"/>
            </w:pPr>
            <w:r>
              <w:rPr>
                <w:sz w:val="20"/>
                <w:szCs w:val="20"/>
              </w:rPr>
              <w:t>DOMAIN_ID from the table below</w:t>
            </w:r>
          </w:p>
        </w:tc>
        <w:tc>
          <w:tcPr>
            <w:tcW w:w="1995" w:type="dxa"/>
            <w:tcBorders>
              <w:bottom w:val="single" w:sz="8" w:space="0" w:color="000000"/>
              <w:right w:val="single" w:sz="8" w:space="0" w:color="000000"/>
            </w:tcBorders>
            <w:tcMar>
              <w:top w:w="100" w:type="dxa"/>
              <w:left w:w="100" w:type="dxa"/>
              <w:bottom w:w="100" w:type="dxa"/>
              <w:right w:w="100" w:type="dxa"/>
            </w:tcMar>
          </w:tcPr>
          <w:p w14:paraId="3C38118D" w14:textId="77777777" w:rsidR="00AB0492" w:rsidRDefault="00B554AB">
            <w:pPr>
              <w:spacing w:after="0"/>
            </w:pPr>
            <w:r>
              <w:rPr>
                <w:sz w:val="20"/>
                <w:szCs w:val="20"/>
              </w:rPr>
              <w:t xml:space="preserve"> </w:t>
            </w:r>
          </w:p>
        </w:tc>
        <w:tc>
          <w:tcPr>
            <w:tcW w:w="2295" w:type="dxa"/>
            <w:tcBorders>
              <w:bottom w:val="single" w:sz="8" w:space="0" w:color="000000"/>
              <w:right w:val="single" w:sz="8" w:space="0" w:color="000000"/>
            </w:tcBorders>
            <w:tcMar>
              <w:top w:w="100" w:type="dxa"/>
              <w:left w:w="100" w:type="dxa"/>
              <w:bottom w:w="100" w:type="dxa"/>
              <w:right w:w="100" w:type="dxa"/>
            </w:tcMar>
          </w:tcPr>
          <w:p w14:paraId="4E063506" w14:textId="77777777" w:rsidR="00AB0492" w:rsidRDefault="00B554AB">
            <w:pPr>
              <w:spacing w:after="0"/>
            </w:pPr>
            <w:r>
              <w:rPr>
                <w:sz w:val="20"/>
                <w:szCs w:val="20"/>
              </w:rPr>
              <w:t xml:space="preserve"> </w:t>
            </w:r>
          </w:p>
        </w:tc>
      </w:tr>
      <w:tr w:rsidR="00AB0492" w14:paraId="084FCC88" w14:textId="77777777">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C36085" w14:textId="77777777" w:rsidR="00AB0492" w:rsidRDefault="00B554AB">
            <w:pPr>
              <w:spacing w:after="0"/>
            </w:pPr>
            <w:r>
              <w:rPr>
                <w:sz w:val="20"/>
                <w:szCs w:val="20"/>
              </w:rPr>
              <w:t>DESCRIPTION</w:t>
            </w:r>
          </w:p>
        </w:tc>
        <w:tc>
          <w:tcPr>
            <w:tcW w:w="2190" w:type="dxa"/>
            <w:tcBorders>
              <w:bottom w:val="single" w:sz="8" w:space="0" w:color="000000"/>
              <w:right w:val="single" w:sz="8" w:space="0" w:color="000000"/>
            </w:tcBorders>
            <w:tcMar>
              <w:top w:w="100" w:type="dxa"/>
              <w:left w:w="100" w:type="dxa"/>
              <w:bottom w:w="100" w:type="dxa"/>
              <w:right w:w="100" w:type="dxa"/>
            </w:tcMar>
          </w:tcPr>
          <w:p w14:paraId="2B5AB6FE" w14:textId="77777777" w:rsidR="00AB0492" w:rsidRDefault="00B554AB">
            <w:pPr>
              <w:spacing w:after="0"/>
            </w:pPr>
            <w:r>
              <w:rPr>
                <w:sz w:val="20"/>
                <w:szCs w:val="20"/>
              </w:rPr>
              <w:t>DESCRIPTION from the lookup table below</w:t>
            </w:r>
          </w:p>
        </w:tc>
        <w:tc>
          <w:tcPr>
            <w:tcW w:w="1995" w:type="dxa"/>
            <w:tcBorders>
              <w:bottom w:val="single" w:sz="8" w:space="0" w:color="000000"/>
              <w:right w:val="single" w:sz="8" w:space="0" w:color="000000"/>
            </w:tcBorders>
            <w:tcMar>
              <w:top w:w="100" w:type="dxa"/>
              <w:left w:w="100" w:type="dxa"/>
              <w:bottom w:w="100" w:type="dxa"/>
              <w:right w:w="100" w:type="dxa"/>
            </w:tcMar>
          </w:tcPr>
          <w:p w14:paraId="522AFE99" w14:textId="77777777" w:rsidR="00AB0492" w:rsidRDefault="00B554AB">
            <w:pPr>
              <w:spacing w:after="0"/>
            </w:pPr>
            <w:r>
              <w:rPr>
                <w:sz w:val="20"/>
                <w:szCs w:val="20"/>
              </w:rPr>
              <w:t xml:space="preserve"> </w:t>
            </w:r>
          </w:p>
        </w:tc>
        <w:tc>
          <w:tcPr>
            <w:tcW w:w="2295" w:type="dxa"/>
            <w:tcBorders>
              <w:bottom w:val="single" w:sz="8" w:space="0" w:color="000000"/>
              <w:right w:val="single" w:sz="8" w:space="0" w:color="000000"/>
            </w:tcBorders>
            <w:tcMar>
              <w:top w:w="100" w:type="dxa"/>
              <w:left w:w="100" w:type="dxa"/>
              <w:bottom w:w="100" w:type="dxa"/>
              <w:right w:w="100" w:type="dxa"/>
            </w:tcMar>
          </w:tcPr>
          <w:p w14:paraId="567602A1" w14:textId="77777777" w:rsidR="00AB0492" w:rsidRDefault="00B554AB">
            <w:pPr>
              <w:spacing w:after="0"/>
            </w:pPr>
            <w:r>
              <w:rPr>
                <w:sz w:val="20"/>
                <w:szCs w:val="20"/>
              </w:rPr>
              <w:t xml:space="preserve"> </w:t>
            </w:r>
          </w:p>
        </w:tc>
      </w:tr>
    </w:tbl>
    <w:p w14:paraId="78664269" w14:textId="77777777" w:rsidR="00CA76C7" w:rsidRDefault="00CA76C7" w:rsidP="00CA76C7">
      <w:pPr>
        <w:pStyle w:val="Heading2"/>
        <w:keepNext w:val="0"/>
        <w:keepLines w:val="0"/>
        <w:spacing w:before="360" w:after="80"/>
      </w:pPr>
      <w:bookmarkStart w:id="574" w:name="_r6v8yzkg7wo3" w:colFirst="0" w:colLast="0"/>
      <w:bookmarkEnd w:id="574"/>
      <w:r>
        <w:rPr>
          <w:sz w:val="34"/>
          <w:szCs w:val="34"/>
        </w:rPr>
        <w:t>Tables Not Mapped:</w:t>
      </w:r>
    </w:p>
    <w:tbl>
      <w:tblPr>
        <w:tblStyle w:val="aff3"/>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90"/>
        <w:gridCol w:w="1965"/>
        <w:gridCol w:w="3525"/>
      </w:tblGrid>
      <w:tr w:rsidR="00AB0492" w14:paraId="7F2292BB" w14:textId="77777777">
        <w:tc>
          <w:tcPr>
            <w:tcW w:w="8880" w:type="dxa"/>
            <w:gridSpan w:val="3"/>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060EC184" w14:textId="77777777" w:rsidR="00AB0492" w:rsidRDefault="00B554AB">
            <w:r>
              <w:rPr>
                <w:b/>
                <w:shd w:val="clear" w:color="auto" w:fill="BFBFBF"/>
              </w:rPr>
              <w:t xml:space="preserve">Meta Data Lookup Table for OPTUM ONCOLOGY </w:t>
            </w:r>
            <w:r w:rsidR="00CA76C7">
              <w:rPr>
                <w:b/>
                <w:shd w:val="clear" w:color="auto" w:fill="BFBFBF"/>
              </w:rPr>
              <w:t>HER</w:t>
            </w:r>
          </w:p>
        </w:tc>
      </w:tr>
      <w:tr w:rsidR="00AB0492" w14:paraId="5076C61C" w14:textId="77777777">
        <w:tc>
          <w:tcPr>
            <w:tcW w:w="3390"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C640F76" w14:textId="77777777" w:rsidR="00AB0492" w:rsidRDefault="00B554AB">
            <w:pPr>
              <w:widowControl w:val="0"/>
              <w:spacing w:after="0"/>
            </w:pPr>
            <w:r>
              <w:rPr>
                <w:b/>
                <w:shd w:val="clear" w:color="auto" w:fill="D9D9D9"/>
              </w:rPr>
              <w:t>TABLE NAME</w:t>
            </w:r>
          </w:p>
        </w:tc>
        <w:tc>
          <w:tcPr>
            <w:tcW w:w="1965" w:type="dxa"/>
            <w:tcBorders>
              <w:bottom w:val="single" w:sz="8" w:space="0" w:color="000000"/>
              <w:right w:val="single" w:sz="8" w:space="0" w:color="000000"/>
            </w:tcBorders>
            <w:shd w:val="clear" w:color="auto" w:fill="D9D9D9"/>
            <w:tcMar>
              <w:top w:w="100" w:type="dxa"/>
              <w:left w:w="100" w:type="dxa"/>
              <w:bottom w:w="100" w:type="dxa"/>
              <w:right w:w="100" w:type="dxa"/>
            </w:tcMar>
          </w:tcPr>
          <w:p w14:paraId="55B201B3" w14:textId="77777777" w:rsidR="00AB0492" w:rsidRDefault="00B554AB">
            <w:pPr>
              <w:widowControl w:val="0"/>
              <w:spacing w:after="0"/>
            </w:pPr>
            <w:r>
              <w:rPr>
                <w:b/>
                <w:shd w:val="clear" w:color="auto" w:fill="D9D9D9"/>
              </w:rPr>
              <w:t>DOMAIN_ID</w:t>
            </w:r>
          </w:p>
        </w:tc>
        <w:tc>
          <w:tcPr>
            <w:tcW w:w="3525" w:type="dxa"/>
            <w:tcBorders>
              <w:bottom w:val="single" w:sz="8" w:space="0" w:color="000000"/>
              <w:right w:val="single" w:sz="8" w:space="0" w:color="000000"/>
            </w:tcBorders>
            <w:shd w:val="clear" w:color="auto" w:fill="D9D9D9"/>
            <w:tcMar>
              <w:top w:w="100" w:type="dxa"/>
              <w:left w:w="100" w:type="dxa"/>
              <w:bottom w:w="100" w:type="dxa"/>
              <w:right w:w="100" w:type="dxa"/>
            </w:tcMar>
          </w:tcPr>
          <w:p w14:paraId="28F81628" w14:textId="77777777" w:rsidR="00AB0492" w:rsidRDefault="00B554AB">
            <w:pPr>
              <w:widowControl w:val="0"/>
              <w:spacing w:after="0"/>
            </w:pPr>
            <w:r>
              <w:rPr>
                <w:b/>
                <w:shd w:val="clear" w:color="auto" w:fill="D9D9D9"/>
              </w:rPr>
              <w:t>DESCRIPTION</w:t>
            </w:r>
          </w:p>
        </w:tc>
      </w:tr>
      <w:tr w:rsidR="00AB0492" w14:paraId="66A2FC2F"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9B083F" w14:textId="77777777" w:rsidR="00AB0492" w:rsidRDefault="00B554AB">
            <w:pPr>
              <w:widowControl w:val="0"/>
              <w:spacing w:after="0"/>
            </w:pPr>
            <w:r>
              <w:t>PERSON</w:t>
            </w:r>
          </w:p>
        </w:tc>
        <w:tc>
          <w:tcPr>
            <w:tcW w:w="1965" w:type="dxa"/>
            <w:tcBorders>
              <w:bottom w:val="single" w:sz="8" w:space="0" w:color="000000"/>
              <w:right w:val="single" w:sz="8" w:space="0" w:color="000000"/>
            </w:tcBorders>
            <w:tcMar>
              <w:top w:w="100" w:type="dxa"/>
              <w:left w:w="100" w:type="dxa"/>
              <w:bottom w:w="100" w:type="dxa"/>
              <w:right w:w="100" w:type="dxa"/>
            </w:tcMar>
          </w:tcPr>
          <w:p w14:paraId="11983E31" w14:textId="77777777" w:rsidR="00AB0492" w:rsidRDefault="00B554AB">
            <w:pPr>
              <w:widowControl w:val="0"/>
              <w:spacing w:after="0"/>
            </w:pPr>
            <w:r>
              <w:t>Person</w:t>
            </w:r>
          </w:p>
        </w:tc>
        <w:tc>
          <w:tcPr>
            <w:tcW w:w="3525" w:type="dxa"/>
            <w:tcBorders>
              <w:bottom w:val="single" w:sz="8" w:space="0" w:color="000000"/>
              <w:right w:val="single" w:sz="8" w:space="0" w:color="000000"/>
            </w:tcBorders>
            <w:tcMar>
              <w:top w:w="100" w:type="dxa"/>
              <w:left w:w="100" w:type="dxa"/>
              <w:bottom w:w="100" w:type="dxa"/>
              <w:right w:w="100" w:type="dxa"/>
            </w:tcMar>
          </w:tcPr>
          <w:p w14:paraId="1896A775" w14:textId="77777777" w:rsidR="00AB0492" w:rsidRDefault="00AB0492">
            <w:pPr>
              <w:widowControl w:val="0"/>
              <w:spacing w:after="0"/>
            </w:pPr>
          </w:p>
        </w:tc>
      </w:tr>
      <w:tr w:rsidR="00AB0492" w14:paraId="2EEFF40B"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B17842" w14:textId="77777777" w:rsidR="00AB0492" w:rsidRDefault="00B554AB">
            <w:pPr>
              <w:widowControl w:val="0"/>
              <w:spacing w:after="0"/>
            </w:pPr>
            <w:r>
              <w:t>OBSERVATION_PERIOD</w:t>
            </w:r>
          </w:p>
        </w:tc>
        <w:tc>
          <w:tcPr>
            <w:tcW w:w="1965" w:type="dxa"/>
            <w:tcBorders>
              <w:bottom w:val="single" w:sz="8" w:space="0" w:color="000000"/>
              <w:right w:val="single" w:sz="8" w:space="0" w:color="000000"/>
            </w:tcBorders>
            <w:tcMar>
              <w:top w:w="100" w:type="dxa"/>
              <w:left w:w="100" w:type="dxa"/>
              <w:bottom w:w="100" w:type="dxa"/>
              <w:right w:w="100" w:type="dxa"/>
            </w:tcMar>
          </w:tcPr>
          <w:p w14:paraId="545F4601" w14:textId="77777777" w:rsidR="00AB0492" w:rsidRDefault="00B554AB">
            <w:pPr>
              <w:widowControl w:val="0"/>
              <w:spacing w:after="0"/>
            </w:pPr>
            <w:r>
              <w:t>Observation Period</w:t>
            </w:r>
          </w:p>
        </w:tc>
        <w:tc>
          <w:tcPr>
            <w:tcW w:w="3525" w:type="dxa"/>
            <w:tcBorders>
              <w:bottom w:val="single" w:sz="8" w:space="0" w:color="000000"/>
              <w:right w:val="single" w:sz="8" w:space="0" w:color="000000"/>
            </w:tcBorders>
            <w:tcMar>
              <w:top w:w="100" w:type="dxa"/>
              <w:left w:w="100" w:type="dxa"/>
              <w:bottom w:w="100" w:type="dxa"/>
              <w:right w:w="100" w:type="dxa"/>
            </w:tcMar>
          </w:tcPr>
          <w:p w14:paraId="660D7FE2" w14:textId="77777777" w:rsidR="00AB0492" w:rsidRDefault="00AB0492">
            <w:pPr>
              <w:widowControl w:val="0"/>
              <w:spacing w:after="0"/>
            </w:pPr>
          </w:p>
        </w:tc>
      </w:tr>
      <w:tr w:rsidR="00AB0492" w14:paraId="0E56D912"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215E6" w14:textId="77777777" w:rsidR="00AB0492" w:rsidRDefault="00B554AB">
            <w:pPr>
              <w:widowControl w:val="0"/>
              <w:spacing w:after="0"/>
            </w:pPr>
            <w:r>
              <w:t>CARE_SITE</w:t>
            </w:r>
          </w:p>
        </w:tc>
        <w:tc>
          <w:tcPr>
            <w:tcW w:w="1965" w:type="dxa"/>
            <w:tcBorders>
              <w:bottom w:val="single" w:sz="8" w:space="0" w:color="000000"/>
              <w:right w:val="single" w:sz="8" w:space="0" w:color="000000"/>
            </w:tcBorders>
            <w:tcMar>
              <w:top w:w="100" w:type="dxa"/>
              <w:left w:w="100" w:type="dxa"/>
              <w:bottom w:w="100" w:type="dxa"/>
              <w:right w:w="100" w:type="dxa"/>
            </w:tcMar>
          </w:tcPr>
          <w:p w14:paraId="21BEF279" w14:textId="77777777" w:rsidR="00AB0492" w:rsidRDefault="00B554AB">
            <w:pPr>
              <w:widowControl w:val="0"/>
              <w:spacing w:after="0"/>
            </w:pPr>
            <w:r>
              <w:t>Care Site</w:t>
            </w:r>
          </w:p>
        </w:tc>
        <w:tc>
          <w:tcPr>
            <w:tcW w:w="3525" w:type="dxa"/>
            <w:tcBorders>
              <w:bottom w:val="single" w:sz="8" w:space="0" w:color="000000"/>
              <w:right w:val="single" w:sz="8" w:space="0" w:color="000000"/>
            </w:tcBorders>
            <w:tcMar>
              <w:top w:w="100" w:type="dxa"/>
              <w:left w:w="100" w:type="dxa"/>
              <w:bottom w:w="100" w:type="dxa"/>
              <w:right w:w="100" w:type="dxa"/>
            </w:tcMar>
          </w:tcPr>
          <w:p w14:paraId="3568BE3C" w14:textId="77777777" w:rsidR="00AB0492" w:rsidRDefault="00AB0492">
            <w:pPr>
              <w:widowControl w:val="0"/>
              <w:spacing w:after="0"/>
            </w:pPr>
          </w:p>
        </w:tc>
      </w:tr>
      <w:tr w:rsidR="00AB0492" w14:paraId="01F88458"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D22FC7" w14:textId="77777777" w:rsidR="00AB0492" w:rsidRDefault="00B554AB">
            <w:pPr>
              <w:widowControl w:val="0"/>
              <w:spacing w:after="0"/>
            </w:pPr>
            <w:r>
              <w:t>VISIT_OCCURRENCE</w:t>
            </w:r>
          </w:p>
        </w:tc>
        <w:tc>
          <w:tcPr>
            <w:tcW w:w="1965" w:type="dxa"/>
            <w:tcBorders>
              <w:bottom w:val="single" w:sz="8" w:space="0" w:color="000000"/>
              <w:right w:val="single" w:sz="8" w:space="0" w:color="000000"/>
            </w:tcBorders>
            <w:tcMar>
              <w:top w:w="100" w:type="dxa"/>
              <w:left w:w="100" w:type="dxa"/>
              <w:bottom w:w="100" w:type="dxa"/>
              <w:right w:w="100" w:type="dxa"/>
            </w:tcMar>
          </w:tcPr>
          <w:p w14:paraId="7E7FAD85" w14:textId="77777777" w:rsidR="00AB0492" w:rsidRDefault="00B554AB">
            <w:pPr>
              <w:widowControl w:val="0"/>
              <w:spacing w:after="0"/>
            </w:pPr>
            <w:r>
              <w:t>Visit</w:t>
            </w:r>
          </w:p>
        </w:tc>
        <w:tc>
          <w:tcPr>
            <w:tcW w:w="3525" w:type="dxa"/>
            <w:tcBorders>
              <w:bottom w:val="single" w:sz="8" w:space="0" w:color="000000"/>
              <w:right w:val="single" w:sz="8" w:space="0" w:color="000000"/>
            </w:tcBorders>
            <w:tcMar>
              <w:top w:w="100" w:type="dxa"/>
              <w:left w:w="100" w:type="dxa"/>
              <w:bottom w:w="100" w:type="dxa"/>
              <w:right w:w="100" w:type="dxa"/>
            </w:tcMar>
          </w:tcPr>
          <w:p w14:paraId="0330CB6B" w14:textId="77777777" w:rsidR="00AB0492" w:rsidRDefault="00AB0492"/>
        </w:tc>
      </w:tr>
      <w:tr w:rsidR="00AB0492" w14:paraId="7862D179"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F9C77D" w14:textId="77777777" w:rsidR="00AB0492" w:rsidRDefault="00B554AB">
            <w:pPr>
              <w:widowControl w:val="0"/>
              <w:spacing w:after="0"/>
            </w:pPr>
            <w:r>
              <w:t>PROVIDER</w:t>
            </w:r>
          </w:p>
        </w:tc>
        <w:tc>
          <w:tcPr>
            <w:tcW w:w="1965" w:type="dxa"/>
            <w:tcBorders>
              <w:bottom w:val="single" w:sz="8" w:space="0" w:color="000000"/>
              <w:right w:val="single" w:sz="8" w:space="0" w:color="000000"/>
            </w:tcBorders>
            <w:tcMar>
              <w:top w:w="100" w:type="dxa"/>
              <w:left w:w="100" w:type="dxa"/>
              <w:bottom w:w="100" w:type="dxa"/>
              <w:right w:w="100" w:type="dxa"/>
            </w:tcMar>
          </w:tcPr>
          <w:p w14:paraId="4A66D4A1" w14:textId="77777777" w:rsidR="00AB0492" w:rsidRDefault="00B554AB">
            <w:pPr>
              <w:widowControl w:val="0"/>
              <w:spacing w:after="0"/>
            </w:pPr>
            <w:r>
              <w:t>Provider</w:t>
            </w:r>
          </w:p>
        </w:tc>
        <w:tc>
          <w:tcPr>
            <w:tcW w:w="3525" w:type="dxa"/>
            <w:tcBorders>
              <w:bottom w:val="single" w:sz="8" w:space="0" w:color="000000"/>
              <w:right w:val="single" w:sz="8" w:space="0" w:color="000000"/>
            </w:tcBorders>
            <w:tcMar>
              <w:top w:w="100" w:type="dxa"/>
              <w:left w:w="100" w:type="dxa"/>
              <w:bottom w:w="100" w:type="dxa"/>
              <w:right w:w="100" w:type="dxa"/>
            </w:tcMar>
          </w:tcPr>
          <w:p w14:paraId="65F80EF6" w14:textId="77777777" w:rsidR="00AB0492" w:rsidRDefault="00AB0492">
            <w:pPr>
              <w:widowControl w:val="0"/>
              <w:spacing w:after="0"/>
            </w:pPr>
          </w:p>
        </w:tc>
      </w:tr>
      <w:tr w:rsidR="00AB0492" w14:paraId="4AC49EF8"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0B148F" w14:textId="77777777" w:rsidR="00AB0492" w:rsidRDefault="00B554AB">
            <w:pPr>
              <w:widowControl w:val="0"/>
              <w:spacing w:after="0"/>
            </w:pPr>
            <w:r>
              <w:t>DEATH</w:t>
            </w:r>
          </w:p>
        </w:tc>
        <w:tc>
          <w:tcPr>
            <w:tcW w:w="1965" w:type="dxa"/>
            <w:tcBorders>
              <w:bottom w:val="single" w:sz="8" w:space="0" w:color="000000"/>
              <w:right w:val="single" w:sz="8" w:space="0" w:color="000000"/>
            </w:tcBorders>
            <w:tcMar>
              <w:top w:w="100" w:type="dxa"/>
              <w:left w:w="100" w:type="dxa"/>
              <w:bottom w:w="100" w:type="dxa"/>
              <w:right w:w="100" w:type="dxa"/>
            </w:tcMar>
          </w:tcPr>
          <w:p w14:paraId="7E206054" w14:textId="77777777" w:rsidR="00AB0492" w:rsidRDefault="00B554AB">
            <w:pPr>
              <w:widowControl w:val="0"/>
              <w:spacing w:after="0"/>
            </w:pPr>
            <w:r>
              <w:t>Death</w:t>
            </w:r>
          </w:p>
        </w:tc>
        <w:tc>
          <w:tcPr>
            <w:tcW w:w="3525" w:type="dxa"/>
            <w:tcBorders>
              <w:bottom w:val="single" w:sz="8" w:space="0" w:color="000000"/>
              <w:right w:val="single" w:sz="8" w:space="0" w:color="000000"/>
            </w:tcBorders>
            <w:tcMar>
              <w:top w:w="100" w:type="dxa"/>
              <w:left w:w="100" w:type="dxa"/>
              <w:bottom w:w="100" w:type="dxa"/>
              <w:right w:w="100" w:type="dxa"/>
            </w:tcMar>
          </w:tcPr>
          <w:p w14:paraId="3B1C6111" w14:textId="77777777" w:rsidR="00AB0492" w:rsidRDefault="00AB0492">
            <w:pPr>
              <w:widowControl w:val="0"/>
              <w:spacing w:after="0"/>
            </w:pPr>
          </w:p>
        </w:tc>
      </w:tr>
      <w:tr w:rsidR="00AB0492" w14:paraId="250972E9"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13691B" w14:textId="77777777" w:rsidR="00AB0492" w:rsidRDefault="00B554AB">
            <w:pPr>
              <w:widowControl w:val="0"/>
              <w:spacing w:after="0"/>
            </w:pPr>
            <w:r>
              <w:t>CONDITION_OCCURRENCE</w:t>
            </w:r>
          </w:p>
        </w:tc>
        <w:tc>
          <w:tcPr>
            <w:tcW w:w="1965" w:type="dxa"/>
            <w:tcBorders>
              <w:bottom w:val="single" w:sz="8" w:space="0" w:color="000000"/>
              <w:right w:val="single" w:sz="8" w:space="0" w:color="000000"/>
            </w:tcBorders>
            <w:tcMar>
              <w:top w:w="100" w:type="dxa"/>
              <w:left w:w="100" w:type="dxa"/>
              <w:bottom w:w="100" w:type="dxa"/>
              <w:right w:w="100" w:type="dxa"/>
            </w:tcMar>
          </w:tcPr>
          <w:p w14:paraId="27B428EC" w14:textId="77777777" w:rsidR="00AB0492" w:rsidRDefault="00B554AB">
            <w:pPr>
              <w:widowControl w:val="0"/>
              <w:spacing w:after="0"/>
            </w:pPr>
            <w:r>
              <w:t>Condition</w:t>
            </w:r>
          </w:p>
        </w:tc>
        <w:tc>
          <w:tcPr>
            <w:tcW w:w="3525" w:type="dxa"/>
            <w:tcBorders>
              <w:bottom w:val="single" w:sz="8" w:space="0" w:color="000000"/>
              <w:right w:val="single" w:sz="8" w:space="0" w:color="000000"/>
            </w:tcBorders>
            <w:tcMar>
              <w:top w:w="100" w:type="dxa"/>
              <w:left w:w="100" w:type="dxa"/>
              <w:bottom w:w="100" w:type="dxa"/>
              <w:right w:w="100" w:type="dxa"/>
            </w:tcMar>
          </w:tcPr>
          <w:p w14:paraId="45929FCE" w14:textId="77777777" w:rsidR="00AB0492" w:rsidRDefault="00AB0492">
            <w:pPr>
              <w:widowControl w:val="0"/>
              <w:spacing w:after="0"/>
            </w:pPr>
          </w:p>
        </w:tc>
      </w:tr>
      <w:tr w:rsidR="00AB0492" w14:paraId="2A7273C4"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8A1CA6" w14:textId="77777777" w:rsidR="00AB0492" w:rsidRDefault="00B554AB">
            <w:pPr>
              <w:widowControl w:val="0"/>
              <w:spacing w:after="0"/>
            </w:pPr>
            <w:r>
              <w:t>DRUG_EXPOSURE</w:t>
            </w:r>
          </w:p>
        </w:tc>
        <w:tc>
          <w:tcPr>
            <w:tcW w:w="1965" w:type="dxa"/>
            <w:tcBorders>
              <w:bottom w:val="single" w:sz="8" w:space="0" w:color="000000"/>
              <w:right w:val="single" w:sz="8" w:space="0" w:color="000000"/>
            </w:tcBorders>
            <w:tcMar>
              <w:top w:w="100" w:type="dxa"/>
              <w:left w:w="100" w:type="dxa"/>
              <w:bottom w:w="100" w:type="dxa"/>
              <w:right w:w="100" w:type="dxa"/>
            </w:tcMar>
          </w:tcPr>
          <w:p w14:paraId="2B79FB80" w14:textId="77777777" w:rsidR="00AB0492" w:rsidRDefault="00B554AB">
            <w:pPr>
              <w:widowControl w:val="0"/>
              <w:spacing w:after="0"/>
            </w:pPr>
            <w:r>
              <w:t>Drug</w:t>
            </w:r>
          </w:p>
        </w:tc>
        <w:tc>
          <w:tcPr>
            <w:tcW w:w="3525" w:type="dxa"/>
            <w:tcBorders>
              <w:bottom w:val="single" w:sz="8" w:space="0" w:color="000000"/>
              <w:right w:val="single" w:sz="8" w:space="0" w:color="000000"/>
            </w:tcBorders>
            <w:tcMar>
              <w:top w:w="100" w:type="dxa"/>
              <w:left w:w="100" w:type="dxa"/>
              <w:bottom w:w="100" w:type="dxa"/>
              <w:right w:w="100" w:type="dxa"/>
            </w:tcMar>
          </w:tcPr>
          <w:p w14:paraId="01B22642" w14:textId="77777777" w:rsidR="00AB0492" w:rsidRDefault="00AB0492">
            <w:pPr>
              <w:widowControl w:val="0"/>
              <w:spacing w:after="0"/>
            </w:pPr>
          </w:p>
        </w:tc>
      </w:tr>
      <w:tr w:rsidR="00AB0492" w14:paraId="477C7A50"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CFEC1E" w14:textId="77777777" w:rsidR="00AB0492" w:rsidRDefault="00B554AB">
            <w:pPr>
              <w:widowControl w:val="0"/>
              <w:spacing w:after="0"/>
            </w:pPr>
            <w:r>
              <w:t>PROCEDURE_OCCURRENCE</w:t>
            </w:r>
          </w:p>
        </w:tc>
        <w:tc>
          <w:tcPr>
            <w:tcW w:w="1965" w:type="dxa"/>
            <w:tcBorders>
              <w:bottom w:val="single" w:sz="8" w:space="0" w:color="000000"/>
              <w:right w:val="single" w:sz="8" w:space="0" w:color="000000"/>
            </w:tcBorders>
            <w:tcMar>
              <w:top w:w="100" w:type="dxa"/>
              <w:left w:w="100" w:type="dxa"/>
              <w:bottom w:w="100" w:type="dxa"/>
              <w:right w:w="100" w:type="dxa"/>
            </w:tcMar>
          </w:tcPr>
          <w:p w14:paraId="5AA1F112" w14:textId="77777777" w:rsidR="00AB0492" w:rsidRDefault="00B554AB">
            <w:pPr>
              <w:widowControl w:val="0"/>
              <w:spacing w:after="0"/>
            </w:pPr>
            <w:r>
              <w:t>Procedure</w:t>
            </w:r>
          </w:p>
        </w:tc>
        <w:tc>
          <w:tcPr>
            <w:tcW w:w="3525" w:type="dxa"/>
            <w:tcBorders>
              <w:bottom w:val="single" w:sz="8" w:space="0" w:color="000000"/>
              <w:right w:val="single" w:sz="8" w:space="0" w:color="000000"/>
            </w:tcBorders>
            <w:tcMar>
              <w:top w:w="100" w:type="dxa"/>
              <w:left w:w="100" w:type="dxa"/>
              <w:bottom w:w="100" w:type="dxa"/>
              <w:right w:w="100" w:type="dxa"/>
            </w:tcMar>
          </w:tcPr>
          <w:p w14:paraId="11AA25E5" w14:textId="77777777" w:rsidR="00AB0492" w:rsidRDefault="00AB0492">
            <w:pPr>
              <w:widowControl w:val="0"/>
              <w:spacing w:after="0"/>
            </w:pPr>
          </w:p>
        </w:tc>
      </w:tr>
      <w:tr w:rsidR="00AB0492" w14:paraId="3E1C552E"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D2AC7" w14:textId="77777777" w:rsidR="00AB0492" w:rsidRDefault="00B554AB">
            <w:pPr>
              <w:widowControl w:val="0"/>
              <w:spacing w:after="0"/>
            </w:pPr>
            <w:r>
              <w:t>MEASUREMENT</w:t>
            </w:r>
          </w:p>
        </w:tc>
        <w:tc>
          <w:tcPr>
            <w:tcW w:w="1965" w:type="dxa"/>
            <w:tcBorders>
              <w:bottom w:val="single" w:sz="8" w:space="0" w:color="000000"/>
              <w:right w:val="single" w:sz="8" w:space="0" w:color="000000"/>
            </w:tcBorders>
            <w:tcMar>
              <w:top w:w="100" w:type="dxa"/>
              <w:left w:w="100" w:type="dxa"/>
              <w:bottom w:w="100" w:type="dxa"/>
              <w:right w:w="100" w:type="dxa"/>
            </w:tcMar>
          </w:tcPr>
          <w:p w14:paraId="300ED45C" w14:textId="77777777" w:rsidR="00AB0492" w:rsidRDefault="00B554AB">
            <w:pPr>
              <w:widowControl w:val="0"/>
              <w:spacing w:after="0"/>
            </w:pPr>
            <w:r>
              <w:t>Measurement</w:t>
            </w:r>
          </w:p>
        </w:tc>
        <w:tc>
          <w:tcPr>
            <w:tcW w:w="3525" w:type="dxa"/>
            <w:tcBorders>
              <w:bottom w:val="single" w:sz="8" w:space="0" w:color="000000"/>
              <w:right w:val="single" w:sz="8" w:space="0" w:color="000000"/>
            </w:tcBorders>
            <w:tcMar>
              <w:top w:w="100" w:type="dxa"/>
              <w:left w:w="100" w:type="dxa"/>
              <w:bottom w:w="100" w:type="dxa"/>
              <w:right w:w="100" w:type="dxa"/>
            </w:tcMar>
          </w:tcPr>
          <w:p w14:paraId="43F58C83" w14:textId="77777777" w:rsidR="00AB0492" w:rsidRDefault="00AB0492">
            <w:pPr>
              <w:widowControl w:val="0"/>
              <w:spacing w:after="0"/>
            </w:pPr>
          </w:p>
        </w:tc>
      </w:tr>
      <w:tr w:rsidR="00AB0492" w14:paraId="6A8BB495"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FCAC83" w14:textId="77777777" w:rsidR="00AB0492" w:rsidRDefault="00B554AB">
            <w:pPr>
              <w:widowControl w:val="0"/>
              <w:spacing w:after="0"/>
            </w:pPr>
            <w:r>
              <w:t>OBSERVATION</w:t>
            </w:r>
          </w:p>
        </w:tc>
        <w:tc>
          <w:tcPr>
            <w:tcW w:w="1965" w:type="dxa"/>
            <w:tcBorders>
              <w:bottom w:val="single" w:sz="8" w:space="0" w:color="000000"/>
              <w:right w:val="single" w:sz="8" w:space="0" w:color="000000"/>
            </w:tcBorders>
            <w:tcMar>
              <w:top w:w="100" w:type="dxa"/>
              <w:left w:w="100" w:type="dxa"/>
              <w:bottom w:w="100" w:type="dxa"/>
              <w:right w:w="100" w:type="dxa"/>
            </w:tcMar>
          </w:tcPr>
          <w:p w14:paraId="7B72FF85" w14:textId="77777777" w:rsidR="00AB0492" w:rsidRDefault="00B554AB">
            <w:pPr>
              <w:widowControl w:val="0"/>
              <w:spacing w:after="0"/>
            </w:pPr>
            <w:r>
              <w:t>Observation</w:t>
            </w:r>
          </w:p>
        </w:tc>
        <w:tc>
          <w:tcPr>
            <w:tcW w:w="3525" w:type="dxa"/>
            <w:tcBorders>
              <w:bottom w:val="single" w:sz="8" w:space="0" w:color="000000"/>
              <w:right w:val="single" w:sz="8" w:space="0" w:color="000000"/>
            </w:tcBorders>
            <w:tcMar>
              <w:top w:w="100" w:type="dxa"/>
              <w:left w:w="100" w:type="dxa"/>
              <w:bottom w:w="100" w:type="dxa"/>
              <w:right w:w="100" w:type="dxa"/>
            </w:tcMar>
          </w:tcPr>
          <w:p w14:paraId="05C17AAB" w14:textId="77777777" w:rsidR="00AB0492" w:rsidRDefault="00AB0492">
            <w:pPr>
              <w:widowControl w:val="0"/>
              <w:spacing w:after="0"/>
            </w:pPr>
          </w:p>
        </w:tc>
      </w:tr>
    </w:tbl>
    <w:p w14:paraId="0C9B9664" w14:textId="77777777" w:rsidR="00AB0492" w:rsidRDefault="00B554AB">
      <w:r>
        <w:t xml:space="preserve"> </w:t>
      </w:r>
    </w:p>
    <w:p w14:paraId="47E54123" w14:textId="77777777" w:rsidR="00AB0492" w:rsidRDefault="00B554AB" w:rsidP="00CA76C7">
      <w:pPr>
        <w:pStyle w:val="Heading3"/>
      </w:pPr>
      <w:bookmarkStart w:id="575" w:name="_umxggbgbtqtz" w:colFirst="0" w:colLast="0"/>
      <w:bookmarkEnd w:id="575"/>
      <w:r w:rsidRPr="00CA76C7">
        <w:lastRenderedPageBreak/>
        <w:t>Table name: cdm_source</w:t>
      </w:r>
    </w:p>
    <w:p w14:paraId="4100A824" w14:textId="77777777" w:rsidR="00AB0492" w:rsidRDefault="00AB0492"/>
    <w:tbl>
      <w:tblPr>
        <w:tblStyle w:val="aff4"/>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25"/>
        <w:gridCol w:w="465"/>
        <w:gridCol w:w="3120"/>
        <w:gridCol w:w="1170"/>
      </w:tblGrid>
      <w:tr w:rsidR="00AB0492" w14:paraId="655B8936" w14:textId="77777777">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F5168" w14:textId="77777777" w:rsidR="00AB0492" w:rsidRDefault="00B554AB">
            <w:pPr>
              <w:spacing w:after="0"/>
            </w:pPr>
            <w:r>
              <w:rPr>
                <w:sz w:val="20"/>
                <w:szCs w:val="20"/>
              </w:rPr>
              <w:t>SOURCE_DOCUMENTATION_REFERENCE</w:t>
            </w:r>
          </w:p>
        </w:tc>
        <w:tc>
          <w:tcPr>
            <w:tcW w:w="4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22E4F1" w14:textId="77777777" w:rsidR="00AB0492" w:rsidRDefault="00B554AB">
            <w:pPr>
              <w:spacing w:after="0"/>
            </w:pPr>
            <w:r>
              <w:rPr>
                <w:sz w:val="20"/>
                <w:szCs w:val="20"/>
              </w:rPr>
              <w:t xml:space="preserve"> </w:t>
            </w:r>
          </w:p>
        </w:tc>
        <w:tc>
          <w:tcPr>
            <w:tcW w:w="31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6B5A315" w14:textId="77777777" w:rsidR="00AB0492" w:rsidRDefault="00CC2124">
            <w:pPr>
              <w:spacing w:after="0"/>
            </w:pPr>
            <w:hyperlink r:id="rId41">
              <w:r w:rsidR="00B554AB">
                <w:rPr>
                  <w:color w:val="1155CC"/>
                  <w:sz w:val="20"/>
                  <w:szCs w:val="20"/>
                  <w:u w:val="single"/>
                </w:rPr>
                <w:t>https://jnj.sharepoint.com/sites/PHM-GCSP-RND/RWE/Pages/DataSourceDetails.aspx?DataSourceItem=36</w:t>
              </w:r>
            </w:hyperlink>
            <w:r w:rsidR="00B554AB">
              <w:rPr>
                <w:sz w:val="20"/>
                <w:szCs w:val="20"/>
              </w:rPr>
              <w:t xml:space="preserve"> </w:t>
            </w:r>
          </w:p>
        </w:tc>
        <w:tc>
          <w:tcPr>
            <w:tcW w:w="11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3E1294" w14:textId="77777777" w:rsidR="00AB0492" w:rsidRDefault="00B554AB">
            <w:pPr>
              <w:spacing w:after="0"/>
            </w:pPr>
            <w:r>
              <w:rPr>
                <w:sz w:val="20"/>
                <w:szCs w:val="20"/>
              </w:rPr>
              <w:t xml:space="preserve"> </w:t>
            </w:r>
          </w:p>
        </w:tc>
      </w:tr>
      <w:tr w:rsidR="00AB0492" w14:paraId="48851F15"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ABC778" w14:textId="77777777" w:rsidR="00AB0492" w:rsidRDefault="00B554AB">
            <w:pPr>
              <w:spacing w:after="0"/>
            </w:pPr>
            <w:r>
              <w:rPr>
                <w:sz w:val="20"/>
                <w:szCs w:val="20"/>
              </w:rPr>
              <w:t>CDM_ETL_REFERENCE</w:t>
            </w:r>
          </w:p>
        </w:tc>
        <w:tc>
          <w:tcPr>
            <w:tcW w:w="465" w:type="dxa"/>
            <w:tcBorders>
              <w:bottom w:val="single" w:sz="8" w:space="0" w:color="000000"/>
              <w:right w:val="single" w:sz="8" w:space="0" w:color="000000"/>
            </w:tcBorders>
            <w:tcMar>
              <w:top w:w="100" w:type="dxa"/>
              <w:left w:w="100" w:type="dxa"/>
              <w:bottom w:w="100" w:type="dxa"/>
              <w:right w:w="100" w:type="dxa"/>
            </w:tcMar>
          </w:tcPr>
          <w:p w14:paraId="700FFAD1" w14:textId="77777777"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14:paraId="301614EB" w14:textId="77777777" w:rsidR="00AB0492" w:rsidRDefault="00B554AB">
            <w:pPr>
              <w:spacing w:after="0"/>
            </w:pPr>
            <w:r>
              <w:rPr>
                <w:sz w:val="20"/>
                <w:szCs w:val="20"/>
              </w:rPr>
              <w:t>http://www.ohdsi.org/web/wiki/</w:t>
            </w:r>
          </w:p>
          <w:p w14:paraId="5A2D51E9" w14:textId="77777777" w:rsidR="00AB0492" w:rsidRDefault="00B554AB">
            <w:pPr>
              <w:spacing w:after="0"/>
            </w:pPr>
            <w:proofErr w:type="gramStart"/>
            <w:r>
              <w:rPr>
                <w:sz w:val="20"/>
                <w:szCs w:val="20"/>
              </w:rPr>
              <w:t>doku.php?id</w:t>
            </w:r>
            <w:proofErr w:type="gramEnd"/>
            <w:r>
              <w:rPr>
                <w:sz w:val="20"/>
                <w:szCs w:val="20"/>
              </w:rPr>
              <w:t>=documentation:example_etls</w:t>
            </w:r>
          </w:p>
        </w:tc>
        <w:tc>
          <w:tcPr>
            <w:tcW w:w="1170" w:type="dxa"/>
            <w:tcBorders>
              <w:bottom w:val="single" w:sz="8" w:space="0" w:color="000000"/>
              <w:right w:val="single" w:sz="8" w:space="0" w:color="000000"/>
            </w:tcBorders>
            <w:tcMar>
              <w:top w:w="100" w:type="dxa"/>
              <w:left w:w="100" w:type="dxa"/>
              <w:bottom w:w="100" w:type="dxa"/>
              <w:right w:w="100" w:type="dxa"/>
            </w:tcMar>
          </w:tcPr>
          <w:p w14:paraId="17AC4FFB" w14:textId="77777777" w:rsidR="00AB0492" w:rsidRDefault="00B554AB">
            <w:pPr>
              <w:spacing w:after="0"/>
            </w:pPr>
            <w:r>
              <w:rPr>
                <w:sz w:val="20"/>
                <w:szCs w:val="20"/>
              </w:rPr>
              <w:t xml:space="preserve"> </w:t>
            </w:r>
          </w:p>
        </w:tc>
      </w:tr>
      <w:tr w:rsidR="00AB0492" w14:paraId="5E416C47"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064CBC" w14:textId="77777777" w:rsidR="00AB0492" w:rsidRDefault="00B554AB">
            <w:pPr>
              <w:spacing w:after="0"/>
            </w:pPr>
            <w:r>
              <w:rPr>
                <w:sz w:val="20"/>
                <w:szCs w:val="20"/>
              </w:rPr>
              <w:t>SOURCE_RELEASE_DATE</w:t>
            </w:r>
          </w:p>
        </w:tc>
        <w:tc>
          <w:tcPr>
            <w:tcW w:w="465" w:type="dxa"/>
            <w:tcBorders>
              <w:bottom w:val="single" w:sz="8" w:space="0" w:color="000000"/>
              <w:right w:val="single" w:sz="8" w:space="0" w:color="000000"/>
            </w:tcBorders>
            <w:tcMar>
              <w:top w:w="100" w:type="dxa"/>
              <w:left w:w="100" w:type="dxa"/>
              <w:bottom w:w="100" w:type="dxa"/>
              <w:right w:w="100" w:type="dxa"/>
            </w:tcMar>
          </w:tcPr>
          <w:p w14:paraId="2ABA958D" w14:textId="77777777"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14:paraId="5308001D" w14:textId="77777777"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VERSION_DATE</w:t>
            </w:r>
          </w:p>
          <w:p w14:paraId="74F933B8" w14:textId="77777777" w:rsidR="00AB0492" w:rsidRDefault="00B554AB">
            <w:pPr>
              <w:spacing w:after="0"/>
            </w:pPr>
            <w:r>
              <w:rPr>
                <w:rFonts w:ascii="Consolas" w:eastAsia="Consolas" w:hAnsi="Consolas" w:cs="Consolas"/>
                <w:color w:val="0000FF"/>
                <w:sz w:val="19"/>
                <w:szCs w:val="19"/>
              </w:rPr>
              <w:t>FROM</w:t>
            </w:r>
            <w:r>
              <w:rPr>
                <w:rFonts w:ascii="Consolas" w:eastAsia="Consolas" w:hAnsi="Consolas" w:cs="Consolas"/>
                <w:sz w:val="19"/>
                <w:szCs w:val="19"/>
              </w:rPr>
              <w:t xml:space="preserve"> [_Version]</w:t>
            </w:r>
          </w:p>
        </w:tc>
        <w:tc>
          <w:tcPr>
            <w:tcW w:w="1170" w:type="dxa"/>
            <w:tcBorders>
              <w:bottom w:val="single" w:sz="8" w:space="0" w:color="000000"/>
              <w:right w:val="single" w:sz="8" w:space="0" w:color="000000"/>
            </w:tcBorders>
            <w:tcMar>
              <w:top w:w="100" w:type="dxa"/>
              <w:left w:w="100" w:type="dxa"/>
              <w:bottom w:w="100" w:type="dxa"/>
              <w:right w:w="100" w:type="dxa"/>
            </w:tcMar>
          </w:tcPr>
          <w:p w14:paraId="17421C39" w14:textId="77777777" w:rsidR="00AB0492" w:rsidRDefault="00B554AB">
            <w:pPr>
              <w:spacing w:after="0"/>
            </w:pPr>
            <w:r>
              <w:rPr>
                <w:sz w:val="20"/>
                <w:szCs w:val="20"/>
              </w:rPr>
              <w:t>Get from the source tables.</w:t>
            </w:r>
          </w:p>
        </w:tc>
      </w:tr>
      <w:tr w:rsidR="00AB0492" w14:paraId="300717E6"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E3DB21" w14:textId="77777777" w:rsidR="00AB0492" w:rsidRDefault="00B554AB">
            <w:pPr>
              <w:spacing w:after="0"/>
            </w:pPr>
            <w:r>
              <w:rPr>
                <w:sz w:val="20"/>
                <w:szCs w:val="20"/>
              </w:rPr>
              <w:t>CDM_RELEASE_DATE</w:t>
            </w:r>
          </w:p>
        </w:tc>
        <w:tc>
          <w:tcPr>
            <w:tcW w:w="465" w:type="dxa"/>
            <w:tcBorders>
              <w:bottom w:val="single" w:sz="8" w:space="0" w:color="000000"/>
              <w:right w:val="single" w:sz="8" w:space="0" w:color="000000"/>
            </w:tcBorders>
            <w:tcMar>
              <w:top w:w="100" w:type="dxa"/>
              <w:left w:w="100" w:type="dxa"/>
              <w:bottom w:w="100" w:type="dxa"/>
              <w:right w:w="100" w:type="dxa"/>
            </w:tcMar>
          </w:tcPr>
          <w:p w14:paraId="565A33B7" w14:textId="77777777"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14:paraId="5D7ECC32" w14:textId="77777777"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w:t>
            </w:r>
            <w:r>
              <w:rPr>
                <w:rFonts w:ascii="Consolas" w:eastAsia="Consolas" w:hAnsi="Consolas" w:cs="Consolas"/>
                <w:color w:val="FF00FF"/>
                <w:sz w:val="19"/>
                <w:szCs w:val="19"/>
              </w:rPr>
              <w:t>CONVERT</w:t>
            </w:r>
            <w:r>
              <w:rPr>
                <w:rFonts w:ascii="Consolas" w:eastAsia="Consolas" w:hAnsi="Consolas" w:cs="Consolas"/>
                <w:color w:val="808080"/>
                <w:sz w:val="19"/>
                <w:szCs w:val="19"/>
              </w:rPr>
              <w:t>(</w:t>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sz w:val="19"/>
                <w:szCs w:val="19"/>
              </w:rPr>
              <w:t>10</w:t>
            </w:r>
            <w:r>
              <w:rPr>
                <w:rFonts w:ascii="Consolas" w:eastAsia="Consolas" w:hAnsi="Consolas" w:cs="Consolas"/>
                <w:color w:val="808080"/>
                <w:sz w:val="19"/>
                <w:szCs w:val="19"/>
              </w:rPr>
              <w:t xml:space="preserve">), </w:t>
            </w:r>
            <w:r>
              <w:rPr>
                <w:rFonts w:ascii="Consolas" w:eastAsia="Consolas" w:hAnsi="Consolas" w:cs="Consolas"/>
                <w:color w:val="FF00FF"/>
                <w:sz w:val="19"/>
                <w:szCs w:val="19"/>
              </w:rPr>
              <w:t>GETDATE</w:t>
            </w:r>
            <w:r>
              <w:rPr>
                <w:rFonts w:ascii="Consolas" w:eastAsia="Consolas" w:hAnsi="Consolas" w:cs="Consolas"/>
                <w:color w:val="808080"/>
                <w:sz w:val="19"/>
                <w:szCs w:val="19"/>
              </w:rPr>
              <w:t>(),</w:t>
            </w:r>
            <w:r>
              <w:rPr>
                <w:rFonts w:ascii="Consolas" w:eastAsia="Consolas" w:hAnsi="Consolas" w:cs="Consolas"/>
                <w:sz w:val="19"/>
                <w:szCs w:val="19"/>
              </w:rPr>
              <w:t>102</w:t>
            </w:r>
            <w:r>
              <w:rPr>
                <w:rFonts w:ascii="Consolas" w:eastAsia="Consolas" w:hAnsi="Consolas" w:cs="Consolas"/>
                <w:color w:val="808080"/>
                <w:sz w:val="19"/>
                <w:szCs w:val="19"/>
              </w:rPr>
              <w:t>)</w:t>
            </w:r>
          </w:p>
        </w:tc>
        <w:tc>
          <w:tcPr>
            <w:tcW w:w="1170" w:type="dxa"/>
            <w:tcBorders>
              <w:bottom w:val="single" w:sz="8" w:space="0" w:color="000000"/>
              <w:right w:val="single" w:sz="8" w:space="0" w:color="000000"/>
            </w:tcBorders>
            <w:tcMar>
              <w:top w:w="100" w:type="dxa"/>
              <w:left w:w="100" w:type="dxa"/>
              <w:bottom w:w="100" w:type="dxa"/>
              <w:right w:w="100" w:type="dxa"/>
            </w:tcMar>
          </w:tcPr>
          <w:p w14:paraId="646C7666" w14:textId="77777777" w:rsidR="00AB0492" w:rsidRDefault="00B554AB">
            <w:pPr>
              <w:spacing w:after="0"/>
            </w:pPr>
            <w:r>
              <w:rPr>
                <w:sz w:val="20"/>
                <w:szCs w:val="20"/>
              </w:rPr>
              <w:t>Get the date the run completes on.</w:t>
            </w:r>
          </w:p>
        </w:tc>
      </w:tr>
      <w:tr w:rsidR="00AB0492" w14:paraId="0BC8314A"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2C9B2A" w14:textId="77777777" w:rsidR="00AB0492" w:rsidRDefault="00B554AB">
            <w:pPr>
              <w:spacing w:after="0"/>
            </w:pPr>
            <w:r>
              <w:rPr>
                <w:sz w:val="20"/>
                <w:szCs w:val="20"/>
              </w:rPr>
              <w:t>CDM_VERSION</w:t>
            </w:r>
          </w:p>
        </w:tc>
        <w:tc>
          <w:tcPr>
            <w:tcW w:w="465" w:type="dxa"/>
            <w:tcBorders>
              <w:bottom w:val="single" w:sz="8" w:space="0" w:color="000000"/>
              <w:right w:val="single" w:sz="8" w:space="0" w:color="000000"/>
            </w:tcBorders>
            <w:tcMar>
              <w:top w:w="100" w:type="dxa"/>
              <w:left w:w="100" w:type="dxa"/>
              <w:bottom w:w="100" w:type="dxa"/>
              <w:right w:w="100" w:type="dxa"/>
            </w:tcMar>
          </w:tcPr>
          <w:p w14:paraId="19494E1C" w14:textId="77777777" w:rsidR="00AB0492" w:rsidRDefault="00B554AB">
            <w:pPr>
              <w:spacing w:after="0"/>
            </w:pPr>
            <w:r>
              <w:rPr>
                <w:sz w:val="20"/>
                <w:szCs w:val="20"/>
              </w:rPr>
              <w:t>-</w:t>
            </w:r>
          </w:p>
        </w:tc>
        <w:tc>
          <w:tcPr>
            <w:tcW w:w="3120" w:type="dxa"/>
            <w:tcBorders>
              <w:bottom w:val="single" w:sz="8" w:space="0" w:color="000000"/>
              <w:right w:val="single" w:sz="8" w:space="0" w:color="000000"/>
            </w:tcBorders>
            <w:tcMar>
              <w:top w:w="100" w:type="dxa"/>
              <w:left w:w="100" w:type="dxa"/>
              <w:bottom w:w="100" w:type="dxa"/>
              <w:right w:w="100" w:type="dxa"/>
            </w:tcMar>
          </w:tcPr>
          <w:p w14:paraId="2C465653" w14:textId="1153F1B2" w:rsidR="00AB0492" w:rsidRDefault="00B554AB">
            <w:pPr>
              <w:spacing w:after="0"/>
            </w:pPr>
            <w:r>
              <w:rPr>
                <w:sz w:val="20"/>
                <w:szCs w:val="20"/>
              </w:rPr>
              <w:t>V5.</w:t>
            </w:r>
            <w:ins w:id="576" w:author="Sena, Anthony [JRDUS]" w:date="2018-08-06T16:58:00Z">
              <w:r w:rsidR="00A90567">
                <w:rPr>
                  <w:sz w:val="20"/>
                  <w:szCs w:val="20"/>
                </w:rPr>
                <w:t>3.1</w:t>
              </w:r>
            </w:ins>
            <w:del w:id="577" w:author="Sena, Anthony [JRDUS]" w:date="2018-08-06T16:58:00Z">
              <w:r w:rsidDel="00A90567">
                <w:rPr>
                  <w:sz w:val="20"/>
                  <w:szCs w:val="20"/>
                </w:rPr>
                <w:delText>0</w:delText>
              </w:r>
            </w:del>
          </w:p>
        </w:tc>
        <w:tc>
          <w:tcPr>
            <w:tcW w:w="1170" w:type="dxa"/>
            <w:tcBorders>
              <w:bottom w:val="single" w:sz="8" w:space="0" w:color="000000"/>
              <w:right w:val="single" w:sz="8" w:space="0" w:color="000000"/>
            </w:tcBorders>
            <w:tcMar>
              <w:top w:w="100" w:type="dxa"/>
              <w:left w:w="100" w:type="dxa"/>
              <w:bottom w:w="100" w:type="dxa"/>
              <w:right w:w="100" w:type="dxa"/>
            </w:tcMar>
          </w:tcPr>
          <w:p w14:paraId="216A72F0" w14:textId="77777777" w:rsidR="00AB0492" w:rsidRDefault="00B554AB">
            <w:pPr>
              <w:spacing w:after="0"/>
            </w:pPr>
            <w:r>
              <w:rPr>
                <w:sz w:val="20"/>
                <w:szCs w:val="20"/>
              </w:rPr>
              <w:t xml:space="preserve"> </w:t>
            </w:r>
          </w:p>
        </w:tc>
      </w:tr>
      <w:tr w:rsidR="00AB0492" w14:paraId="201E5E0E"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179E08" w14:textId="77777777" w:rsidR="00AB0492" w:rsidRDefault="00B554AB">
            <w:pPr>
              <w:spacing w:after="0"/>
            </w:pPr>
            <w:r>
              <w:rPr>
                <w:sz w:val="20"/>
                <w:szCs w:val="20"/>
              </w:rPr>
              <w:t>VOCABULARY_VERSION</w:t>
            </w:r>
          </w:p>
        </w:tc>
        <w:tc>
          <w:tcPr>
            <w:tcW w:w="465" w:type="dxa"/>
            <w:tcBorders>
              <w:bottom w:val="single" w:sz="8" w:space="0" w:color="000000"/>
              <w:right w:val="single" w:sz="8" w:space="0" w:color="000000"/>
            </w:tcBorders>
            <w:tcMar>
              <w:top w:w="100" w:type="dxa"/>
              <w:left w:w="100" w:type="dxa"/>
              <w:bottom w:w="100" w:type="dxa"/>
              <w:right w:w="100" w:type="dxa"/>
            </w:tcMar>
          </w:tcPr>
          <w:p w14:paraId="17164A96" w14:textId="77777777" w:rsidR="00AB0492" w:rsidRDefault="00B554AB">
            <w:pPr>
              <w:spacing w:after="0"/>
            </w:pPr>
            <w:r>
              <w:rPr>
                <w:sz w:val="20"/>
                <w:szCs w:val="20"/>
              </w:rPr>
              <w:t>-</w:t>
            </w:r>
          </w:p>
        </w:tc>
        <w:tc>
          <w:tcPr>
            <w:tcW w:w="3120" w:type="dxa"/>
            <w:tcBorders>
              <w:bottom w:val="single" w:sz="8" w:space="0" w:color="000000"/>
              <w:right w:val="single" w:sz="8" w:space="0" w:color="000000"/>
            </w:tcBorders>
            <w:tcMar>
              <w:top w:w="100" w:type="dxa"/>
              <w:left w:w="100" w:type="dxa"/>
              <w:bottom w:w="100" w:type="dxa"/>
              <w:right w:w="100" w:type="dxa"/>
            </w:tcMar>
          </w:tcPr>
          <w:p w14:paraId="4D382060" w14:textId="77777777"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VOCABULARY_VERSION</w:t>
            </w:r>
          </w:p>
          <w:p w14:paraId="7D3EF271" w14:textId="77777777" w:rsidR="00AB0492" w:rsidRDefault="00B554AB">
            <w:pPr>
              <w:spacing w:after="0"/>
            </w:pPr>
            <w:r>
              <w:rPr>
                <w:rFonts w:ascii="Consolas" w:eastAsia="Consolas" w:hAnsi="Consolas" w:cs="Consolas"/>
                <w:color w:val="0000FF"/>
                <w:sz w:val="19"/>
                <w:szCs w:val="19"/>
              </w:rPr>
              <w:t>FROM</w:t>
            </w:r>
            <w:r>
              <w:rPr>
                <w:rFonts w:ascii="Consolas" w:eastAsia="Consolas" w:hAnsi="Consolas" w:cs="Consolas"/>
                <w:sz w:val="19"/>
                <w:szCs w:val="19"/>
              </w:rPr>
              <w:t xml:space="preserve"> vocabulary</w:t>
            </w:r>
          </w:p>
          <w:p w14:paraId="72E7C4A5" w14:textId="77777777" w:rsidR="00AB0492" w:rsidRDefault="00B554AB">
            <w:pPr>
              <w:spacing w:after="0"/>
            </w:pPr>
            <w:r>
              <w:rPr>
                <w:rFonts w:ascii="Consolas" w:eastAsia="Consolas" w:hAnsi="Consolas" w:cs="Consolas"/>
                <w:color w:val="0000FF"/>
                <w:sz w:val="19"/>
                <w:szCs w:val="19"/>
              </w:rPr>
              <w:t>WHERE</w:t>
            </w:r>
            <w:r>
              <w:rPr>
                <w:rFonts w:ascii="Consolas" w:eastAsia="Consolas" w:hAnsi="Consolas" w:cs="Consolas"/>
                <w:sz w:val="19"/>
                <w:szCs w:val="19"/>
              </w:rPr>
              <w:t xml:space="preserve"> VOCABULARY_ID </w:t>
            </w:r>
            <w:r>
              <w:rPr>
                <w:rFonts w:ascii="Consolas" w:eastAsia="Consolas" w:hAnsi="Consolas" w:cs="Consolas"/>
                <w:color w:val="808080"/>
                <w:sz w:val="19"/>
                <w:szCs w:val="19"/>
              </w:rPr>
              <w:t>=</w:t>
            </w:r>
            <w:r>
              <w:rPr>
                <w:rFonts w:ascii="Consolas" w:eastAsia="Consolas" w:hAnsi="Consolas" w:cs="Consolas"/>
                <w:sz w:val="19"/>
                <w:szCs w:val="19"/>
              </w:rPr>
              <w:t xml:space="preserve"> </w:t>
            </w:r>
            <w:r>
              <w:rPr>
                <w:rFonts w:ascii="Consolas" w:eastAsia="Consolas" w:hAnsi="Consolas" w:cs="Consolas"/>
                <w:color w:val="FF0000"/>
                <w:sz w:val="19"/>
                <w:szCs w:val="19"/>
              </w:rPr>
              <w:t>'None'</w:t>
            </w:r>
          </w:p>
        </w:tc>
        <w:tc>
          <w:tcPr>
            <w:tcW w:w="1170" w:type="dxa"/>
            <w:tcBorders>
              <w:bottom w:val="single" w:sz="8" w:space="0" w:color="000000"/>
              <w:right w:val="single" w:sz="8" w:space="0" w:color="000000"/>
            </w:tcBorders>
            <w:tcMar>
              <w:top w:w="100" w:type="dxa"/>
              <w:left w:w="100" w:type="dxa"/>
              <w:bottom w:w="100" w:type="dxa"/>
              <w:right w:w="100" w:type="dxa"/>
            </w:tcMar>
          </w:tcPr>
          <w:p w14:paraId="406FE7DA" w14:textId="77777777" w:rsidR="00AB0492" w:rsidRDefault="00B554AB">
            <w:pPr>
              <w:spacing w:after="0"/>
            </w:pPr>
            <w:r>
              <w:rPr>
                <w:sz w:val="20"/>
                <w:szCs w:val="20"/>
              </w:rPr>
              <w:t>Taken from the Vocabulary loaded into the CDM.</w:t>
            </w:r>
          </w:p>
        </w:tc>
      </w:tr>
    </w:tbl>
    <w:p w14:paraId="480AF9FB" w14:textId="77777777" w:rsidR="00AB0492" w:rsidRDefault="00AB0492"/>
    <w:p w14:paraId="6824E32E" w14:textId="77777777" w:rsidR="00AB0492" w:rsidRDefault="00B554AB">
      <w:r>
        <w:br w:type="page"/>
      </w:r>
    </w:p>
    <w:p w14:paraId="6A2C431C" w14:textId="77777777" w:rsidR="00AB0492" w:rsidRDefault="00AB0492"/>
    <w:p w14:paraId="3F177C7D" w14:textId="77777777" w:rsidR="00AB0492" w:rsidRDefault="00AB0492"/>
    <w:p w14:paraId="030F8FCC" w14:textId="77777777" w:rsidR="00AB0492" w:rsidRDefault="00B554AB" w:rsidP="00CA76C7">
      <w:pPr>
        <w:pStyle w:val="Heading3"/>
      </w:pPr>
      <w:bookmarkStart w:id="578" w:name="_2ecvhdyze6al" w:colFirst="0" w:colLast="0"/>
      <w:bookmarkEnd w:id="578"/>
      <w:r w:rsidRPr="00CA76C7">
        <w:t>Table name: payer_plan_period</w:t>
      </w:r>
    </w:p>
    <w:p w14:paraId="070C240F" w14:textId="77777777" w:rsidR="00AB0492" w:rsidRDefault="00B554AB" w:rsidP="00CA76C7">
      <w:pPr>
        <w:pStyle w:val="Heading3"/>
      </w:pPr>
      <w:bookmarkStart w:id="579" w:name="_xutzi17cqo1r" w:colFirst="0" w:colLast="0"/>
      <w:bookmarkEnd w:id="579"/>
      <w:r w:rsidRPr="00CA76C7">
        <w:t>Table name: procedure_cost</w:t>
      </w:r>
    </w:p>
    <w:p w14:paraId="77D00799" w14:textId="77777777" w:rsidR="00AB0492" w:rsidRDefault="00B554AB" w:rsidP="00CA76C7">
      <w:pPr>
        <w:pStyle w:val="Heading3"/>
      </w:pPr>
      <w:bookmarkStart w:id="580" w:name="_8miccbdzycy" w:colFirst="0" w:colLast="0"/>
      <w:bookmarkEnd w:id="580"/>
      <w:r w:rsidRPr="00CA76C7">
        <w:t>Table name: visit_cost</w:t>
      </w:r>
    </w:p>
    <w:p w14:paraId="02C0799A" w14:textId="77777777" w:rsidR="00AB0492" w:rsidRDefault="00B554AB" w:rsidP="00CA76C7">
      <w:pPr>
        <w:pStyle w:val="Heading3"/>
      </w:pPr>
      <w:bookmarkStart w:id="581" w:name="_hh72sixzex7m" w:colFirst="0" w:colLast="0"/>
      <w:bookmarkEnd w:id="581"/>
      <w:r w:rsidRPr="00CA76C7">
        <w:t>Table name: drug_cost</w:t>
      </w:r>
    </w:p>
    <w:p w14:paraId="2D05CB68" w14:textId="77777777" w:rsidR="00AB0492" w:rsidRDefault="00B554AB" w:rsidP="00CA76C7">
      <w:pPr>
        <w:pStyle w:val="Heading3"/>
      </w:pPr>
      <w:bookmarkStart w:id="582" w:name="_ypfblfgwd09q" w:colFirst="0" w:colLast="0"/>
      <w:bookmarkEnd w:id="582"/>
      <w:r w:rsidRPr="00CA76C7">
        <w:t>Table name: device_cost</w:t>
      </w:r>
    </w:p>
    <w:p w14:paraId="5259330B" w14:textId="77777777" w:rsidR="00AB0492" w:rsidRDefault="00B554AB" w:rsidP="00CA76C7">
      <w:pPr>
        <w:pStyle w:val="Heading3"/>
      </w:pPr>
      <w:bookmarkStart w:id="583" w:name="_j87lzetrzthh" w:colFirst="0" w:colLast="0"/>
      <w:bookmarkEnd w:id="583"/>
      <w:r w:rsidRPr="00CA76C7">
        <w:t>Table name: drug_era</w:t>
      </w:r>
    </w:p>
    <w:p w14:paraId="43080ACE" w14:textId="77777777" w:rsidR="00AB0492" w:rsidRDefault="00B554AB" w:rsidP="00CA76C7">
      <w:pPr>
        <w:pStyle w:val="Heading3"/>
      </w:pPr>
      <w:bookmarkStart w:id="584" w:name="_s631qllkcrz2" w:colFirst="0" w:colLast="0"/>
      <w:bookmarkEnd w:id="584"/>
      <w:r w:rsidRPr="00CA76C7">
        <w:t>Table name: dose_era</w:t>
      </w:r>
    </w:p>
    <w:p w14:paraId="26936A90" w14:textId="77777777" w:rsidR="00AB0492" w:rsidRDefault="00B554AB" w:rsidP="00CA76C7">
      <w:pPr>
        <w:pStyle w:val="Heading3"/>
      </w:pPr>
      <w:bookmarkStart w:id="585" w:name="_y7m10zkvuv0t" w:colFirst="0" w:colLast="0"/>
      <w:bookmarkEnd w:id="585"/>
      <w:r w:rsidRPr="00CA76C7">
        <w:t>Table name: condition_era</w:t>
      </w:r>
    </w:p>
    <w:p w14:paraId="006BD51B" w14:textId="77777777" w:rsidR="00AB0492" w:rsidRDefault="00B554AB" w:rsidP="00CA76C7">
      <w:pPr>
        <w:pStyle w:val="Heading3"/>
      </w:pPr>
      <w:bookmarkStart w:id="586" w:name="_7qx6uwbsxybo" w:colFirst="0" w:colLast="0"/>
      <w:bookmarkEnd w:id="586"/>
      <w:r w:rsidRPr="00CA76C7">
        <w:t>Table name: cohort</w:t>
      </w:r>
    </w:p>
    <w:p w14:paraId="43DB2887" w14:textId="77777777" w:rsidR="00AB0492" w:rsidRDefault="00B554AB" w:rsidP="00CA76C7">
      <w:pPr>
        <w:pStyle w:val="Heading3"/>
      </w:pPr>
      <w:bookmarkStart w:id="587" w:name="_pnlmb06ykxwl" w:colFirst="0" w:colLast="0"/>
      <w:bookmarkEnd w:id="587"/>
      <w:r w:rsidRPr="00CA76C7">
        <w:t>Table name: cohort_definition</w:t>
      </w:r>
    </w:p>
    <w:p w14:paraId="49AE93F7" w14:textId="77777777" w:rsidR="00AB0492" w:rsidRDefault="00B554AB" w:rsidP="00CA76C7">
      <w:pPr>
        <w:pStyle w:val="Heading3"/>
      </w:pPr>
      <w:bookmarkStart w:id="588" w:name="_luv9m16h77ft" w:colFirst="0" w:colLast="0"/>
      <w:bookmarkEnd w:id="588"/>
      <w:r w:rsidRPr="00CA76C7">
        <w:t>Table name: cohort_attribute</w:t>
      </w:r>
    </w:p>
    <w:p w14:paraId="496F56A1" w14:textId="77777777" w:rsidR="00AB0492" w:rsidRDefault="00B554AB" w:rsidP="00CA76C7">
      <w:pPr>
        <w:pStyle w:val="Heading3"/>
      </w:pPr>
      <w:r w:rsidRPr="00CA76C7">
        <w:t>Table name: attribute_definition</w:t>
      </w:r>
      <w:r>
        <w:br w:type="page"/>
      </w:r>
      <w:bookmarkStart w:id="589" w:name="_wlei2v6lnapd" w:colFirst="0" w:colLast="0"/>
      <w:bookmarkEnd w:id="589"/>
    </w:p>
    <w:p w14:paraId="4F5B278B" w14:textId="77777777" w:rsidR="00AB0492" w:rsidRDefault="00B554AB">
      <w:pPr>
        <w:pStyle w:val="Heading1"/>
      </w:pPr>
      <w:bookmarkStart w:id="590" w:name="_bp7t6hro9w59" w:colFirst="0" w:colLast="0"/>
      <w:bookmarkEnd w:id="590"/>
      <w:r>
        <w:lastRenderedPageBreak/>
        <w:t>Appendix</w:t>
      </w:r>
    </w:p>
    <w:p w14:paraId="7708DD27" w14:textId="77777777" w:rsidR="00AB0492" w:rsidRDefault="00B554AB">
      <w:pPr>
        <w:pStyle w:val="Heading1"/>
        <w:spacing w:after="120"/>
      </w:pPr>
      <w:bookmarkStart w:id="591" w:name="_eqfjzb68v4e6" w:colFirst="0" w:colLast="0"/>
      <w:bookmarkEnd w:id="591"/>
      <w:r>
        <w:rPr>
          <w:sz w:val="46"/>
          <w:szCs w:val="46"/>
        </w:rPr>
        <w:t>1</w:t>
      </w:r>
      <w:r>
        <w:rPr>
          <w:b w:val="0"/>
          <w:sz w:val="14"/>
          <w:szCs w:val="14"/>
        </w:rPr>
        <w:t xml:space="preserve">         </w:t>
      </w:r>
      <w:r>
        <w:rPr>
          <w:sz w:val="46"/>
          <w:szCs w:val="46"/>
        </w:rPr>
        <w:t>Code Snippets</w:t>
      </w:r>
    </w:p>
    <w:p w14:paraId="2A192352" w14:textId="77777777" w:rsidR="00AB0492" w:rsidRDefault="00B554AB">
      <w:pPr>
        <w:pStyle w:val="Heading2"/>
        <w:spacing w:before="360" w:after="80"/>
      </w:pPr>
      <w:bookmarkStart w:id="592" w:name="_jt65kwokje3h" w:colFirst="0" w:colLast="0"/>
      <w:bookmarkEnd w:id="592"/>
      <w:r>
        <w:rPr>
          <w:color w:val="366091"/>
          <w:sz w:val="34"/>
          <w:szCs w:val="34"/>
        </w:rPr>
        <w:t>1.1</w:t>
      </w:r>
      <w:r>
        <w:rPr>
          <w:b w:val="0"/>
          <w:color w:val="366091"/>
          <w:sz w:val="14"/>
          <w:szCs w:val="14"/>
        </w:rPr>
        <w:t xml:space="preserve">       </w:t>
      </w:r>
      <w:r>
        <w:rPr>
          <w:color w:val="366091"/>
          <w:sz w:val="34"/>
          <w:szCs w:val="34"/>
        </w:rPr>
        <w:t>Vocabulary Mapping</w:t>
      </w:r>
    </w:p>
    <w:p w14:paraId="216CC7E6" w14:textId="77777777" w:rsidR="00AB0492" w:rsidRDefault="00B554AB">
      <w:r>
        <w:t>Use this code to map source codes to concept ids; change the source_vocabulary_id and target_vocabulary_id as needed.</w:t>
      </w:r>
    </w:p>
    <w:p w14:paraId="653D847D" w14:textId="77777777" w:rsidR="00AB0492" w:rsidRDefault="00B554AB">
      <w:pPr>
        <w:pStyle w:val="Heading3"/>
        <w:spacing w:before="280" w:after="80"/>
      </w:pPr>
      <w:bookmarkStart w:id="593" w:name="_jrbm2fprn8gd" w:colFirst="0" w:colLast="0"/>
      <w:bookmarkEnd w:id="593"/>
      <w:r>
        <w:rPr>
          <w:color w:val="366091"/>
          <w:sz w:val="26"/>
          <w:szCs w:val="26"/>
        </w:rPr>
        <w:t>1.1.1</w:t>
      </w:r>
      <w:r>
        <w:rPr>
          <w:b w:val="0"/>
          <w:color w:val="366091"/>
          <w:sz w:val="14"/>
          <w:szCs w:val="14"/>
        </w:rPr>
        <w:t xml:space="preserve">         </w:t>
      </w:r>
      <w:r>
        <w:rPr>
          <w:color w:val="366091"/>
          <w:sz w:val="26"/>
          <w:szCs w:val="26"/>
        </w:rPr>
        <w:t>Source to Source</w:t>
      </w:r>
    </w:p>
    <w:p w14:paraId="0410A99F" w14:textId="77777777" w:rsidR="00AB0492" w:rsidRDefault="00B554AB">
      <w:pPr>
        <w:spacing w:line="240" w:lineRule="auto"/>
      </w:pPr>
      <w:r>
        <w:rPr>
          <w:color w:val="0000FF"/>
        </w:rPr>
        <w:t>WITH</w:t>
      </w:r>
      <w:r>
        <w:t xml:space="preserve"> CTE_VOCAB_MAP </w:t>
      </w:r>
      <w:r>
        <w:rPr>
          <w:color w:val="0000FF"/>
        </w:rPr>
        <w:t xml:space="preserve">AS </w:t>
      </w:r>
      <w:r>
        <w:rPr>
          <w:color w:val="808080"/>
        </w:rPr>
        <w:t>(</w:t>
      </w:r>
    </w:p>
    <w:p w14:paraId="0E47F60E" w14:textId="77777777" w:rsidR="00AB0492" w:rsidRDefault="00B554AB">
      <w:pPr>
        <w:spacing w:line="240" w:lineRule="auto"/>
      </w:pPr>
      <w:r>
        <w:t xml:space="preserve">       </w:t>
      </w:r>
      <w:r>
        <w:rPr>
          <w:color w:val="0000FF"/>
        </w:rPr>
        <w:t>SELECT</w:t>
      </w:r>
      <w:r>
        <w:t xml:space="preserve"> </w:t>
      </w:r>
      <w:proofErr w:type="gramStart"/>
      <w:r>
        <w:t>c</w:t>
      </w:r>
      <w:r>
        <w:rPr>
          <w:color w:val="808080"/>
        </w:rPr>
        <w:t>.</w:t>
      </w:r>
      <w:r>
        <w:t>concept</w:t>
      </w:r>
      <w:proofErr w:type="gramEnd"/>
      <w:r>
        <w:t xml:space="preserve">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p>
    <w:p w14:paraId="79B740E3" w14:textId="77777777" w:rsidR="00AB0492" w:rsidRDefault="00B554AB">
      <w:pPr>
        <w:spacing w:line="240" w:lineRule="auto"/>
      </w:pPr>
      <w:r>
        <w:t xml:space="preserve">                        c</w:t>
      </w:r>
      <w:r>
        <w:rPr>
          <w:color w:val="808080"/>
        </w:rPr>
        <w:t>.</w:t>
      </w:r>
      <w:r>
        <w:t xml:space="preserve">vocabulary_id </w:t>
      </w:r>
      <w:r>
        <w:rPr>
          <w:color w:val="0000FF"/>
        </w:rPr>
        <w:t>AS</w:t>
      </w:r>
      <w:r>
        <w:t xml:space="preserve"> SOURCE_VOCABULARY_ID</w:t>
      </w:r>
      <w:r>
        <w:rPr>
          <w:color w:val="808080"/>
        </w:rPr>
        <w:t>,</w:t>
      </w:r>
      <w:r>
        <w:t xml:space="preserve"> </w:t>
      </w:r>
      <w:proofErr w:type="gramStart"/>
      <w:r>
        <w:t>c</w:t>
      </w:r>
      <w:r>
        <w:rPr>
          <w:color w:val="808080"/>
        </w:rPr>
        <w:t>.</w:t>
      </w:r>
      <w:r>
        <w:t>domain</w:t>
      </w:r>
      <w:proofErr w:type="gramEnd"/>
      <w:r>
        <w:t xml:space="preserve">_id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14:paraId="06414173" w14:textId="77777777" w:rsidR="00AB0492" w:rsidRDefault="00B554AB">
      <w:pPr>
        <w:spacing w:line="240" w:lineRule="auto"/>
      </w:pPr>
      <w:r>
        <w:t xml:space="preserve">            c</w:t>
      </w:r>
      <w:r>
        <w:rPr>
          <w:color w:val="808080"/>
        </w:rPr>
        <w:t>.</w:t>
      </w:r>
      <w:r>
        <w:t xml:space="preserve">VALID_START_DATE </w:t>
      </w:r>
      <w:r>
        <w:rPr>
          <w:color w:val="0000FF"/>
        </w:rPr>
        <w:t>AS</w:t>
      </w:r>
      <w:r>
        <w:t xml:space="preserve"> SOURCE_VALID_START_DATE</w:t>
      </w:r>
      <w:r>
        <w:rPr>
          <w:color w:val="808080"/>
        </w:rPr>
        <w:t>,</w:t>
      </w:r>
      <w:r>
        <w:t xml:space="preserve"> </w:t>
      </w:r>
      <w:proofErr w:type="gramStart"/>
      <w:r>
        <w:t>c</w:t>
      </w:r>
      <w:r>
        <w:rPr>
          <w:color w:val="808080"/>
        </w:rPr>
        <w:t>.</w:t>
      </w:r>
      <w:r>
        <w:t>VALID</w:t>
      </w:r>
      <w:proofErr w:type="gramEnd"/>
      <w:r>
        <w:t xml:space="preserve">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14:paraId="10788B5B" w14:textId="77777777" w:rsidR="00AB0492" w:rsidRDefault="00B554AB">
      <w:pPr>
        <w:spacing w:line="240" w:lineRule="auto"/>
      </w:pPr>
      <w:r>
        <w:t xml:space="preserve">            c</w:t>
      </w:r>
      <w:r>
        <w:rPr>
          <w:color w:val="808080"/>
        </w:rPr>
        <w:t>.</w:t>
      </w:r>
      <w:r>
        <w:t xml:space="preserve">concept_ID </w:t>
      </w:r>
      <w:r>
        <w:rPr>
          <w:color w:val="0000FF"/>
        </w:rPr>
        <w:t>as</w:t>
      </w:r>
      <w:r>
        <w:t xml:space="preserve"> TARGET_CONCEPT_ID</w:t>
      </w:r>
      <w:r>
        <w:rPr>
          <w:color w:val="808080"/>
        </w:rPr>
        <w:t>,</w:t>
      </w:r>
      <w:r>
        <w:t xml:space="preserve"> </w:t>
      </w:r>
      <w:proofErr w:type="gramStart"/>
      <w:r>
        <w:t>c</w:t>
      </w:r>
      <w:r>
        <w:rPr>
          <w:color w:val="808080"/>
        </w:rPr>
        <w:t>.</w:t>
      </w:r>
      <w:r>
        <w:t>concept</w:t>
      </w:r>
      <w:proofErr w:type="gramEnd"/>
      <w:r>
        <w:t xml:space="preserve">_name </w:t>
      </w:r>
      <w:r>
        <w:rPr>
          <w:color w:val="0000FF"/>
        </w:rPr>
        <w:t>AS</w:t>
      </w:r>
      <w:r>
        <w:t xml:space="preserve"> TARGET_CONCEPT_NAME</w:t>
      </w:r>
      <w:r>
        <w:rPr>
          <w:color w:val="808080"/>
        </w:rPr>
        <w:t>,</w:t>
      </w:r>
      <w:r>
        <w:t xml:space="preserve"> c</w:t>
      </w:r>
      <w:r>
        <w:rPr>
          <w:color w:val="808080"/>
        </w:rPr>
        <w:t>.</w:t>
      </w:r>
      <w:r>
        <w:t xml:space="preserve">vocabulary_id </w:t>
      </w:r>
      <w:r>
        <w:rPr>
          <w:color w:val="0000FF"/>
        </w:rPr>
        <w:t>AS</w:t>
      </w:r>
      <w:r>
        <w:t xml:space="preserve"> TARGET_VOCABULARY_ID</w:t>
      </w:r>
      <w:r>
        <w:rPr>
          <w:color w:val="808080"/>
        </w:rPr>
        <w:t>,</w:t>
      </w:r>
      <w:r>
        <w:t xml:space="preserve"> c</w:t>
      </w:r>
      <w:r>
        <w:rPr>
          <w:color w:val="808080"/>
        </w:rPr>
        <w:t>.</w:t>
      </w:r>
      <w:r>
        <w:t xml:space="preserve">domain_id </w:t>
      </w:r>
      <w:r>
        <w:rPr>
          <w:color w:val="0000FF"/>
        </w:rPr>
        <w:t>AS</w:t>
      </w:r>
      <w:r>
        <w:t xml:space="preserve"> TARGET_DOMAIN_ID</w:t>
      </w:r>
      <w:r>
        <w:rPr>
          <w:color w:val="808080"/>
        </w:rPr>
        <w:t>,</w:t>
      </w:r>
    </w:p>
    <w:p w14:paraId="7B86ECD5" w14:textId="77777777" w:rsidR="00AB0492" w:rsidRDefault="00B554AB">
      <w:pPr>
        <w:spacing w:line="240" w:lineRule="auto"/>
      </w:pPr>
      <w:r>
        <w:t xml:space="preserve">                        c</w:t>
      </w:r>
      <w:r>
        <w:rPr>
          <w:color w:val="808080"/>
        </w:rPr>
        <w:t>.</w:t>
      </w:r>
      <w:r>
        <w:t xml:space="preserve">concept_class_id </w:t>
      </w:r>
      <w:r>
        <w:rPr>
          <w:color w:val="0000FF"/>
        </w:rPr>
        <w:t>AS</w:t>
      </w:r>
      <w:r>
        <w:t xml:space="preserve"> TARGET_CONCEPT_CLASS_ID</w:t>
      </w:r>
      <w:r>
        <w:rPr>
          <w:color w:val="808080"/>
        </w:rPr>
        <w:t>,</w:t>
      </w:r>
      <w:r>
        <w:t xml:space="preserve"> </w:t>
      </w:r>
      <w:proofErr w:type="gramStart"/>
      <w:r>
        <w:t>c</w:t>
      </w:r>
      <w:r>
        <w:rPr>
          <w:color w:val="808080"/>
        </w:rPr>
        <w:t>.</w:t>
      </w:r>
      <w:r>
        <w:t>INVALID</w:t>
      </w:r>
      <w:proofErr w:type="gramEnd"/>
      <w:r>
        <w:t xml:space="preserve">_REASON </w:t>
      </w:r>
      <w:r>
        <w:rPr>
          <w:color w:val="0000FF"/>
        </w:rPr>
        <w:t>AS</w:t>
      </w:r>
      <w:r>
        <w:t xml:space="preserve"> TARGET_INVALID_REASON</w:t>
      </w:r>
      <w:r>
        <w:rPr>
          <w:color w:val="808080"/>
        </w:rPr>
        <w:t>,</w:t>
      </w:r>
    </w:p>
    <w:p w14:paraId="0238B23A" w14:textId="77777777" w:rsidR="00AB0492" w:rsidRDefault="00B554AB">
      <w:pPr>
        <w:spacing w:line="240" w:lineRule="auto"/>
      </w:pPr>
      <w:r>
        <w:t xml:space="preserve">            c</w:t>
      </w:r>
      <w:r>
        <w:rPr>
          <w:color w:val="808080"/>
        </w:rPr>
        <w:t>.</w:t>
      </w:r>
      <w:r>
        <w:t xml:space="preserve">STANDARD_CONCEPT </w:t>
      </w:r>
      <w:r>
        <w:rPr>
          <w:color w:val="0000FF"/>
        </w:rPr>
        <w:t>AS</w:t>
      </w:r>
      <w:r>
        <w:t xml:space="preserve"> TARGET_STANDARD_CONCEPT</w:t>
      </w:r>
    </w:p>
    <w:p w14:paraId="5419FE83" w14:textId="77777777" w:rsidR="00AB0492" w:rsidRDefault="00B554AB">
      <w:pPr>
        <w:spacing w:line="240" w:lineRule="auto"/>
      </w:pPr>
      <w:r>
        <w:t xml:space="preserve">       </w:t>
      </w:r>
      <w:r>
        <w:rPr>
          <w:color w:val="0000FF"/>
        </w:rPr>
        <w:t>FROM</w:t>
      </w:r>
      <w:r>
        <w:t xml:space="preserve"> CONCEPT c</w:t>
      </w:r>
    </w:p>
    <w:p w14:paraId="0445BE37" w14:textId="77777777" w:rsidR="00AB0492" w:rsidRDefault="00B554AB">
      <w:pPr>
        <w:spacing w:line="240" w:lineRule="auto"/>
      </w:pPr>
      <w:r>
        <w:t xml:space="preserve">       </w:t>
      </w:r>
      <w:r>
        <w:rPr>
          <w:color w:val="0000FF"/>
        </w:rPr>
        <w:t>UNION</w:t>
      </w:r>
    </w:p>
    <w:p w14:paraId="029EE733" w14:textId="77777777" w:rsidR="00AB0492" w:rsidRDefault="00B554AB">
      <w:pPr>
        <w:spacing w:line="240" w:lineRule="auto"/>
      </w:pPr>
      <w:r>
        <w:t xml:space="preserve">       </w:t>
      </w:r>
      <w:r>
        <w:rPr>
          <w:color w:val="0000FF"/>
        </w:rPr>
        <w:t>SELECT</w:t>
      </w:r>
      <w:r>
        <w:t xml:space="preserve"> source_code</w:t>
      </w:r>
      <w:r>
        <w:rPr>
          <w:color w:val="808080"/>
        </w:rPr>
        <w:t>,</w:t>
      </w:r>
      <w:r>
        <w:t xml:space="preserve"> SOURCE_CONCEPT_ID</w:t>
      </w:r>
      <w:r>
        <w:rPr>
          <w:color w:val="808080"/>
        </w:rPr>
        <w:t>,</w:t>
      </w:r>
      <w:r>
        <w:t xml:space="preserve"> SOURCE_CODE_DESCRIPTION</w:t>
      </w:r>
      <w:r>
        <w:rPr>
          <w:color w:val="808080"/>
        </w:rPr>
        <w:t>,</w:t>
      </w:r>
      <w:r>
        <w:t xml:space="preserve"> source_vocabulary_id</w:t>
      </w:r>
      <w:r>
        <w:rPr>
          <w:color w:val="808080"/>
        </w:rPr>
        <w:t>,</w:t>
      </w:r>
      <w:r>
        <w:t xml:space="preserve"> c</w:t>
      </w:r>
      <w:proofErr w:type="gramStart"/>
      <w:r>
        <w:t>1</w:t>
      </w:r>
      <w:r>
        <w:rPr>
          <w:color w:val="808080"/>
        </w:rPr>
        <w:t>.</w:t>
      </w:r>
      <w:r>
        <w:t>domain</w:t>
      </w:r>
      <w:proofErr w:type="gramEnd"/>
      <w:r>
        <w:t xml:space="preserve">_id </w:t>
      </w:r>
      <w:r>
        <w:rPr>
          <w:color w:val="0000FF"/>
        </w:rPr>
        <w:t>AS</w:t>
      </w:r>
      <w:r>
        <w:t xml:space="preserve"> SOURCE_DOMAIN_ID</w:t>
      </w:r>
      <w:r>
        <w:rPr>
          <w:color w:val="808080"/>
        </w:rPr>
        <w:t>,</w:t>
      </w:r>
      <w:r>
        <w:t xml:space="preserve"> c2</w:t>
      </w:r>
      <w:r>
        <w:rPr>
          <w:color w:val="808080"/>
        </w:rPr>
        <w:t>.</w:t>
      </w:r>
      <w:r>
        <w:t xml:space="preserve">CONCEPT_CLASS_ID </w:t>
      </w:r>
      <w:r>
        <w:rPr>
          <w:color w:val="0000FF"/>
        </w:rPr>
        <w:t>AS</w:t>
      </w:r>
      <w:r>
        <w:t xml:space="preserve"> SOURCE_CONCEPT_CLASS_ID</w:t>
      </w:r>
      <w:r>
        <w:rPr>
          <w:color w:val="808080"/>
        </w:rPr>
        <w:t>,</w:t>
      </w:r>
    </w:p>
    <w:p w14:paraId="2518513E" w14:textId="77777777" w:rsidR="00AB0492" w:rsidRDefault="00B554AB">
      <w:pPr>
        <w:spacing w:line="240" w:lineRule="auto"/>
      </w:pPr>
      <w:r>
        <w:t xml:space="preserve">                                        c</w:t>
      </w:r>
      <w:proofErr w:type="gramStart"/>
      <w:r>
        <w:t>1</w:t>
      </w:r>
      <w:r>
        <w:rPr>
          <w:color w:val="808080"/>
        </w:rPr>
        <w:t>.</w:t>
      </w:r>
      <w:r>
        <w:t>VALID</w:t>
      </w:r>
      <w:proofErr w:type="gramEnd"/>
      <w:r>
        <w:t xml:space="preserve">_START_DATE </w:t>
      </w:r>
      <w:r>
        <w:rPr>
          <w:color w:val="0000FF"/>
        </w:rPr>
        <w:t>AS</w:t>
      </w:r>
      <w:r>
        <w:t xml:space="preserve"> SOURCE_VALID_START_DATE</w:t>
      </w:r>
      <w:r>
        <w:rPr>
          <w:color w:val="808080"/>
        </w:rPr>
        <w:t>,</w:t>
      </w:r>
      <w:r>
        <w:t xml:space="preserve"> c1</w:t>
      </w:r>
      <w:r>
        <w:rPr>
          <w:color w:val="808080"/>
        </w:rPr>
        <w:t>.</w:t>
      </w:r>
      <w:r>
        <w:t xml:space="preserve">VALID_END_DATE </w:t>
      </w:r>
      <w:r>
        <w:rPr>
          <w:color w:val="0000FF"/>
        </w:rPr>
        <w:t>AS</w:t>
      </w:r>
      <w:r>
        <w:t xml:space="preserve"> SOURCE_VALID_END_DATE</w:t>
      </w:r>
      <w:r>
        <w:rPr>
          <w:color w:val="808080"/>
        </w:rPr>
        <w:t>,</w:t>
      </w:r>
      <w:r>
        <w:t>stcm</w:t>
      </w:r>
      <w:r>
        <w:rPr>
          <w:color w:val="808080"/>
        </w:rPr>
        <w:t>.</w:t>
      </w:r>
      <w:r>
        <w:t xml:space="preserve">INVALID_REASON </w:t>
      </w:r>
      <w:r>
        <w:rPr>
          <w:color w:val="0000FF"/>
        </w:rPr>
        <w:t>AS</w:t>
      </w:r>
      <w:r>
        <w:t xml:space="preserve"> SOURCE_INVALID_REASON</w:t>
      </w:r>
      <w:r>
        <w:rPr>
          <w:color w:val="808080"/>
        </w:rPr>
        <w:t>,</w:t>
      </w:r>
    </w:p>
    <w:p w14:paraId="30F17677" w14:textId="77777777" w:rsidR="00AB0492" w:rsidRDefault="00B554AB">
      <w:pPr>
        <w:spacing w:line="240" w:lineRule="auto"/>
      </w:pPr>
      <w:r>
        <w:t xml:space="preserve">                                        target_concept_id</w:t>
      </w:r>
      <w:r>
        <w:rPr>
          <w:color w:val="808080"/>
        </w:rPr>
        <w:t>,</w:t>
      </w:r>
      <w:r>
        <w:t xml:space="preserve"> c</w:t>
      </w:r>
      <w:proofErr w:type="gramStart"/>
      <w:r>
        <w:t>2</w:t>
      </w:r>
      <w:r>
        <w:rPr>
          <w:color w:val="808080"/>
        </w:rPr>
        <w:t>.</w:t>
      </w:r>
      <w:r>
        <w:t>CONCEPT</w:t>
      </w:r>
      <w:proofErr w:type="gramEnd"/>
      <w:r>
        <w:t xml:space="preserve">_NAME </w:t>
      </w:r>
      <w:r>
        <w:rPr>
          <w:color w:val="0000FF"/>
        </w:rPr>
        <w:t>AS</w:t>
      </w:r>
      <w:r>
        <w:t xml:space="preserve"> TARGET_CONCEPT_NAME</w:t>
      </w:r>
      <w:r>
        <w:rPr>
          <w:color w:val="808080"/>
        </w:rPr>
        <w:t>,</w:t>
      </w:r>
      <w:r>
        <w:t xml:space="preserve"> target_vocabulary_id</w:t>
      </w:r>
      <w:r>
        <w:rPr>
          <w:color w:val="808080"/>
        </w:rPr>
        <w:t>,</w:t>
      </w:r>
      <w:r>
        <w:t xml:space="preserve"> c2</w:t>
      </w:r>
      <w:r>
        <w:rPr>
          <w:color w:val="808080"/>
        </w:rPr>
        <w:t>.</w:t>
      </w:r>
      <w:r>
        <w:t xml:space="preserve">domain_id </w:t>
      </w:r>
      <w:r>
        <w:rPr>
          <w:color w:val="0000FF"/>
        </w:rPr>
        <w:t>AS</w:t>
      </w:r>
      <w:r>
        <w:t xml:space="preserve"> TARGET_DOMAIN_ID</w:t>
      </w:r>
      <w:r>
        <w:rPr>
          <w:color w:val="808080"/>
        </w:rPr>
        <w:t>,</w:t>
      </w:r>
      <w:r>
        <w:t xml:space="preserve"> c2</w:t>
      </w:r>
      <w:r>
        <w:rPr>
          <w:color w:val="808080"/>
        </w:rPr>
        <w:t>.</w:t>
      </w:r>
      <w:r>
        <w:t xml:space="preserve">concept_class_id </w:t>
      </w:r>
      <w:r>
        <w:rPr>
          <w:color w:val="0000FF"/>
        </w:rPr>
        <w:t>AS</w:t>
      </w:r>
      <w:r>
        <w:t xml:space="preserve"> TARGET_CONCEPT_CLASS_ID</w:t>
      </w:r>
      <w:r>
        <w:rPr>
          <w:color w:val="808080"/>
        </w:rPr>
        <w:t>,</w:t>
      </w:r>
    </w:p>
    <w:p w14:paraId="3A5A93E3" w14:textId="77777777" w:rsidR="00AB0492" w:rsidRDefault="00B554AB">
      <w:pPr>
        <w:spacing w:after="0" w:line="240" w:lineRule="auto"/>
      </w:pPr>
      <w:r>
        <w:t xml:space="preserve">                     c</w:t>
      </w:r>
      <w:proofErr w:type="gramStart"/>
      <w:r>
        <w:t>2</w:t>
      </w:r>
      <w:r>
        <w:rPr>
          <w:color w:val="808080"/>
        </w:rPr>
        <w:t>.</w:t>
      </w:r>
      <w:r>
        <w:t>INVALID</w:t>
      </w:r>
      <w:proofErr w:type="gramEnd"/>
      <w:r>
        <w:t xml:space="preserve">_REASON </w:t>
      </w:r>
      <w:r>
        <w:rPr>
          <w:color w:val="0000FF"/>
        </w:rPr>
        <w:t>AS</w:t>
      </w:r>
      <w:r>
        <w:t xml:space="preserve"> TARGET_INVALID_REASON</w:t>
      </w:r>
      <w:r>
        <w:rPr>
          <w:color w:val="808080"/>
        </w:rPr>
        <w:t>,</w:t>
      </w:r>
      <w:r>
        <w:t xml:space="preserve"> c2</w:t>
      </w:r>
      <w:r>
        <w:rPr>
          <w:color w:val="808080"/>
        </w:rPr>
        <w:t>.</w:t>
      </w:r>
      <w:r>
        <w:t xml:space="preserve">standard_concept </w:t>
      </w:r>
      <w:r>
        <w:rPr>
          <w:color w:val="0000FF"/>
        </w:rPr>
        <w:t>AS</w:t>
      </w:r>
      <w:r>
        <w:t xml:space="preserve"> TARGET_STANDARD_CONCEPT</w:t>
      </w:r>
    </w:p>
    <w:p w14:paraId="3FE85171" w14:textId="77777777" w:rsidR="00AB0492" w:rsidRDefault="00B554AB">
      <w:pPr>
        <w:spacing w:after="0" w:line="240" w:lineRule="auto"/>
      </w:pPr>
      <w:r>
        <w:t xml:space="preserve">       </w:t>
      </w:r>
      <w:r>
        <w:rPr>
          <w:color w:val="0000FF"/>
        </w:rPr>
        <w:t>FROM</w:t>
      </w:r>
      <w:r>
        <w:t xml:space="preserve"> source_to_concept_map stcm</w:t>
      </w:r>
    </w:p>
    <w:p w14:paraId="4E893E0E" w14:textId="77777777" w:rsidR="00AB0492" w:rsidRDefault="00B554AB">
      <w:pPr>
        <w:spacing w:after="0" w:line="240" w:lineRule="auto"/>
      </w:pPr>
      <w:r>
        <w:t xml:space="preserve">              </w:t>
      </w:r>
      <w:r>
        <w:rPr>
          <w:color w:val="808080"/>
        </w:rPr>
        <w:t>LEFT</w:t>
      </w:r>
      <w:r>
        <w:t xml:space="preserve"> </w:t>
      </w:r>
      <w:r>
        <w:rPr>
          <w:color w:val="808080"/>
        </w:rPr>
        <w:t>OUTER</w:t>
      </w:r>
      <w:r>
        <w:t xml:space="preserve"> </w:t>
      </w:r>
      <w:r>
        <w:rPr>
          <w:color w:val="808080"/>
        </w:rPr>
        <w:t>JOIN</w:t>
      </w:r>
      <w:r>
        <w:t xml:space="preserve"> CONCEPT c1</w:t>
      </w:r>
    </w:p>
    <w:p w14:paraId="021E8F68" w14:textId="77777777" w:rsidR="00AB0492" w:rsidRDefault="00B554AB">
      <w:pPr>
        <w:spacing w:after="0" w:line="240" w:lineRule="auto"/>
      </w:pPr>
      <w:r>
        <w:lastRenderedPageBreak/>
        <w:t xml:space="preserve">                     </w:t>
      </w:r>
      <w:r>
        <w:rPr>
          <w:color w:val="0000FF"/>
        </w:rPr>
        <w:t>ON</w:t>
      </w:r>
      <w:r>
        <w:t xml:space="preserve"> c</w:t>
      </w:r>
      <w:proofErr w:type="gramStart"/>
      <w:r>
        <w:t>1</w:t>
      </w:r>
      <w:r>
        <w:rPr>
          <w:color w:val="808080"/>
        </w:rPr>
        <w:t>.</w:t>
      </w:r>
      <w:r>
        <w:t>concept</w:t>
      </w:r>
      <w:proofErr w:type="gramEnd"/>
      <w:r>
        <w:t xml:space="preserve">_id </w:t>
      </w:r>
      <w:r>
        <w:rPr>
          <w:color w:val="808080"/>
        </w:rPr>
        <w:t>=</w:t>
      </w:r>
      <w:r>
        <w:t xml:space="preserve"> stcm</w:t>
      </w:r>
      <w:r>
        <w:rPr>
          <w:color w:val="808080"/>
        </w:rPr>
        <w:t>.</w:t>
      </w:r>
      <w:r>
        <w:t>source_concept_id</w:t>
      </w:r>
    </w:p>
    <w:p w14:paraId="697046F8" w14:textId="77777777" w:rsidR="00AB0492" w:rsidRDefault="00B554AB">
      <w:pPr>
        <w:spacing w:after="0" w:line="240" w:lineRule="auto"/>
      </w:pPr>
      <w:r>
        <w:t xml:space="preserve">              </w:t>
      </w:r>
      <w:r>
        <w:rPr>
          <w:color w:val="808080"/>
        </w:rPr>
        <w:t>LEFT</w:t>
      </w:r>
      <w:r>
        <w:t xml:space="preserve"> </w:t>
      </w:r>
      <w:r>
        <w:rPr>
          <w:color w:val="808080"/>
        </w:rPr>
        <w:t>OUTER</w:t>
      </w:r>
      <w:r>
        <w:t xml:space="preserve"> </w:t>
      </w:r>
      <w:r>
        <w:rPr>
          <w:color w:val="808080"/>
        </w:rPr>
        <w:t>JOIN</w:t>
      </w:r>
      <w:r>
        <w:t xml:space="preserve"> CONCEPT c2</w:t>
      </w:r>
    </w:p>
    <w:p w14:paraId="135F8F29" w14:textId="77777777" w:rsidR="00AB0492" w:rsidRDefault="00B554AB">
      <w:pPr>
        <w:spacing w:after="0" w:line="240" w:lineRule="auto"/>
      </w:pPr>
      <w:r>
        <w:t xml:space="preserve">                     </w:t>
      </w:r>
      <w:r>
        <w:rPr>
          <w:color w:val="0000FF"/>
        </w:rPr>
        <w:t>ON</w:t>
      </w:r>
      <w:r>
        <w:t xml:space="preserve"> c</w:t>
      </w:r>
      <w:proofErr w:type="gramStart"/>
      <w:r>
        <w:t>2</w:t>
      </w:r>
      <w:r>
        <w:rPr>
          <w:color w:val="808080"/>
        </w:rPr>
        <w:t>.</w:t>
      </w:r>
      <w:r>
        <w:t>CONCEPT</w:t>
      </w:r>
      <w:proofErr w:type="gramEnd"/>
      <w:r>
        <w:t xml:space="preserve">_ID </w:t>
      </w:r>
      <w:r>
        <w:rPr>
          <w:color w:val="808080"/>
        </w:rPr>
        <w:t>=</w:t>
      </w:r>
      <w:r>
        <w:t xml:space="preserve"> stcm</w:t>
      </w:r>
      <w:r>
        <w:rPr>
          <w:color w:val="808080"/>
        </w:rPr>
        <w:t>.</w:t>
      </w:r>
      <w:r>
        <w:t>target_concept_id</w:t>
      </w:r>
    </w:p>
    <w:p w14:paraId="5403D410" w14:textId="77777777" w:rsidR="00AB0492" w:rsidRDefault="00B554AB">
      <w:pPr>
        <w:spacing w:after="0" w:line="240" w:lineRule="auto"/>
      </w:pPr>
      <w:r>
        <w:t xml:space="preserve">       </w:t>
      </w:r>
      <w:r>
        <w:rPr>
          <w:color w:val="0000FF"/>
        </w:rPr>
        <w:t>WHERE</w:t>
      </w:r>
      <w:r>
        <w:t xml:space="preserve"> </w:t>
      </w:r>
      <w:proofErr w:type="gramStart"/>
      <w:r>
        <w:t>stcm</w:t>
      </w:r>
      <w:r>
        <w:rPr>
          <w:color w:val="808080"/>
        </w:rPr>
        <w:t>.</w:t>
      </w:r>
      <w:r>
        <w:t>INVALID</w:t>
      </w:r>
      <w:proofErr w:type="gramEnd"/>
      <w:r>
        <w:t xml:space="preserve">_REASON </w:t>
      </w:r>
      <w:r>
        <w:rPr>
          <w:color w:val="808080"/>
        </w:rPr>
        <w:t>IS</w:t>
      </w:r>
      <w:r>
        <w:t xml:space="preserve"> </w:t>
      </w:r>
      <w:r>
        <w:rPr>
          <w:color w:val="808080"/>
        </w:rPr>
        <w:t>NULL</w:t>
      </w:r>
    </w:p>
    <w:p w14:paraId="31EB3E2F" w14:textId="77777777" w:rsidR="00AB0492" w:rsidRDefault="00B554AB">
      <w:pPr>
        <w:spacing w:after="0" w:line="240" w:lineRule="auto"/>
      </w:pPr>
      <w:r>
        <w:t>)</w:t>
      </w:r>
    </w:p>
    <w:p w14:paraId="28BD58C8" w14:textId="77777777" w:rsidR="00AB0492" w:rsidRDefault="00B554AB">
      <w:pPr>
        <w:spacing w:after="0" w:line="240" w:lineRule="auto"/>
      </w:pPr>
      <w:r>
        <w:rPr>
          <w:color w:val="0000FF"/>
        </w:rPr>
        <w:t>SELECT</w:t>
      </w:r>
      <w:r>
        <w:t xml:space="preserve"> </w:t>
      </w:r>
      <w:r>
        <w:rPr>
          <w:color w:val="808080"/>
        </w:rPr>
        <w:t>*</w:t>
      </w:r>
    </w:p>
    <w:p w14:paraId="0303C3FB" w14:textId="77777777" w:rsidR="00AB0492" w:rsidRDefault="00B554AB">
      <w:pPr>
        <w:spacing w:after="0" w:line="240" w:lineRule="auto"/>
      </w:pPr>
      <w:r>
        <w:rPr>
          <w:color w:val="0000FF"/>
        </w:rPr>
        <w:t>FROM</w:t>
      </w:r>
      <w:r>
        <w:t xml:space="preserve"> CTE_VOCAB_MAP</w:t>
      </w:r>
    </w:p>
    <w:p w14:paraId="4282270F" w14:textId="77777777" w:rsidR="00AB0492" w:rsidRDefault="00B554AB">
      <w:pPr>
        <w:spacing w:after="0" w:line="240" w:lineRule="auto"/>
      </w:pPr>
      <w:r>
        <w:t>/*EXAMPLE FILTERS*/</w:t>
      </w:r>
    </w:p>
    <w:p w14:paraId="1621511B" w14:textId="77777777" w:rsidR="00AB0492" w:rsidRDefault="00B554AB">
      <w:pPr>
        <w:spacing w:after="0" w:line="240" w:lineRule="auto"/>
      </w:pPr>
      <w:r>
        <w:rPr>
          <w:color w:val="0000FF"/>
        </w:rPr>
        <w:t>WHERE</w:t>
      </w:r>
      <w:r>
        <w:t xml:space="preserve"> SOURCE_VOCABULARY_ID </w:t>
      </w:r>
      <w:r>
        <w:rPr>
          <w:color w:val="808080"/>
        </w:rPr>
        <w:t>IN</w:t>
      </w:r>
      <w:r>
        <w:rPr>
          <w:color w:val="0000FF"/>
        </w:rPr>
        <w:t xml:space="preserve"> </w:t>
      </w:r>
      <w:r>
        <w:rPr>
          <w:color w:val="808080"/>
        </w:rPr>
        <w:t>(</w:t>
      </w:r>
      <w:r>
        <w:rPr>
          <w:color w:val="FF0000"/>
        </w:rPr>
        <w:t>'ICD9CM'</w:t>
      </w:r>
      <w:r>
        <w:rPr>
          <w:color w:val="808080"/>
        </w:rPr>
        <w:t>)</w:t>
      </w:r>
    </w:p>
    <w:p w14:paraId="17313D72" w14:textId="77777777" w:rsidR="00AB0492" w:rsidRDefault="00B554AB">
      <w:pPr>
        <w:spacing w:after="0" w:line="240" w:lineRule="auto"/>
      </w:pPr>
      <w:r>
        <w:rPr>
          <w:color w:val="808080"/>
        </w:rPr>
        <w:t>AND</w:t>
      </w:r>
      <w:r>
        <w:t xml:space="preserve"> TARGET_VOCABULARY_ID </w:t>
      </w:r>
      <w:r>
        <w:rPr>
          <w:color w:val="808080"/>
        </w:rPr>
        <w:t>IN</w:t>
      </w:r>
      <w:r>
        <w:rPr>
          <w:color w:val="0000FF"/>
        </w:rPr>
        <w:t xml:space="preserve"> </w:t>
      </w:r>
      <w:r>
        <w:rPr>
          <w:color w:val="808080"/>
        </w:rPr>
        <w:t>(</w:t>
      </w:r>
      <w:r>
        <w:rPr>
          <w:color w:val="FF0000"/>
        </w:rPr>
        <w:t>'ICD9CM'</w:t>
      </w:r>
      <w:r>
        <w:rPr>
          <w:color w:val="808080"/>
        </w:rPr>
        <w:t>)</w:t>
      </w:r>
    </w:p>
    <w:p w14:paraId="570F0093" w14:textId="77777777" w:rsidR="00AB0492" w:rsidRDefault="00B554AB">
      <w:pPr>
        <w:pStyle w:val="Heading3"/>
      </w:pPr>
      <w:bookmarkStart w:id="594" w:name="_gciekmlg5kol" w:colFirst="0" w:colLast="0"/>
      <w:bookmarkEnd w:id="594"/>
      <w:r>
        <w:rPr>
          <w:sz w:val="26"/>
          <w:szCs w:val="26"/>
        </w:rPr>
        <w:t>1.1.2</w:t>
      </w:r>
      <w:r>
        <w:rPr>
          <w:b w:val="0"/>
          <w:sz w:val="14"/>
          <w:szCs w:val="14"/>
        </w:rPr>
        <w:t xml:space="preserve">         </w:t>
      </w:r>
      <w:r>
        <w:rPr>
          <w:sz w:val="26"/>
          <w:szCs w:val="26"/>
        </w:rPr>
        <w:t>Source to Standard Terminology</w:t>
      </w:r>
    </w:p>
    <w:p w14:paraId="7595F026" w14:textId="77777777" w:rsidR="00AB0492" w:rsidRDefault="00B554AB">
      <w:pPr>
        <w:spacing w:line="240" w:lineRule="auto"/>
      </w:pPr>
      <w:r>
        <w:rPr>
          <w:color w:val="0000FF"/>
        </w:rPr>
        <w:t>WITH</w:t>
      </w:r>
      <w:r>
        <w:t xml:space="preserve"> CTE_VOCAB_MAP </w:t>
      </w:r>
      <w:r>
        <w:rPr>
          <w:color w:val="0000FF"/>
        </w:rPr>
        <w:t xml:space="preserve">AS </w:t>
      </w:r>
      <w:r>
        <w:rPr>
          <w:color w:val="808080"/>
        </w:rPr>
        <w:t>(</w:t>
      </w:r>
    </w:p>
    <w:p w14:paraId="142ADF76" w14:textId="77777777" w:rsidR="00AB0492" w:rsidRDefault="00B554AB">
      <w:pPr>
        <w:spacing w:line="240" w:lineRule="auto"/>
      </w:pPr>
      <w:r>
        <w:t xml:space="preserve">       </w:t>
      </w:r>
      <w:r>
        <w:rPr>
          <w:color w:val="0000FF"/>
        </w:rPr>
        <w:t>SELECT</w:t>
      </w:r>
      <w:r>
        <w:t xml:space="preserve"> </w:t>
      </w:r>
      <w:proofErr w:type="gramStart"/>
      <w:r>
        <w:t>c</w:t>
      </w:r>
      <w:r>
        <w:rPr>
          <w:color w:val="808080"/>
        </w:rPr>
        <w:t>.</w:t>
      </w:r>
      <w:r>
        <w:t>concept</w:t>
      </w:r>
      <w:proofErr w:type="gramEnd"/>
      <w:r>
        <w:t xml:space="preserve">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r>
        <w:t xml:space="preserve"> c</w:t>
      </w:r>
      <w:r>
        <w:rPr>
          <w:color w:val="808080"/>
        </w:rPr>
        <w:t>.</w:t>
      </w:r>
      <w:r>
        <w:t xml:space="preserve">vocabulary_id </w:t>
      </w:r>
      <w:r>
        <w:rPr>
          <w:color w:val="0000FF"/>
        </w:rPr>
        <w:t>AS</w:t>
      </w:r>
      <w:r>
        <w:t xml:space="preserve"> SOURCE_VOCABULARY_ID</w:t>
      </w:r>
      <w:r>
        <w:rPr>
          <w:color w:val="808080"/>
        </w:rPr>
        <w:t>,</w:t>
      </w:r>
    </w:p>
    <w:p w14:paraId="4BCB7CDF" w14:textId="77777777" w:rsidR="00AB0492" w:rsidRDefault="00B554AB">
      <w:pPr>
        <w:spacing w:line="240" w:lineRule="auto"/>
      </w:pPr>
      <w:r>
        <w:t xml:space="preserve">                           c</w:t>
      </w:r>
      <w:r>
        <w:rPr>
          <w:color w:val="808080"/>
        </w:rPr>
        <w:t>.</w:t>
      </w:r>
      <w:r>
        <w:t xml:space="preserve">domain_id </w:t>
      </w:r>
      <w:r>
        <w:rPr>
          <w:color w:val="0000FF"/>
        </w:rPr>
        <w:t>AS</w:t>
      </w:r>
      <w:r>
        <w:t xml:space="preserve"> SOURCE_DOMAIN_ID</w:t>
      </w:r>
      <w:r>
        <w:rPr>
          <w:color w:val="808080"/>
        </w:rPr>
        <w:t>,</w:t>
      </w:r>
      <w:r>
        <w:t xml:space="preserve"> </w:t>
      </w:r>
      <w:proofErr w:type="gramStart"/>
      <w:r>
        <w:t>c</w:t>
      </w:r>
      <w:r>
        <w:rPr>
          <w:color w:val="808080"/>
        </w:rPr>
        <w:t>.</w:t>
      </w:r>
      <w:r>
        <w:t>CONCEPT</w:t>
      </w:r>
      <w:proofErr w:type="gramEnd"/>
      <w:r>
        <w:t xml:space="preserve">_CLASS_ID </w:t>
      </w:r>
      <w:r>
        <w:rPr>
          <w:color w:val="0000FF"/>
        </w:rPr>
        <w:t>AS</w:t>
      </w:r>
      <w:r>
        <w:t xml:space="preserve"> SOURCE_CONCEPT_CLASS_ID</w:t>
      </w:r>
      <w:r>
        <w:rPr>
          <w:color w:val="808080"/>
        </w:rPr>
        <w:t>,</w:t>
      </w:r>
    </w:p>
    <w:p w14:paraId="58824A08" w14:textId="77777777" w:rsidR="00AB0492" w:rsidRDefault="00B554AB">
      <w:pPr>
        <w:spacing w:line="240" w:lineRule="auto"/>
      </w:pPr>
      <w:r>
        <w:t xml:space="preserve">                                                   c</w:t>
      </w:r>
      <w:r>
        <w:rPr>
          <w:color w:val="808080"/>
        </w:rPr>
        <w:t>.</w:t>
      </w:r>
      <w:r>
        <w:t xml:space="preserve">VALID_START_DATE </w:t>
      </w:r>
      <w:r>
        <w:rPr>
          <w:color w:val="0000FF"/>
        </w:rPr>
        <w:t>AS</w:t>
      </w:r>
      <w:r>
        <w:t xml:space="preserve"> SOURCE_VALID_START_DATE</w:t>
      </w:r>
      <w:r>
        <w:rPr>
          <w:color w:val="808080"/>
        </w:rPr>
        <w:t>,</w:t>
      </w:r>
      <w:r>
        <w:t xml:space="preserve"> </w:t>
      </w:r>
      <w:proofErr w:type="gramStart"/>
      <w:r>
        <w:t>c</w:t>
      </w:r>
      <w:r>
        <w:rPr>
          <w:color w:val="808080"/>
        </w:rPr>
        <w:t>.</w:t>
      </w:r>
      <w:r>
        <w:t>VALID</w:t>
      </w:r>
      <w:proofErr w:type="gramEnd"/>
      <w:r>
        <w:t xml:space="preserve">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14:paraId="195EF8A3" w14:textId="77777777" w:rsidR="00AB0492" w:rsidRDefault="00B554AB">
      <w:pPr>
        <w:spacing w:line="240" w:lineRule="auto"/>
      </w:pPr>
      <w:r>
        <w:t xml:space="preserve">                           c</w:t>
      </w:r>
      <w:proofErr w:type="gramStart"/>
      <w:r>
        <w:t>1</w:t>
      </w:r>
      <w:r>
        <w:rPr>
          <w:color w:val="808080"/>
        </w:rPr>
        <w:t>.</w:t>
      </w:r>
      <w:r>
        <w:t>concept</w:t>
      </w:r>
      <w:proofErr w:type="gramEnd"/>
      <w:r>
        <w:t xml:space="preserve">_id </w:t>
      </w:r>
      <w:r>
        <w:rPr>
          <w:color w:val="0000FF"/>
        </w:rPr>
        <w:t>AS</w:t>
      </w:r>
      <w:r>
        <w:t xml:space="preserve"> TARGET_CONCEPT_ID</w:t>
      </w:r>
      <w:r>
        <w:rPr>
          <w:color w:val="808080"/>
        </w:rPr>
        <w:t>,</w:t>
      </w:r>
      <w:r>
        <w:t xml:space="preserve"> c1</w:t>
      </w:r>
      <w:r>
        <w:rPr>
          <w:color w:val="808080"/>
        </w:rPr>
        <w:t>.</w:t>
      </w:r>
      <w:r>
        <w:t xml:space="preserve">concept_name </w:t>
      </w:r>
      <w:r>
        <w:rPr>
          <w:color w:val="0000FF"/>
        </w:rPr>
        <w:t>AS</w:t>
      </w:r>
      <w:r>
        <w:t xml:space="preserve"> TARGET_CONCEPT_NAME</w:t>
      </w:r>
      <w:r>
        <w:rPr>
          <w:color w:val="808080"/>
        </w:rPr>
        <w:t>,</w:t>
      </w:r>
      <w:r>
        <w:t xml:space="preserve"> c1</w:t>
      </w:r>
      <w:r>
        <w:rPr>
          <w:color w:val="808080"/>
        </w:rPr>
        <w:t>.</w:t>
      </w:r>
      <w:r>
        <w:t xml:space="preserve">VOCABULARY_ID </w:t>
      </w:r>
      <w:r>
        <w:rPr>
          <w:color w:val="0000FF"/>
        </w:rPr>
        <w:t>AS</w:t>
      </w:r>
      <w:r>
        <w:t xml:space="preserve"> TARGET_VOCABUALRY_ID</w:t>
      </w:r>
      <w:r>
        <w:rPr>
          <w:color w:val="808080"/>
        </w:rPr>
        <w:t>,</w:t>
      </w:r>
      <w:r>
        <w:t xml:space="preserve"> c1</w:t>
      </w:r>
      <w:r>
        <w:rPr>
          <w:color w:val="808080"/>
        </w:rPr>
        <w:t>.</w:t>
      </w:r>
      <w:r>
        <w:t xml:space="preserve">domain_id </w:t>
      </w:r>
      <w:r>
        <w:rPr>
          <w:color w:val="0000FF"/>
        </w:rPr>
        <w:t>AS</w:t>
      </w:r>
      <w:r>
        <w:t xml:space="preserve"> TARGET_DOMAIN_ID</w:t>
      </w:r>
      <w:r>
        <w:rPr>
          <w:color w:val="808080"/>
        </w:rPr>
        <w:t>,</w:t>
      </w:r>
      <w:r>
        <w:t xml:space="preserve"> c1</w:t>
      </w:r>
      <w:r>
        <w:rPr>
          <w:color w:val="808080"/>
        </w:rPr>
        <w:t>.</w:t>
      </w:r>
      <w:r>
        <w:t xml:space="preserve">concept_class_id </w:t>
      </w:r>
      <w:r>
        <w:rPr>
          <w:color w:val="0000FF"/>
        </w:rPr>
        <w:t>AS</w:t>
      </w:r>
      <w:r>
        <w:t xml:space="preserve"> TARGET_CONCEPT_CLASS_ID</w:t>
      </w:r>
      <w:r>
        <w:rPr>
          <w:color w:val="808080"/>
        </w:rPr>
        <w:t>,</w:t>
      </w:r>
    </w:p>
    <w:p w14:paraId="6B7555FC" w14:textId="77777777" w:rsidR="00AB0492" w:rsidRDefault="00B554AB">
      <w:pPr>
        <w:spacing w:line="240" w:lineRule="auto"/>
      </w:pPr>
      <w:r>
        <w:t xml:space="preserve">                           c</w:t>
      </w:r>
      <w:proofErr w:type="gramStart"/>
      <w:r>
        <w:t>1</w:t>
      </w:r>
      <w:r>
        <w:rPr>
          <w:color w:val="808080"/>
        </w:rPr>
        <w:t>.</w:t>
      </w:r>
      <w:r>
        <w:t>INVALID</w:t>
      </w:r>
      <w:proofErr w:type="gramEnd"/>
      <w:r>
        <w:t xml:space="preserve">_REASON </w:t>
      </w:r>
      <w:r>
        <w:rPr>
          <w:color w:val="0000FF"/>
        </w:rPr>
        <w:t>AS</w:t>
      </w:r>
      <w:r>
        <w:t xml:space="preserve"> TARGET_INVALID_REASON</w:t>
      </w:r>
      <w:r>
        <w:rPr>
          <w:color w:val="808080"/>
        </w:rPr>
        <w:t>,</w:t>
      </w:r>
      <w:r>
        <w:t xml:space="preserve"> c1</w:t>
      </w:r>
      <w:r>
        <w:rPr>
          <w:color w:val="808080"/>
        </w:rPr>
        <w:t>.</w:t>
      </w:r>
      <w:r>
        <w:t xml:space="preserve">standard_concept </w:t>
      </w:r>
      <w:r>
        <w:rPr>
          <w:color w:val="0000FF"/>
        </w:rPr>
        <w:t>AS</w:t>
      </w:r>
      <w:r>
        <w:t xml:space="preserve"> TARGET_STANDARD_CONCEPT</w:t>
      </w:r>
    </w:p>
    <w:p w14:paraId="0F709D69" w14:textId="77777777" w:rsidR="00AB0492" w:rsidRDefault="00B554AB">
      <w:pPr>
        <w:spacing w:line="240" w:lineRule="auto"/>
      </w:pPr>
      <w:r>
        <w:t xml:space="preserve">       </w:t>
      </w:r>
      <w:r>
        <w:rPr>
          <w:color w:val="0000FF"/>
        </w:rPr>
        <w:t>FROM</w:t>
      </w:r>
      <w:r>
        <w:t xml:space="preserve"> CONCEPT C</w:t>
      </w:r>
    </w:p>
    <w:p w14:paraId="6E53782B" w14:textId="77777777" w:rsidR="00AB0492" w:rsidRDefault="00B554AB">
      <w:pPr>
        <w:spacing w:line="240" w:lineRule="auto"/>
      </w:pPr>
      <w:r>
        <w:t xml:space="preserve">             </w:t>
      </w:r>
      <w:r>
        <w:rPr>
          <w:color w:val="808080"/>
        </w:rPr>
        <w:t>JOIN</w:t>
      </w:r>
      <w:r>
        <w:t xml:space="preserve"> CONCEPT_RELATIONSHIP CR</w:t>
      </w:r>
    </w:p>
    <w:p w14:paraId="1335FE36" w14:textId="77777777" w:rsidR="00AB0492" w:rsidRDefault="00B554AB">
      <w:pPr>
        <w:spacing w:line="240" w:lineRule="auto"/>
      </w:pPr>
      <w:r>
        <w:t xml:space="preserve">                        </w:t>
      </w:r>
      <w:r>
        <w:rPr>
          <w:color w:val="0000FF"/>
        </w:rPr>
        <w:t>ON</w:t>
      </w:r>
      <w:r>
        <w:t xml:space="preserve"> </w:t>
      </w:r>
      <w:proofErr w:type="gramStart"/>
      <w:r>
        <w:t>C</w:t>
      </w:r>
      <w:r>
        <w:rPr>
          <w:color w:val="808080"/>
        </w:rPr>
        <w:t>.</w:t>
      </w:r>
      <w:r>
        <w:t>CONCEPT</w:t>
      </w:r>
      <w:proofErr w:type="gramEnd"/>
      <w:r>
        <w:t xml:space="preserve">_ID </w:t>
      </w:r>
      <w:r>
        <w:rPr>
          <w:color w:val="808080"/>
        </w:rPr>
        <w:t>=</w:t>
      </w:r>
      <w:r>
        <w:t xml:space="preserve"> CR</w:t>
      </w:r>
      <w:r>
        <w:rPr>
          <w:color w:val="808080"/>
        </w:rPr>
        <w:t>.</w:t>
      </w:r>
      <w:r>
        <w:t>CONCEPT_ID_1</w:t>
      </w:r>
    </w:p>
    <w:p w14:paraId="1966295F" w14:textId="77777777" w:rsidR="00AB0492" w:rsidRDefault="00B554AB">
      <w:pPr>
        <w:spacing w:line="240" w:lineRule="auto"/>
      </w:pPr>
      <w:r>
        <w:t xml:space="preserve">                        </w:t>
      </w:r>
      <w:r>
        <w:rPr>
          <w:color w:val="808080"/>
        </w:rPr>
        <w:t>AND</w:t>
      </w:r>
      <w:r>
        <w:t xml:space="preserve"> </w:t>
      </w:r>
      <w:proofErr w:type="gramStart"/>
      <w:r>
        <w:t>CR</w:t>
      </w:r>
      <w:r>
        <w:rPr>
          <w:color w:val="808080"/>
        </w:rPr>
        <w:t>.</w:t>
      </w:r>
      <w:r>
        <w:t>invalid</w:t>
      </w:r>
      <w:proofErr w:type="gramEnd"/>
      <w:r>
        <w:t xml:space="preserve">_reason </w:t>
      </w:r>
      <w:r>
        <w:rPr>
          <w:color w:val="808080"/>
        </w:rPr>
        <w:t>IS</w:t>
      </w:r>
      <w:r>
        <w:t xml:space="preserve"> </w:t>
      </w:r>
      <w:r>
        <w:rPr>
          <w:color w:val="808080"/>
        </w:rPr>
        <w:t>NULL</w:t>
      </w:r>
    </w:p>
    <w:p w14:paraId="7F4DED7C" w14:textId="77777777" w:rsidR="00AB0492" w:rsidRDefault="00B554AB">
      <w:pPr>
        <w:spacing w:line="240" w:lineRule="auto"/>
      </w:pPr>
      <w:r>
        <w:t xml:space="preserve">                        </w:t>
      </w:r>
      <w:r>
        <w:rPr>
          <w:color w:val="808080"/>
        </w:rPr>
        <w:t>AND</w:t>
      </w:r>
      <w:r>
        <w:t xml:space="preserve"> </w:t>
      </w:r>
      <w:proofErr w:type="gramStart"/>
      <w:r>
        <w:t>cr</w:t>
      </w:r>
      <w:r>
        <w:rPr>
          <w:color w:val="808080"/>
        </w:rPr>
        <w:t>.</w:t>
      </w:r>
      <w:r>
        <w:t>relationship</w:t>
      </w:r>
      <w:proofErr w:type="gramEnd"/>
      <w:r>
        <w:t xml:space="preserve">_id </w:t>
      </w:r>
      <w:r>
        <w:rPr>
          <w:color w:val="808080"/>
        </w:rPr>
        <w:t>=</w:t>
      </w:r>
      <w:r>
        <w:t xml:space="preserve"> </w:t>
      </w:r>
      <w:r>
        <w:rPr>
          <w:color w:val="FF0000"/>
        </w:rPr>
        <w:t>'Maps To'</w:t>
      </w:r>
    </w:p>
    <w:p w14:paraId="6B9CB54A" w14:textId="77777777" w:rsidR="00AB0492" w:rsidRDefault="00B554AB">
      <w:pPr>
        <w:spacing w:line="240" w:lineRule="auto"/>
      </w:pPr>
      <w:r>
        <w:t xml:space="preserve">              </w:t>
      </w:r>
      <w:r>
        <w:rPr>
          <w:color w:val="808080"/>
        </w:rPr>
        <w:t>JOIN</w:t>
      </w:r>
      <w:r>
        <w:t xml:space="preserve"> CONCEPT C1</w:t>
      </w:r>
    </w:p>
    <w:p w14:paraId="75E3D2D6" w14:textId="77777777" w:rsidR="00AB0492" w:rsidRDefault="00B554AB">
      <w:pPr>
        <w:spacing w:line="240" w:lineRule="auto"/>
      </w:pPr>
      <w:r>
        <w:t xml:space="preserve">                        </w:t>
      </w:r>
      <w:r>
        <w:rPr>
          <w:color w:val="0000FF"/>
        </w:rPr>
        <w:t>ON</w:t>
      </w:r>
      <w:r>
        <w:t xml:space="preserve"> </w:t>
      </w:r>
      <w:proofErr w:type="gramStart"/>
      <w:r>
        <w:t>CR</w:t>
      </w:r>
      <w:r>
        <w:rPr>
          <w:color w:val="808080"/>
        </w:rPr>
        <w:t>.</w:t>
      </w:r>
      <w:r>
        <w:t>CONCEPT</w:t>
      </w:r>
      <w:proofErr w:type="gramEnd"/>
      <w:r>
        <w:t xml:space="preserve">_ID_2 </w:t>
      </w:r>
      <w:r>
        <w:rPr>
          <w:color w:val="808080"/>
        </w:rPr>
        <w:t>=</w:t>
      </w:r>
      <w:r>
        <w:t xml:space="preserve"> C1</w:t>
      </w:r>
      <w:r>
        <w:rPr>
          <w:color w:val="808080"/>
        </w:rPr>
        <w:t>.</w:t>
      </w:r>
      <w:r>
        <w:t>CONCEPT_ID</w:t>
      </w:r>
    </w:p>
    <w:p w14:paraId="401C5ECB" w14:textId="77777777" w:rsidR="00AB0492" w:rsidRDefault="00B554AB">
      <w:pPr>
        <w:spacing w:line="240" w:lineRule="auto"/>
      </w:pPr>
      <w:r>
        <w:t xml:space="preserve">                        </w:t>
      </w:r>
      <w:r>
        <w:rPr>
          <w:color w:val="808080"/>
        </w:rPr>
        <w:t>AND</w:t>
      </w:r>
      <w:r>
        <w:t xml:space="preserve"> C</w:t>
      </w:r>
      <w:proofErr w:type="gramStart"/>
      <w:r>
        <w:t>1</w:t>
      </w:r>
      <w:r>
        <w:rPr>
          <w:color w:val="808080"/>
        </w:rPr>
        <w:t>.</w:t>
      </w:r>
      <w:r>
        <w:t>INVALID</w:t>
      </w:r>
      <w:proofErr w:type="gramEnd"/>
      <w:r>
        <w:t xml:space="preserve">_REASON </w:t>
      </w:r>
      <w:r>
        <w:rPr>
          <w:color w:val="808080"/>
        </w:rPr>
        <w:t>IS</w:t>
      </w:r>
      <w:r>
        <w:t xml:space="preserve"> </w:t>
      </w:r>
      <w:r>
        <w:rPr>
          <w:color w:val="808080"/>
        </w:rPr>
        <w:t>NULL</w:t>
      </w:r>
    </w:p>
    <w:p w14:paraId="1B6D5FC0" w14:textId="77777777" w:rsidR="00AB0492" w:rsidRDefault="00B554AB">
      <w:pPr>
        <w:spacing w:line="240" w:lineRule="auto"/>
      </w:pPr>
      <w:r>
        <w:t xml:space="preserve">       </w:t>
      </w:r>
      <w:r>
        <w:rPr>
          <w:color w:val="0000FF"/>
        </w:rPr>
        <w:t>UNION</w:t>
      </w:r>
    </w:p>
    <w:p w14:paraId="4DFEFF99" w14:textId="77777777" w:rsidR="00AB0492" w:rsidRDefault="00B554AB">
      <w:pPr>
        <w:spacing w:line="240" w:lineRule="auto"/>
      </w:pPr>
      <w:r>
        <w:t xml:space="preserve">       </w:t>
      </w:r>
      <w:r>
        <w:rPr>
          <w:color w:val="0000FF"/>
        </w:rPr>
        <w:t>SELECT</w:t>
      </w:r>
      <w:r>
        <w:t xml:space="preserve"> source_code</w:t>
      </w:r>
      <w:r>
        <w:rPr>
          <w:color w:val="808080"/>
        </w:rPr>
        <w:t>,</w:t>
      </w:r>
      <w:r>
        <w:t xml:space="preserve"> SOURCE_CONCEPT_ID</w:t>
      </w:r>
      <w:r>
        <w:rPr>
          <w:color w:val="808080"/>
        </w:rPr>
        <w:t>,</w:t>
      </w:r>
      <w:r>
        <w:t xml:space="preserve"> SOURCE_CODE_DESCRIPTION</w:t>
      </w:r>
      <w:r>
        <w:rPr>
          <w:color w:val="808080"/>
        </w:rPr>
        <w:t>,</w:t>
      </w:r>
      <w:r>
        <w:t xml:space="preserve"> source_vocabulary_id</w:t>
      </w:r>
      <w:r>
        <w:rPr>
          <w:color w:val="808080"/>
        </w:rPr>
        <w:t>,</w:t>
      </w:r>
      <w:r>
        <w:t xml:space="preserve"> c</w:t>
      </w:r>
      <w:proofErr w:type="gramStart"/>
      <w:r>
        <w:t>1</w:t>
      </w:r>
      <w:r>
        <w:rPr>
          <w:color w:val="808080"/>
        </w:rPr>
        <w:t>.</w:t>
      </w:r>
      <w:r>
        <w:t>domain</w:t>
      </w:r>
      <w:proofErr w:type="gramEnd"/>
      <w:r>
        <w:t xml:space="preserve">_id </w:t>
      </w:r>
      <w:r>
        <w:rPr>
          <w:color w:val="0000FF"/>
        </w:rPr>
        <w:t>AS</w:t>
      </w:r>
      <w:r>
        <w:t xml:space="preserve"> SOURCE_DOMAIN_ID</w:t>
      </w:r>
      <w:r>
        <w:rPr>
          <w:color w:val="808080"/>
        </w:rPr>
        <w:t>,</w:t>
      </w:r>
      <w:r>
        <w:t xml:space="preserve"> c2</w:t>
      </w:r>
      <w:r>
        <w:rPr>
          <w:color w:val="808080"/>
        </w:rPr>
        <w:t>.</w:t>
      </w:r>
      <w:r>
        <w:t xml:space="preserve">CONCEPT_CLASS_ID </w:t>
      </w:r>
      <w:r>
        <w:rPr>
          <w:color w:val="0000FF"/>
        </w:rPr>
        <w:t>AS</w:t>
      </w:r>
      <w:r>
        <w:t xml:space="preserve"> SOURCE_CONCEPT_CLASS_ID</w:t>
      </w:r>
      <w:r>
        <w:rPr>
          <w:color w:val="808080"/>
        </w:rPr>
        <w:t>,</w:t>
      </w:r>
    </w:p>
    <w:p w14:paraId="4AA068EC" w14:textId="77777777" w:rsidR="00AB0492" w:rsidRDefault="00B554AB">
      <w:pPr>
        <w:spacing w:line="240" w:lineRule="auto"/>
      </w:pPr>
      <w:r>
        <w:lastRenderedPageBreak/>
        <w:t xml:space="preserve">                                        c</w:t>
      </w:r>
      <w:proofErr w:type="gramStart"/>
      <w:r>
        <w:t>1</w:t>
      </w:r>
      <w:r>
        <w:rPr>
          <w:color w:val="808080"/>
        </w:rPr>
        <w:t>.</w:t>
      </w:r>
      <w:r>
        <w:t>VALID</w:t>
      </w:r>
      <w:proofErr w:type="gramEnd"/>
      <w:r>
        <w:t xml:space="preserve">_START_DATE </w:t>
      </w:r>
      <w:r>
        <w:rPr>
          <w:color w:val="0000FF"/>
        </w:rPr>
        <w:t>AS</w:t>
      </w:r>
      <w:r>
        <w:t xml:space="preserve"> SOURCE_VALID_START_DATE</w:t>
      </w:r>
      <w:r>
        <w:rPr>
          <w:color w:val="808080"/>
        </w:rPr>
        <w:t>,</w:t>
      </w:r>
      <w:r>
        <w:t xml:space="preserve"> c1</w:t>
      </w:r>
      <w:r>
        <w:rPr>
          <w:color w:val="808080"/>
        </w:rPr>
        <w:t>.</w:t>
      </w:r>
      <w:r>
        <w:t xml:space="preserve">VALID_END_DATE </w:t>
      </w:r>
      <w:r>
        <w:rPr>
          <w:color w:val="0000FF"/>
        </w:rPr>
        <w:t>AS</w:t>
      </w:r>
      <w:r>
        <w:t xml:space="preserve"> SOURCE_VALID_END_DATE</w:t>
      </w:r>
      <w:r>
        <w:rPr>
          <w:color w:val="808080"/>
        </w:rPr>
        <w:t>,</w:t>
      </w:r>
    </w:p>
    <w:p w14:paraId="06E6057F" w14:textId="77777777" w:rsidR="00AB0492" w:rsidRDefault="00B554AB">
      <w:pPr>
        <w:spacing w:line="240" w:lineRule="auto"/>
      </w:pPr>
      <w:r>
        <w:t xml:space="preserve">                     </w:t>
      </w:r>
      <w:proofErr w:type="gramStart"/>
      <w:r>
        <w:t>stcm</w:t>
      </w:r>
      <w:r>
        <w:rPr>
          <w:color w:val="808080"/>
        </w:rPr>
        <w:t>.</w:t>
      </w:r>
      <w:r>
        <w:t>INVALID</w:t>
      </w:r>
      <w:proofErr w:type="gramEnd"/>
      <w:r>
        <w:t xml:space="preserve">_REASON </w:t>
      </w:r>
      <w:r>
        <w:rPr>
          <w:color w:val="0000FF"/>
        </w:rPr>
        <w:t>AS</w:t>
      </w:r>
      <w:r>
        <w:t xml:space="preserve"> SOURCE_INVALID_REASON</w:t>
      </w:r>
      <w:r>
        <w:rPr>
          <w:color w:val="808080"/>
        </w:rPr>
        <w:t>,</w:t>
      </w:r>
      <w:r>
        <w:t>target_concept_id</w:t>
      </w:r>
      <w:r>
        <w:rPr>
          <w:color w:val="808080"/>
        </w:rPr>
        <w:t>,</w:t>
      </w:r>
      <w:r>
        <w:t xml:space="preserve"> c2</w:t>
      </w:r>
      <w:r>
        <w:rPr>
          <w:color w:val="808080"/>
        </w:rPr>
        <w:t>.</w:t>
      </w:r>
      <w:r>
        <w:t xml:space="preserve">CONCEPT_NAME </w:t>
      </w:r>
      <w:r>
        <w:rPr>
          <w:color w:val="0000FF"/>
        </w:rPr>
        <w:t>AS</w:t>
      </w:r>
      <w:r>
        <w:t xml:space="preserve"> TARGET_CONCEPT_NAME</w:t>
      </w:r>
      <w:r>
        <w:rPr>
          <w:color w:val="808080"/>
        </w:rPr>
        <w:t>,</w:t>
      </w:r>
      <w:r>
        <w:t xml:space="preserve"> target_vocabulary_id</w:t>
      </w:r>
      <w:r>
        <w:rPr>
          <w:color w:val="808080"/>
        </w:rPr>
        <w:t>,</w:t>
      </w:r>
      <w:r>
        <w:t xml:space="preserve"> c2</w:t>
      </w:r>
      <w:r>
        <w:rPr>
          <w:color w:val="808080"/>
        </w:rPr>
        <w:t>.</w:t>
      </w:r>
      <w:r>
        <w:t xml:space="preserve">domain_id </w:t>
      </w:r>
      <w:r>
        <w:rPr>
          <w:color w:val="0000FF"/>
        </w:rPr>
        <w:t>AS</w:t>
      </w:r>
      <w:r>
        <w:t xml:space="preserve"> TARGET_DOMAIN_ID</w:t>
      </w:r>
      <w:r>
        <w:rPr>
          <w:color w:val="808080"/>
        </w:rPr>
        <w:t>,</w:t>
      </w:r>
      <w:r>
        <w:t xml:space="preserve"> c2</w:t>
      </w:r>
      <w:r>
        <w:rPr>
          <w:color w:val="808080"/>
        </w:rPr>
        <w:t>.</w:t>
      </w:r>
      <w:r>
        <w:t xml:space="preserve">concept_class_id </w:t>
      </w:r>
      <w:r>
        <w:rPr>
          <w:color w:val="0000FF"/>
        </w:rPr>
        <w:t>AS</w:t>
      </w:r>
      <w:r>
        <w:t xml:space="preserve"> TARGET_CONCEPT_CLASS_ID</w:t>
      </w:r>
      <w:r>
        <w:rPr>
          <w:color w:val="808080"/>
        </w:rPr>
        <w:t>,</w:t>
      </w:r>
    </w:p>
    <w:p w14:paraId="416D91DC" w14:textId="77777777" w:rsidR="00AB0492" w:rsidRDefault="00B554AB">
      <w:pPr>
        <w:spacing w:line="240" w:lineRule="auto"/>
      </w:pPr>
      <w:r>
        <w:t xml:space="preserve">                     c</w:t>
      </w:r>
      <w:proofErr w:type="gramStart"/>
      <w:r>
        <w:t>2</w:t>
      </w:r>
      <w:r>
        <w:rPr>
          <w:color w:val="808080"/>
        </w:rPr>
        <w:t>.</w:t>
      </w:r>
      <w:r>
        <w:t>INVALID</w:t>
      </w:r>
      <w:proofErr w:type="gramEnd"/>
      <w:r>
        <w:t xml:space="preserve">_REASON </w:t>
      </w:r>
      <w:r>
        <w:rPr>
          <w:color w:val="0000FF"/>
        </w:rPr>
        <w:t>AS</w:t>
      </w:r>
      <w:r>
        <w:t xml:space="preserve"> TARGET_INVALID_REASON</w:t>
      </w:r>
      <w:r>
        <w:rPr>
          <w:color w:val="808080"/>
        </w:rPr>
        <w:t>,</w:t>
      </w:r>
      <w:r>
        <w:t xml:space="preserve"> c2</w:t>
      </w:r>
      <w:r>
        <w:rPr>
          <w:color w:val="808080"/>
        </w:rPr>
        <w:t>.</w:t>
      </w:r>
      <w:r>
        <w:t xml:space="preserve">standard_concept </w:t>
      </w:r>
      <w:r>
        <w:rPr>
          <w:color w:val="0000FF"/>
        </w:rPr>
        <w:t>AS</w:t>
      </w:r>
      <w:r>
        <w:t xml:space="preserve"> TARGET_STANDARD_CONCEPT</w:t>
      </w:r>
    </w:p>
    <w:p w14:paraId="23816BA8" w14:textId="77777777" w:rsidR="00AB0492" w:rsidRDefault="00B554AB">
      <w:pPr>
        <w:spacing w:line="240" w:lineRule="auto"/>
      </w:pPr>
      <w:r>
        <w:t xml:space="preserve">       </w:t>
      </w:r>
      <w:r>
        <w:rPr>
          <w:color w:val="0000FF"/>
        </w:rPr>
        <w:t>FROM</w:t>
      </w:r>
      <w:r>
        <w:t xml:space="preserve"> source_to_concept_map stcm</w:t>
      </w:r>
    </w:p>
    <w:p w14:paraId="370BD17E" w14:textId="77777777" w:rsidR="00AB0492" w:rsidRDefault="00B554AB">
      <w:pPr>
        <w:spacing w:line="240" w:lineRule="auto"/>
      </w:pPr>
      <w:r>
        <w:t xml:space="preserve">              </w:t>
      </w:r>
      <w:r>
        <w:rPr>
          <w:color w:val="808080"/>
        </w:rPr>
        <w:t>LEFT</w:t>
      </w:r>
      <w:r>
        <w:t xml:space="preserve"> </w:t>
      </w:r>
      <w:r>
        <w:rPr>
          <w:color w:val="808080"/>
        </w:rPr>
        <w:t>OUTER</w:t>
      </w:r>
      <w:r>
        <w:t xml:space="preserve"> </w:t>
      </w:r>
      <w:r>
        <w:rPr>
          <w:color w:val="808080"/>
        </w:rPr>
        <w:t>JOIN</w:t>
      </w:r>
      <w:r>
        <w:t xml:space="preserve"> CONCEPT c1</w:t>
      </w:r>
    </w:p>
    <w:p w14:paraId="5B7090DC" w14:textId="77777777" w:rsidR="00AB0492" w:rsidRDefault="00B554AB">
      <w:pPr>
        <w:spacing w:line="240" w:lineRule="auto"/>
      </w:pPr>
      <w:r>
        <w:t xml:space="preserve">                     </w:t>
      </w:r>
      <w:r>
        <w:rPr>
          <w:color w:val="0000FF"/>
        </w:rPr>
        <w:t>ON</w:t>
      </w:r>
      <w:r>
        <w:t xml:space="preserve"> c</w:t>
      </w:r>
      <w:proofErr w:type="gramStart"/>
      <w:r>
        <w:t>1</w:t>
      </w:r>
      <w:r>
        <w:rPr>
          <w:color w:val="808080"/>
        </w:rPr>
        <w:t>.</w:t>
      </w:r>
      <w:r>
        <w:t>concept</w:t>
      </w:r>
      <w:proofErr w:type="gramEnd"/>
      <w:r>
        <w:t xml:space="preserve">_id </w:t>
      </w:r>
      <w:r>
        <w:rPr>
          <w:color w:val="808080"/>
        </w:rPr>
        <w:t>=</w:t>
      </w:r>
      <w:r>
        <w:t xml:space="preserve"> stcm</w:t>
      </w:r>
      <w:r>
        <w:rPr>
          <w:color w:val="808080"/>
        </w:rPr>
        <w:t>.</w:t>
      </w:r>
      <w:r>
        <w:t>source_concept_id</w:t>
      </w:r>
    </w:p>
    <w:p w14:paraId="087229B5" w14:textId="77777777" w:rsidR="00AB0492" w:rsidRDefault="00B554AB">
      <w:pPr>
        <w:spacing w:line="240" w:lineRule="auto"/>
      </w:pPr>
      <w:r>
        <w:t xml:space="preserve">              </w:t>
      </w:r>
      <w:r>
        <w:rPr>
          <w:color w:val="808080"/>
        </w:rPr>
        <w:t>LEFT</w:t>
      </w:r>
      <w:r>
        <w:t xml:space="preserve"> </w:t>
      </w:r>
      <w:r>
        <w:rPr>
          <w:color w:val="808080"/>
        </w:rPr>
        <w:t>OUTER</w:t>
      </w:r>
      <w:r>
        <w:t xml:space="preserve"> </w:t>
      </w:r>
      <w:r>
        <w:rPr>
          <w:color w:val="808080"/>
        </w:rPr>
        <w:t>JOIN</w:t>
      </w:r>
      <w:r>
        <w:t xml:space="preserve"> CONCEPT c2</w:t>
      </w:r>
    </w:p>
    <w:p w14:paraId="1EB6B9CE" w14:textId="77777777" w:rsidR="00AB0492" w:rsidRDefault="00B554AB">
      <w:pPr>
        <w:spacing w:line="240" w:lineRule="auto"/>
      </w:pPr>
      <w:r>
        <w:t xml:space="preserve">                     </w:t>
      </w:r>
      <w:r>
        <w:rPr>
          <w:color w:val="0000FF"/>
        </w:rPr>
        <w:t>ON</w:t>
      </w:r>
      <w:r>
        <w:t xml:space="preserve"> c</w:t>
      </w:r>
      <w:proofErr w:type="gramStart"/>
      <w:r>
        <w:t>2</w:t>
      </w:r>
      <w:r>
        <w:rPr>
          <w:color w:val="808080"/>
        </w:rPr>
        <w:t>.</w:t>
      </w:r>
      <w:r>
        <w:t>CONCEPT</w:t>
      </w:r>
      <w:proofErr w:type="gramEnd"/>
      <w:r>
        <w:t xml:space="preserve">_ID </w:t>
      </w:r>
      <w:r>
        <w:rPr>
          <w:color w:val="808080"/>
        </w:rPr>
        <w:t>=</w:t>
      </w:r>
      <w:r>
        <w:t xml:space="preserve"> stcm</w:t>
      </w:r>
      <w:r>
        <w:rPr>
          <w:color w:val="808080"/>
        </w:rPr>
        <w:t>.</w:t>
      </w:r>
      <w:r>
        <w:t>target_concept_id</w:t>
      </w:r>
    </w:p>
    <w:p w14:paraId="6302DE63" w14:textId="77777777" w:rsidR="00AB0492" w:rsidRDefault="00B554AB">
      <w:pPr>
        <w:spacing w:line="240" w:lineRule="auto"/>
      </w:pPr>
      <w:r>
        <w:t xml:space="preserve">       </w:t>
      </w:r>
      <w:r>
        <w:rPr>
          <w:color w:val="0000FF"/>
        </w:rPr>
        <w:t>WHERE</w:t>
      </w:r>
      <w:r>
        <w:t xml:space="preserve"> </w:t>
      </w:r>
      <w:proofErr w:type="gramStart"/>
      <w:r>
        <w:t>stcm</w:t>
      </w:r>
      <w:r>
        <w:rPr>
          <w:color w:val="808080"/>
        </w:rPr>
        <w:t>.</w:t>
      </w:r>
      <w:r>
        <w:t>INVALID</w:t>
      </w:r>
      <w:proofErr w:type="gramEnd"/>
      <w:r>
        <w:t xml:space="preserve">_REASON </w:t>
      </w:r>
      <w:r>
        <w:rPr>
          <w:color w:val="808080"/>
        </w:rPr>
        <w:t>IS</w:t>
      </w:r>
      <w:r>
        <w:t xml:space="preserve"> </w:t>
      </w:r>
      <w:r>
        <w:rPr>
          <w:color w:val="808080"/>
        </w:rPr>
        <w:t>NULL</w:t>
      </w:r>
    </w:p>
    <w:p w14:paraId="001A71E8" w14:textId="77777777" w:rsidR="00AB0492" w:rsidRDefault="00B554AB">
      <w:pPr>
        <w:spacing w:line="240" w:lineRule="auto"/>
      </w:pPr>
      <w:r>
        <w:t>)</w:t>
      </w:r>
    </w:p>
    <w:p w14:paraId="11908104" w14:textId="77777777" w:rsidR="00AB0492" w:rsidRDefault="00B554AB">
      <w:pPr>
        <w:spacing w:line="240" w:lineRule="auto"/>
      </w:pPr>
      <w:r>
        <w:rPr>
          <w:color w:val="0000FF"/>
        </w:rPr>
        <w:t>SELECT</w:t>
      </w:r>
      <w:r>
        <w:t xml:space="preserve"> </w:t>
      </w:r>
      <w:r>
        <w:rPr>
          <w:color w:val="808080"/>
        </w:rPr>
        <w:t>*</w:t>
      </w:r>
    </w:p>
    <w:p w14:paraId="6FB21E9D" w14:textId="77777777" w:rsidR="00AB0492" w:rsidRDefault="00B554AB">
      <w:pPr>
        <w:spacing w:line="240" w:lineRule="auto"/>
      </w:pPr>
      <w:r>
        <w:rPr>
          <w:color w:val="0000FF"/>
        </w:rPr>
        <w:t>FROM</w:t>
      </w:r>
      <w:r>
        <w:t xml:space="preserve"> CTE_VOCAB_MAP</w:t>
      </w:r>
    </w:p>
    <w:p w14:paraId="1F4D6308" w14:textId="77777777" w:rsidR="00AB0492" w:rsidRDefault="00B554AB">
      <w:pPr>
        <w:spacing w:line="240" w:lineRule="auto"/>
      </w:pPr>
      <w:r>
        <w:t>/*EXAMPLE FILTERS*/</w:t>
      </w:r>
    </w:p>
    <w:p w14:paraId="76DCE878" w14:textId="77777777" w:rsidR="00AB0492" w:rsidRDefault="00B554AB">
      <w:pPr>
        <w:spacing w:line="240" w:lineRule="auto"/>
      </w:pPr>
      <w:r>
        <w:rPr>
          <w:color w:val="0000FF"/>
        </w:rPr>
        <w:t>WHERE</w:t>
      </w:r>
      <w:r>
        <w:t xml:space="preserve"> SOURCE_VOCABULARY_ID </w:t>
      </w:r>
      <w:r>
        <w:rPr>
          <w:color w:val="808080"/>
        </w:rPr>
        <w:t>IN</w:t>
      </w:r>
      <w:r>
        <w:rPr>
          <w:color w:val="0000FF"/>
        </w:rPr>
        <w:t xml:space="preserve"> </w:t>
      </w:r>
      <w:r>
        <w:rPr>
          <w:color w:val="808080"/>
        </w:rPr>
        <w:t>(</w:t>
      </w:r>
      <w:r>
        <w:rPr>
          <w:color w:val="FF0000"/>
        </w:rPr>
        <w:t>'NDC'</w:t>
      </w:r>
      <w:r>
        <w:rPr>
          <w:color w:val="808080"/>
        </w:rPr>
        <w:t>)</w:t>
      </w:r>
    </w:p>
    <w:p w14:paraId="13CF3723" w14:textId="77777777" w:rsidR="00AB0492" w:rsidRDefault="00B554AB">
      <w:pPr>
        <w:spacing w:line="240" w:lineRule="auto"/>
      </w:pPr>
      <w:r>
        <w:rPr>
          <w:color w:val="808080"/>
        </w:rPr>
        <w:t>AND</w:t>
      </w:r>
      <w:r>
        <w:t xml:space="preserve"> TARGET_VOCABULARY_ID </w:t>
      </w:r>
      <w:r>
        <w:rPr>
          <w:color w:val="808080"/>
        </w:rPr>
        <w:t>IN</w:t>
      </w:r>
      <w:r>
        <w:rPr>
          <w:color w:val="0000FF"/>
        </w:rPr>
        <w:t xml:space="preserve"> </w:t>
      </w:r>
      <w:r>
        <w:rPr>
          <w:color w:val="808080"/>
        </w:rPr>
        <w:t>(</w:t>
      </w:r>
      <w:r>
        <w:rPr>
          <w:color w:val="FF0000"/>
        </w:rPr>
        <w:t>'RxNORM'</w:t>
      </w:r>
      <w:r>
        <w:rPr>
          <w:color w:val="808080"/>
        </w:rPr>
        <w:t>)</w:t>
      </w:r>
    </w:p>
    <w:p w14:paraId="0F82F0CA" w14:textId="77777777" w:rsidR="00AB0492" w:rsidRDefault="00B554AB">
      <w:pPr>
        <w:pStyle w:val="Heading3"/>
        <w:spacing w:before="280" w:after="80"/>
      </w:pPr>
      <w:bookmarkStart w:id="595" w:name="_mfzzfj9q721" w:colFirst="0" w:colLast="0"/>
      <w:bookmarkEnd w:id="595"/>
      <w:r>
        <w:rPr>
          <w:color w:val="366091"/>
          <w:sz w:val="26"/>
          <w:szCs w:val="26"/>
        </w:rPr>
        <w:t>1.1.3</w:t>
      </w:r>
      <w:r>
        <w:rPr>
          <w:b w:val="0"/>
          <w:color w:val="366091"/>
          <w:sz w:val="14"/>
          <w:szCs w:val="14"/>
        </w:rPr>
        <w:t xml:space="preserve">         </w:t>
      </w:r>
      <w:r>
        <w:rPr>
          <w:color w:val="366091"/>
          <w:sz w:val="26"/>
          <w:szCs w:val="26"/>
        </w:rPr>
        <w:t>Source to Maps to Value</w:t>
      </w:r>
    </w:p>
    <w:p w14:paraId="2D5C3C44" w14:textId="77777777" w:rsidR="00AB0492" w:rsidRDefault="00B554AB">
      <w:pPr>
        <w:spacing w:line="240" w:lineRule="auto"/>
      </w:pPr>
      <w:r>
        <w:rPr>
          <w:color w:val="0000FF"/>
        </w:rPr>
        <w:t>WITH</w:t>
      </w:r>
      <w:r>
        <w:t xml:space="preserve"> CTE_VOCAB_MAP </w:t>
      </w:r>
      <w:r>
        <w:rPr>
          <w:color w:val="0000FF"/>
        </w:rPr>
        <w:t xml:space="preserve">AS </w:t>
      </w:r>
      <w:r>
        <w:rPr>
          <w:color w:val="808080"/>
        </w:rPr>
        <w:t>(</w:t>
      </w:r>
    </w:p>
    <w:p w14:paraId="4680D019" w14:textId="77777777" w:rsidR="00AB0492" w:rsidRDefault="00B554AB">
      <w:pPr>
        <w:spacing w:line="240" w:lineRule="auto"/>
      </w:pPr>
      <w:r>
        <w:t xml:space="preserve">   </w:t>
      </w:r>
      <w:r>
        <w:tab/>
      </w:r>
      <w:r>
        <w:rPr>
          <w:color w:val="0000FF"/>
        </w:rPr>
        <w:t>SELECT</w:t>
      </w:r>
      <w:r>
        <w:t xml:space="preserve"> </w:t>
      </w:r>
      <w:proofErr w:type="gramStart"/>
      <w:r>
        <w:t>c</w:t>
      </w:r>
      <w:r>
        <w:rPr>
          <w:color w:val="808080"/>
        </w:rPr>
        <w:t>.</w:t>
      </w:r>
      <w:r>
        <w:t>concept</w:t>
      </w:r>
      <w:proofErr w:type="gramEnd"/>
      <w:r>
        <w:t xml:space="preserve">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r>
        <w:t xml:space="preserve"> c</w:t>
      </w:r>
      <w:r>
        <w:rPr>
          <w:color w:val="808080"/>
        </w:rPr>
        <w:t>.</w:t>
      </w:r>
      <w:r>
        <w:t xml:space="preserve">vocabulary_id </w:t>
      </w:r>
      <w:r>
        <w:rPr>
          <w:color w:val="0000FF"/>
        </w:rPr>
        <w:t>AS</w:t>
      </w:r>
      <w:r>
        <w:t xml:space="preserve"> SOURCE_VOCABULARY_ID</w:t>
      </w:r>
      <w:r>
        <w:rPr>
          <w:color w:val="808080"/>
        </w:rPr>
        <w:t>,</w:t>
      </w:r>
    </w:p>
    <w:p w14:paraId="56BC2F4A" w14:textId="77777777" w:rsidR="00AB0492" w:rsidRDefault="00B554AB">
      <w:pPr>
        <w:spacing w:line="240" w:lineRule="auto"/>
      </w:pPr>
      <w:r>
        <w:t xml:space="preserve">                       </w:t>
      </w:r>
      <w:r>
        <w:tab/>
        <w:t>c</w:t>
      </w:r>
      <w:r>
        <w:rPr>
          <w:color w:val="808080"/>
        </w:rPr>
        <w:t>.</w:t>
      </w:r>
      <w:r>
        <w:t xml:space="preserve">domain_id </w:t>
      </w:r>
      <w:r>
        <w:rPr>
          <w:color w:val="0000FF"/>
        </w:rPr>
        <w:t>AS</w:t>
      </w:r>
      <w:r>
        <w:t xml:space="preserve"> SOURCE_DOMAIN_ID</w:t>
      </w:r>
      <w:r>
        <w:rPr>
          <w:color w:val="808080"/>
        </w:rPr>
        <w:t>,</w:t>
      </w:r>
      <w:r>
        <w:t xml:space="preserve"> </w:t>
      </w:r>
      <w:proofErr w:type="gramStart"/>
      <w:r>
        <w:t>c</w:t>
      </w:r>
      <w:r>
        <w:rPr>
          <w:color w:val="808080"/>
        </w:rPr>
        <w:t>.</w:t>
      </w:r>
      <w:r>
        <w:t>CONCEPT</w:t>
      </w:r>
      <w:proofErr w:type="gramEnd"/>
      <w:r>
        <w:t xml:space="preserve">_CLASS_ID </w:t>
      </w:r>
      <w:r>
        <w:rPr>
          <w:color w:val="0000FF"/>
        </w:rPr>
        <w:t>AS</w:t>
      </w:r>
      <w:r>
        <w:t xml:space="preserve"> SOURCE_CONCEPT_CLASS_ID</w:t>
      </w:r>
      <w:r>
        <w:rPr>
          <w:color w:val="808080"/>
        </w:rPr>
        <w:t>,</w:t>
      </w:r>
    </w:p>
    <w:p w14:paraId="0C6F0C6B" w14:textId="77777777" w:rsidR="00AB0492" w:rsidRDefault="00B554AB">
      <w:pPr>
        <w:spacing w:line="240" w:lineRule="auto"/>
      </w:pPr>
      <w:r>
        <w:t xml:space="preserve">                                                   c</w:t>
      </w:r>
      <w:r>
        <w:rPr>
          <w:color w:val="808080"/>
        </w:rPr>
        <w:t>.</w:t>
      </w:r>
      <w:r>
        <w:t xml:space="preserve">VALID_START_DATE </w:t>
      </w:r>
      <w:r>
        <w:rPr>
          <w:color w:val="0000FF"/>
        </w:rPr>
        <w:t>AS</w:t>
      </w:r>
      <w:r>
        <w:t xml:space="preserve"> SOURCE_VALID_START_DATE</w:t>
      </w:r>
      <w:r>
        <w:rPr>
          <w:color w:val="808080"/>
        </w:rPr>
        <w:t>,</w:t>
      </w:r>
      <w:r>
        <w:t xml:space="preserve"> </w:t>
      </w:r>
      <w:proofErr w:type="gramStart"/>
      <w:r>
        <w:t>c</w:t>
      </w:r>
      <w:r>
        <w:rPr>
          <w:color w:val="808080"/>
        </w:rPr>
        <w:t>.</w:t>
      </w:r>
      <w:r>
        <w:t>VALID</w:t>
      </w:r>
      <w:proofErr w:type="gramEnd"/>
      <w:r>
        <w:t xml:space="preserve">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14:paraId="1B3C12E1" w14:textId="77777777" w:rsidR="00AB0492" w:rsidRDefault="00B554AB">
      <w:pPr>
        <w:spacing w:line="240" w:lineRule="auto"/>
      </w:pPr>
      <w:r>
        <w:t xml:space="preserve">                       </w:t>
      </w:r>
      <w:r>
        <w:tab/>
        <w:t>c</w:t>
      </w:r>
      <w:proofErr w:type="gramStart"/>
      <w:r>
        <w:t>1</w:t>
      </w:r>
      <w:r>
        <w:rPr>
          <w:color w:val="808080"/>
        </w:rPr>
        <w:t>.</w:t>
      </w:r>
      <w:r>
        <w:t>concept</w:t>
      </w:r>
      <w:proofErr w:type="gramEnd"/>
      <w:r>
        <w:t xml:space="preserve">_id </w:t>
      </w:r>
      <w:r>
        <w:rPr>
          <w:color w:val="0000FF"/>
        </w:rPr>
        <w:t>AS</w:t>
      </w:r>
      <w:r>
        <w:t xml:space="preserve"> TARGET_CONCEPT_ID</w:t>
      </w:r>
      <w:r>
        <w:rPr>
          <w:color w:val="808080"/>
        </w:rPr>
        <w:t>,</w:t>
      </w:r>
      <w:r>
        <w:t xml:space="preserve"> c1</w:t>
      </w:r>
      <w:r>
        <w:rPr>
          <w:color w:val="808080"/>
        </w:rPr>
        <w:t>.</w:t>
      </w:r>
      <w:r>
        <w:t xml:space="preserve">concept_name </w:t>
      </w:r>
      <w:r>
        <w:rPr>
          <w:color w:val="0000FF"/>
        </w:rPr>
        <w:t>AS</w:t>
      </w:r>
      <w:r>
        <w:t xml:space="preserve"> TARGET_CONCEPT_NAME</w:t>
      </w:r>
      <w:r>
        <w:rPr>
          <w:color w:val="808080"/>
        </w:rPr>
        <w:t>,</w:t>
      </w:r>
      <w:r>
        <w:t xml:space="preserve"> c1</w:t>
      </w:r>
      <w:r>
        <w:rPr>
          <w:color w:val="808080"/>
        </w:rPr>
        <w:t>.</w:t>
      </w:r>
      <w:r>
        <w:t xml:space="preserve">VOCABULARY_ID </w:t>
      </w:r>
      <w:r>
        <w:rPr>
          <w:color w:val="0000FF"/>
        </w:rPr>
        <w:t>AS</w:t>
      </w:r>
      <w:r>
        <w:t xml:space="preserve"> TARGET_VOCABUALRY_ID</w:t>
      </w:r>
      <w:r>
        <w:rPr>
          <w:color w:val="808080"/>
        </w:rPr>
        <w:t>,</w:t>
      </w:r>
      <w:r>
        <w:t xml:space="preserve"> c1</w:t>
      </w:r>
      <w:r>
        <w:rPr>
          <w:color w:val="808080"/>
        </w:rPr>
        <w:t>.</w:t>
      </w:r>
      <w:r>
        <w:t xml:space="preserve">domain_id </w:t>
      </w:r>
      <w:r>
        <w:rPr>
          <w:color w:val="0000FF"/>
        </w:rPr>
        <w:t>AS</w:t>
      </w:r>
      <w:r>
        <w:t xml:space="preserve"> TARGET_DOMAIN_ID</w:t>
      </w:r>
      <w:r>
        <w:rPr>
          <w:color w:val="808080"/>
        </w:rPr>
        <w:t>,</w:t>
      </w:r>
      <w:r>
        <w:t xml:space="preserve"> c1</w:t>
      </w:r>
      <w:r>
        <w:rPr>
          <w:color w:val="808080"/>
        </w:rPr>
        <w:t>.</w:t>
      </w:r>
      <w:r>
        <w:t xml:space="preserve">concept_class_id </w:t>
      </w:r>
      <w:r>
        <w:rPr>
          <w:color w:val="0000FF"/>
        </w:rPr>
        <w:t>AS</w:t>
      </w:r>
      <w:r>
        <w:t xml:space="preserve"> TARGET_CONCEPT_CLASS_ID</w:t>
      </w:r>
      <w:r>
        <w:rPr>
          <w:color w:val="808080"/>
        </w:rPr>
        <w:t>,</w:t>
      </w:r>
    </w:p>
    <w:p w14:paraId="6AAD0971" w14:textId="77777777" w:rsidR="00AB0492" w:rsidRDefault="00B554AB">
      <w:pPr>
        <w:spacing w:line="240" w:lineRule="auto"/>
      </w:pPr>
      <w:r>
        <w:t xml:space="preserve">                       </w:t>
      </w:r>
      <w:r>
        <w:tab/>
        <w:t>c</w:t>
      </w:r>
      <w:proofErr w:type="gramStart"/>
      <w:r>
        <w:t>1</w:t>
      </w:r>
      <w:r>
        <w:rPr>
          <w:color w:val="808080"/>
        </w:rPr>
        <w:t>.</w:t>
      </w:r>
      <w:r>
        <w:t>INVALID</w:t>
      </w:r>
      <w:proofErr w:type="gramEnd"/>
      <w:r>
        <w:t xml:space="preserve">_REASON </w:t>
      </w:r>
      <w:r>
        <w:rPr>
          <w:color w:val="0000FF"/>
        </w:rPr>
        <w:t>AS</w:t>
      </w:r>
      <w:r>
        <w:t xml:space="preserve"> TARGET_INVALID_REASON</w:t>
      </w:r>
      <w:r>
        <w:rPr>
          <w:color w:val="808080"/>
        </w:rPr>
        <w:t>,</w:t>
      </w:r>
      <w:r>
        <w:t xml:space="preserve"> c1</w:t>
      </w:r>
      <w:r>
        <w:rPr>
          <w:color w:val="808080"/>
        </w:rPr>
        <w:t>.</w:t>
      </w:r>
      <w:r>
        <w:t xml:space="preserve">standard_concept </w:t>
      </w:r>
      <w:r>
        <w:rPr>
          <w:color w:val="0000FF"/>
        </w:rPr>
        <w:t>AS</w:t>
      </w:r>
      <w:r>
        <w:t xml:space="preserve"> TARGET_STANDARD_CONCEPT</w:t>
      </w:r>
    </w:p>
    <w:p w14:paraId="0B502DBD" w14:textId="77777777" w:rsidR="00AB0492" w:rsidRDefault="00B554AB">
      <w:pPr>
        <w:spacing w:line="240" w:lineRule="auto"/>
      </w:pPr>
      <w:r>
        <w:lastRenderedPageBreak/>
        <w:t xml:space="preserve">   </w:t>
      </w:r>
      <w:r>
        <w:tab/>
      </w:r>
      <w:r>
        <w:rPr>
          <w:color w:val="0000FF"/>
        </w:rPr>
        <w:t>FROM</w:t>
      </w:r>
      <w:r>
        <w:t xml:space="preserve"> CONCEPT C</w:t>
      </w:r>
    </w:p>
    <w:p w14:paraId="1DF75E8A" w14:textId="77777777" w:rsidR="00AB0492" w:rsidRDefault="00B554AB">
      <w:pPr>
        <w:spacing w:line="240" w:lineRule="auto"/>
      </w:pPr>
      <w:r>
        <w:t xml:space="preserve">         </w:t>
      </w:r>
      <w:r>
        <w:tab/>
      </w:r>
      <w:r>
        <w:rPr>
          <w:color w:val="808080"/>
        </w:rPr>
        <w:t>JOIN</w:t>
      </w:r>
      <w:r>
        <w:t xml:space="preserve"> CONCEPT_RELATIONSHIP CR</w:t>
      </w:r>
    </w:p>
    <w:p w14:paraId="35F2946C" w14:textId="77777777" w:rsidR="00AB0492" w:rsidRDefault="00B554AB">
      <w:pPr>
        <w:spacing w:line="240" w:lineRule="auto"/>
      </w:pPr>
      <w:r>
        <w:t xml:space="preserve">     </w:t>
      </w:r>
      <w:r>
        <w:tab/>
        <w:t xml:space="preserve">               </w:t>
      </w:r>
      <w:r>
        <w:rPr>
          <w:color w:val="0000FF"/>
        </w:rPr>
        <w:t>ON</w:t>
      </w:r>
      <w:r>
        <w:t xml:space="preserve"> </w:t>
      </w:r>
      <w:proofErr w:type="gramStart"/>
      <w:r>
        <w:t>C</w:t>
      </w:r>
      <w:r>
        <w:rPr>
          <w:color w:val="808080"/>
        </w:rPr>
        <w:t>.</w:t>
      </w:r>
      <w:r>
        <w:t>CONCEPT</w:t>
      </w:r>
      <w:proofErr w:type="gramEnd"/>
      <w:r>
        <w:t xml:space="preserve">_ID </w:t>
      </w:r>
      <w:r>
        <w:rPr>
          <w:color w:val="808080"/>
        </w:rPr>
        <w:t>=</w:t>
      </w:r>
      <w:r>
        <w:t xml:space="preserve"> CR</w:t>
      </w:r>
      <w:r>
        <w:rPr>
          <w:color w:val="808080"/>
        </w:rPr>
        <w:t>.</w:t>
      </w:r>
      <w:r>
        <w:t>CONCEPT_ID_1</w:t>
      </w:r>
    </w:p>
    <w:p w14:paraId="3634C73B" w14:textId="77777777" w:rsidR="00AB0492" w:rsidRDefault="00B554AB">
      <w:pPr>
        <w:spacing w:line="240" w:lineRule="auto"/>
      </w:pPr>
      <w:r>
        <w:t xml:space="preserve">                    </w:t>
      </w:r>
      <w:r>
        <w:tab/>
      </w:r>
      <w:r>
        <w:rPr>
          <w:color w:val="808080"/>
        </w:rPr>
        <w:t>AND</w:t>
      </w:r>
      <w:r>
        <w:t xml:space="preserve"> </w:t>
      </w:r>
      <w:proofErr w:type="gramStart"/>
      <w:r>
        <w:t>CR</w:t>
      </w:r>
      <w:r>
        <w:rPr>
          <w:color w:val="808080"/>
        </w:rPr>
        <w:t>.</w:t>
      </w:r>
      <w:r>
        <w:t>invalid</w:t>
      </w:r>
      <w:proofErr w:type="gramEnd"/>
      <w:r>
        <w:t xml:space="preserve">_reason </w:t>
      </w:r>
      <w:r>
        <w:rPr>
          <w:color w:val="808080"/>
        </w:rPr>
        <w:t>IS</w:t>
      </w:r>
      <w:r>
        <w:t xml:space="preserve"> </w:t>
      </w:r>
      <w:r>
        <w:rPr>
          <w:color w:val="808080"/>
        </w:rPr>
        <w:t>NULL</w:t>
      </w:r>
    </w:p>
    <w:p w14:paraId="21CBEDAA" w14:textId="77777777" w:rsidR="00AB0492" w:rsidRDefault="00B554AB">
      <w:pPr>
        <w:spacing w:line="240" w:lineRule="auto"/>
      </w:pPr>
      <w:r>
        <w:t xml:space="preserve">                    </w:t>
      </w:r>
      <w:r>
        <w:tab/>
      </w:r>
      <w:r>
        <w:rPr>
          <w:color w:val="808080"/>
        </w:rPr>
        <w:t>AND</w:t>
      </w:r>
      <w:r>
        <w:t xml:space="preserve"> </w:t>
      </w:r>
      <w:proofErr w:type="gramStart"/>
      <w:r>
        <w:t>cr</w:t>
      </w:r>
      <w:r>
        <w:rPr>
          <w:color w:val="808080"/>
        </w:rPr>
        <w:t>.</w:t>
      </w:r>
      <w:r>
        <w:t>relationship</w:t>
      </w:r>
      <w:proofErr w:type="gramEnd"/>
      <w:r>
        <w:t xml:space="preserve">_id </w:t>
      </w:r>
      <w:r>
        <w:rPr>
          <w:color w:val="808080"/>
        </w:rPr>
        <w:t>=</w:t>
      </w:r>
      <w:r>
        <w:t xml:space="preserve"> </w:t>
      </w:r>
      <w:r>
        <w:rPr>
          <w:color w:val="FF0000"/>
        </w:rPr>
        <w:t>'Maps To Value'</w:t>
      </w:r>
    </w:p>
    <w:p w14:paraId="27695452" w14:textId="77777777" w:rsidR="00AB0492" w:rsidRDefault="00B554AB">
      <w:pPr>
        <w:spacing w:line="240" w:lineRule="auto"/>
      </w:pPr>
      <w:r>
        <w:t xml:space="preserve">              </w:t>
      </w:r>
      <w:r>
        <w:rPr>
          <w:color w:val="808080"/>
        </w:rPr>
        <w:t>JOIN</w:t>
      </w:r>
      <w:r>
        <w:t xml:space="preserve"> CONCEPT C1</w:t>
      </w:r>
    </w:p>
    <w:p w14:paraId="0ED4A529" w14:textId="77777777" w:rsidR="00AB0492" w:rsidRDefault="00B554AB">
      <w:pPr>
        <w:spacing w:line="240" w:lineRule="auto"/>
      </w:pPr>
      <w:r>
        <w:t xml:space="preserve">                    </w:t>
      </w:r>
      <w:r>
        <w:tab/>
      </w:r>
      <w:r>
        <w:rPr>
          <w:color w:val="0000FF"/>
        </w:rPr>
        <w:t>ON</w:t>
      </w:r>
      <w:r>
        <w:t xml:space="preserve"> </w:t>
      </w:r>
      <w:proofErr w:type="gramStart"/>
      <w:r>
        <w:t>CR</w:t>
      </w:r>
      <w:r>
        <w:rPr>
          <w:color w:val="808080"/>
        </w:rPr>
        <w:t>.</w:t>
      </w:r>
      <w:r>
        <w:t>CONCEPT</w:t>
      </w:r>
      <w:proofErr w:type="gramEnd"/>
      <w:r>
        <w:t xml:space="preserve">_ID_2 </w:t>
      </w:r>
      <w:r>
        <w:rPr>
          <w:color w:val="808080"/>
        </w:rPr>
        <w:t>=</w:t>
      </w:r>
      <w:r>
        <w:t xml:space="preserve"> C1</w:t>
      </w:r>
      <w:r>
        <w:rPr>
          <w:color w:val="808080"/>
        </w:rPr>
        <w:t>.</w:t>
      </w:r>
      <w:r>
        <w:t>CONCEPT_ID</w:t>
      </w:r>
    </w:p>
    <w:p w14:paraId="0ED0C16E" w14:textId="77777777" w:rsidR="00AB0492" w:rsidRDefault="00B554AB">
      <w:pPr>
        <w:spacing w:line="240" w:lineRule="auto"/>
      </w:pPr>
      <w:r>
        <w:t xml:space="preserve">                    </w:t>
      </w:r>
      <w:r>
        <w:tab/>
      </w:r>
      <w:r>
        <w:rPr>
          <w:color w:val="808080"/>
        </w:rPr>
        <w:t>AND</w:t>
      </w:r>
      <w:r>
        <w:t xml:space="preserve"> C</w:t>
      </w:r>
      <w:proofErr w:type="gramStart"/>
      <w:r>
        <w:t>1</w:t>
      </w:r>
      <w:r>
        <w:rPr>
          <w:color w:val="808080"/>
        </w:rPr>
        <w:t>.</w:t>
      </w:r>
      <w:r>
        <w:t>INVALID</w:t>
      </w:r>
      <w:proofErr w:type="gramEnd"/>
      <w:r>
        <w:t xml:space="preserve">_REASON </w:t>
      </w:r>
      <w:r>
        <w:rPr>
          <w:color w:val="808080"/>
        </w:rPr>
        <w:t>IS</w:t>
      </w:r>
      <w:r>
        <w:t xml:space="preserve"> </w:t>
      </w:r>
      <w:r>
        <w:rPr>
          <w:color w:val="808080"/>
        </w:rPr>
        <w:t>NULL</w:t>
      </w:r>
    </w:p>
    <w:p w14:paraId="799960E4" w14:textId="77777777" w:rsidR="00AB0492" w:rsidRDefault="00B554AB">
      <w:pPr>
        <w:spacing w:line="240" w:lineRule="auto"/>
      </w:pPr>
      <w:r>
        <w:t>)</w:t>
      </w:r>
    </w:p>
    <w:p w14:paraId="0C26F30F" w14:textId="77777777" w:rsidR="00AB0492" w:rsidRDefault="00B554AB">
      <w:pPr>
        <w:spacing w:line="240" w:lineRule="auto"/>
      </w:pPr>
      <w:r>
        <w:rPr>
          <w:color w:val="0000FF"/>
        </w:rPr>
        <w:t>SELECT</w:t>
      </w:r>
      <w:r>
        <w:t xml:space="preserve"> </w:t>
      </w:r>
      <w:r>
        <w:rPr>
          <w:color w:val="808080"/>
        </w:rPr>
        <w:t>*</w:t>
      </w:r>
    </w:p>
    <w:p w14:paraId="4D472D09" w14:textId="77777777" w:rsidR="00AB0492" w:rsidRDefault="00B554AB">
      <w:pPr>
        <w:spacing w:line="240" w:lineRule="auto"/>
      </w:pPr>
      <w:r>
        <w:rPr>
          <w:color w:val="0000FF"/>
        </w:rPr>
        <w:t>FROM</w:t>
      </w:r>
      <w:r>
        <w:t xml:space="preserve"> CTE_VOCAB_MAP</w:t>
      </w:r>
    </w:p>
    <w:p w14:paraId="3E97A104" w14:textId="77777777" w:rsidR="00AB0492" w:rsidRDefault="00B554AB">
      <w:pPr>
        <w:spacing w:line="240" w:lineRule="auto"/>
      </w:pPr>
      <w:r>
        <w:t>/*EXAMPLE FILTERS*/</w:t>
      </w:r>
    </w:p>
    <w:p w14:paraId="5A08DBC3" w14:textId="77777777" w:rsidR="00AB0492" w:rsidRDefault="00B554AB">
      <w:pPr>
        <w:spacing w:line="240" w:lineRule="auto"/>
      </w:pPr>
      <w:r>
        <w:rPr>
          <w:color w:val="0000FF"/>
        </w:rPr>
        <w:t>WHERE</w:t>
      </w:r>
      <w:r>
        <w:t xml:space="preserve"> SOURCE_CODE </w:t>
      </w:r>
      <w:r>
        <w:rPr>
          <w:color w:val="808080"/>
        </w:rPr>
        <w:t>=</w:t>
      </w:r>
      <w:r>
        <w:t xml:space="preserve"> </w:t>
      </w:r>
      <w:r>
        <w:rPr>
          <w:color w:val="FF0000"/>
        </w:rPr>
        <w:t>'V87.43'</w:t>
      </w:r>
    </w:p>
    <w:p w14:paraId="20E3A25B" w14:textId="77777777" w:rsidR="00AB0492" w:rsidRDefault="00B554AB">
      <w:r>
        <w:br w:type="page"/>
      </w:r>
    </w:p>
    <w:p w14:paraId="57D840B8" w14:textId="77777777" w:rsidR="00AB0492" w:rsidRDefault="00AB0492">
      <w:pPr>
        <w:spacing w:line="240" w:lineRule="auto"/>
      </w:pPr>
    </w:p>
    <w:p w14:paraId="1E37AD82" w14:textId="77777777" w:rsidR="00AB0492" w:rsidRDefault="00B554AB">
      <w:r>
        <w:br w:type="page"/>
      </w:r>
    </w:p>
    <w:p w14:paraId="590825D3" w14:textId="77777777" w:rsidR="00AB0492" w:rsidRDefault="00AB0492">
      <w:pPr>
        <w:spacing w:line="240" w:lineRule="auto"/>
      </w:pPr>
    </w:p>
    <w:p w14:paraId="289FE213" w14:textId="77777777" w:rsidR="00AB0492" w:rsidRDefault="00AB0492">
      <w:pPr>
        <w:spacing w:line="240" w:lineRule="auto"/>
      </w:pPr>
    </w:p>
    <w:p w14:paraId="18B0C540" w14:textId="77777777" w:rsidR="00AB0492" w:rsidRDefault="00B554AB">
      <w:r>
        <w:br w:type="page"/>
      </w:r>
    </w:p>
    <w:p w14:paraId="508BF3A1" w14:textId="77777777" w:rsidR="00AB0492" w:rsidRDefault="00AB0492">
      <w:pPr>
        <w:spacing w:line="240" w:lineRule="auto"/>
      </w:pPr>
    </w:p>
    <w:p w14:paraId="240E36FD" w14:textId="77777777" w:rsidR="00AB0492" w:rsidRDefault="00AB0492">
      <w:pPr>
        <w:spacing w:line="240" w:lineRule="auto"/>
      </w:pPr>
    </w:p>
    <w:p w14:paraId="50605709" w14:textId="77777777" w:rsidR="00AB0492" w:rsidRDefault="00B554AB">
      <w:pPr>
        <w:pStyle w:val="Heading2"/>
      </w:pPr>
      <w:bookmarkStart w:id="596" w:name="_nac3futmzxig" w:colFirst="0" w:colLast="0"/>
      <w:bookmarkEnd w:id="596"/>
      <w:r>
        <w:rPr>
          <w:sz w:val="36"/>
          <w:szCs w:val="36"/>
        </w:rPr>
        <w:t>Source tables</w:t>
      </w:r>
    </w:p>
    <w:p w14:paraId="1AF7C6EB" w14:textId="77777777" w:rsidR="00AB0492" w:rsidRDefault="00B554AB">
      <w:pPr>
        <w:pStyle w:val="Heading3"/>
      </w:pPr>
      <w:bookmarkStart w:id="597" w:name="_82bo5d1rh3ey" w:colFirst="0" w:colLast="0"/>
      <w:bookmarkEnd w:id="597"/>
      <w:r>
        <w:t>Table: patient</w:t>
      </w:r>
    </w:p>
    <w:tbl>
      <w:tblPr>
        <w:tblStyle w:val="aff5"/>
        <w:tblW w:w="9370" w:type="dxa"/>
        <w:tblBorders>
          <w:top w:val="nil"/>
          <w:left w:val="nil"/>
          <w:bottom w:val="nil"/>
          <w:right w:val="nil"/>
          <w:insideH w:val="nil"/>
          <w:insideV w:val="nil"/>
        </w:tblBorders>
        <w:tblLayout w:type="fixed"/>
        <w:tblLook w:val="0000" w:firstRow="0" w:lastRow="0" w:firstColumn="0" w:lastColumn="0" w:noHBand="0" w:noVBand="0"/>
      </w:tblPr>
      <w:tblGrid>
        <w:gridCol w:w="1953"/>
        <w:gridCol w:w="1163"/>
        <w:gridCol w:w="1566"/>
        <w:gridCol w:w="4688"/>
      </w:tblGrid>
      <w:tr w:rsidR="00AB0492" w14:paraId="5CD13DE8" w14:textId="77777777">
        <w:tc>
          <w:tcPr>
            <w:tcW w:w="1953" w:type="dxa"/>
            <w:shd w:val="clear" w:color="auto" w:fill="AAAAFF"/>
          </w:tcPr>
          <w:p w14:paraId="2E96E643" w14:textId="77777777" w:rsidR="00AB0492" w:rsidRDefault="00B554AB">
            <w:r>
              <w:t>Field</w:t>
            </w:r>
          </w:p>
        </w:tc>
        <w:tc>
          <w:tcPr>
            <w:tcW w:w="1163" w:type="dxa"/>
            <w:shd w:val="clear" w:color="auto" w:fill="AAAAFF"/>
          </w:tcPr>
          <w:p w14:paraId="6E0C575A" w14:textId="77777777" w:rsidR="00AB0492" w:rsidRDefault="00B554AB">
            <w:r>
              <w:t>Type</w:t>
            </w:r>
          </w:p>
        </w:tc>
        <w:tc>
          <w:tcPr>
            <w:tcW w:w="1566" w:type="dxa"/>
            <w:shd w:val="clear" w:color="auto" w:fill="AAAAFF"/>
          </w:tcPr>
          <w:p w14:paraId="6A800EAE" w14:textId="77777777" w:rsidR="00AB0492" w:rsidRDefault="00B554AB">
            <w:r>
              <w:t>Most freq. value</w:t>
            </w:r>
          </w:p>
        </w:tc>
        <w:tc>
          <w:tcPr>
            <w:tcW w:w="4688" w:type="dxa"/>
            <w:shd w:val="clear" w:color="auto" w:fill="AAAAFF"/>
          </w:tcPr>
          <w:p w14:paraId="4DC01422" w14:textId="77777777" w:rsidR="00AB0492" w:rsidRDefault="00B554AB">
            <w:r>
              <w:t>Comment</w:t>
            </w:r>
          </w:p>
        </w:tc>
      </w:tr>
      <w:tr w:rsidR="00AB0492" w14:paraId="564CE79A" w14:textId="77777777">
        <w:tc>
          <w:tcPr>
            <w:tcW w:w="1953" w:type="dxa"/>
          </w:tcPr>
          <w:p w14:paraId="6240DA26" w14:textId="77777777" w:rsidR="00AB0492" w:rsidRDefault="00B554AB">
            <w:r>
              <w:t>ptid</w:t>
            </w:r>
          </w:p>
        </w:tc>
        <w:tc>
          <w:tcPr>
            <w:tcW w:w="1163" w:type="dxa"/>
          </w:tcPr>
          <w:p w14:paraId="6CFDE115" w14:textId="77777777" w:rsidR="00AB0492" w:rsidRDefault="00B554AB">
            <w:r>
              <w:t>character</w:t>
            </w:r>
          </w:p>
        </w:tc>
        <w:tc>
          <w:tcPr>
            <w:tcW w:w="1566" w:type="dxa"/>
          </w:tcPr>
          <w:p w14:paraId="62B0D771" w14:textId="77777777" w:rsidR="00AB0492" w:rsidRDefault="00B554AB">
            <w:r>
              <w:t>List truncated...</w:t>
            </w:r>
          </w:p>
        </w:tc>
        <w:tc>
          <w:tcPr>
            <w:tcW w:w="4688" w:type="dxa"/>
          </w:tcPr>
          <w:p w14:paraId="3545EAC9" w14:textId="77777777" w:rsidR="00AB0492" w:rsidRDefault="00B554AB">
            <w:r>
              <w:t>Create new integer value unique to PTID</w:t>
            </w:r>
          </w:p>
        </w:tc>
      </w:tr>
      <w:tr w:rsidR="00AB0492" w14:paraId="79B897DE" w14:textId="77777777">
        <w:tc>
          <w:tcPr>
            <w:tcW w:w="1953" w:type="dxa"/>
          </w:tcPr>
          <w:p w14:paraId="5F5DDCD4" w14:textId="77777777" w:rsidR="00AB0492" w:rsidRDefault="00B554AB">
            <w:r>
              <w:t>birth_yr</w:t>
            </w:r>
          </w:p>
        </w:tc>
        <w:tc>
          <w:tcPr>
            <w:tcW w:w="1163" w:type="dxa"/>
          </w:tcPr>
          <w:p w14:paraId="2EEDA1B6" w14:textId="77777777" w:rsidR="00AB0492" w:rsidRDefault="00B554AB">
            <w:r>
              <w:t>character varying</w:t>
            </w:r>
          </w:p>
        </w:tc>
        <w:tc>
          <w:tcPr>
            <w:tcW w:w="1566" w:type="dxa"/>
          </w:tcPr>
          <w:p w14:paraId="6D617DC9" w14:textId="77777777" w:rsidR="00AB0492" w:rsidRDefault="00B554AB">
            <w:r>
              <w:t>1930 and Earlier</w:t>
            </w:r>
          </w:p>
        </w:tc>
        <w:tc>
          <w:tcPr>
            <w:tcW w:w="4688" w:type="dxa"/>
          </w:tcPr>
          <w:p w14:paraId="50236A7A" w14:textId="77777777" w:rsidR="00AB0492" w:rsidRDefault="00AB0492"/>
        </w:tc>
      </w:tr>
      <w:tr w:rsidR="00AB0492" w14:paraId="47CDCEB6" w14:textId="77777777">
        <w:tc>
          <w:tcPr>
            <w:tcW w:w="1953" w:type="dxa"/>
          </w:tcPr>
          <w:p w14:paraId="39A71FC7" w14:textId="77777777" w:rsidR="00AB0492" w:rsidRDefault="00B554AB">
            <w:r>
              <w:t>gender</w:t>
            </w:r>
          </w:p>
        </w:tc>
        <w:tc>
          <w:tcPr>
            <w:tcW w:w="1163" w:type="dxa"/>
          </w:tcPr>
          <w:p w14:paraId="5B7AE025" w14:textId="77777777" w:rsidR="00AB0492" w:rsidRDefault="00B554AB">
            <w:r>
              <w:t>character varying</w:t>
            </w:r>
          </w:p>
        </w:tc>
        <w:tc>
          <w:tcPr>
            <w:tcW w:w="1566" w:type="dxa"/>
          </w:tcPr>
          <w:p w14:paraId="13F5D6E4" w14:textId="77777777" w:rsidR="00AB0492" w:rsidRDefault="00B554AB">
            <w:r>
              <w:t>Male</w:t>
            </w:r>
          </w:p>
        </w:tc>
        <w:tc>
          <w:tcPr>
            <w:tcW w:w="4688" w:type="dxa"/>
          </w:tcPr>
          <w:p w14:paraId="5941AE6F" w14:textId="77777777" w:rsidR="00AB0492" w:rsidRDefault="00AB0492"/>
        </w:tc>
      </w:tr>
      <w:tr w:rsidR="00AB0492" w14:paraId="6861311C" w14:textId="77777777">
        <w:tc>
          <w:tcPr>
            <w:tcW w:w="1953" w:type="dxa"/>
          </w:tcPr>
          <w:p w14:paraId="3D7FF5A8" w14:textId="77777777" w:rsidR="00AB0492" w:rsidRDefault="00B554AB">
            <w:r>
              <w:t>race</w:t>
            </w:r>
          </w:p>
        </w:tc>
        <w:tc>
          <w:tcPr>
            <w:tcW w:w="1163" w:type="dxa"/>
          </w:tcPr>
          <w:p w14:paraId="71000A31" w14:textId="77777777" w:rsidR="00AB0492" w:rsidRDefault="00B554AB">
            <w:r>
              <w:t>character varying</w:t>
            </w:r>
          </w:p>
        </w:tc>
        <w:tc>
          <w:tcPr>
            <w:tcW w:w="1566" w:type="dxa"/>
          </w:tcPr>
          <w:p w14:paraId="2993E3AD" w14:textId="77777777" w:rsidR="00AB0492" w:rsidRDefault="00B554AB">
            <w:r>
              <w:t>Caucasian</w:t>
            </w:r>
          </w:p>
        </w:tc>
        <w:tc>
          <w:tcPr>
            <w:tcW w:w="4688" w:type="dxa"/>
          </w:tcPr>
          <w:p w14:paraId="299230A7" w14:textId="77777777" w:rsidR="00AB0492" w:rsidRDefault="00AB0492"/>
        </w:tc>
      </w:tr>
      <w:tr w:rsidR="00AB0492" w14:paraId="0E1C477E" w14:textId="77777777">
        <w:tc>
          <w:tcPr>
            <w:tcW w:w="1953" w:type="dxa"/>
          </w:tcPr>
          <w:p w14:paraId="73A5F315" w14:textId="77777777" w:rsidR="00AB0492" w:rsidRDefault="00B554AB">
            <w:r>
              <w:t>ethnicity</w:t>
            </w:r>
          </w:p>
        </w:tc>
        <w:tc>
          <w:tcPr>
            <w:tcW w:w="1163" w:type="dxa"/>
          </w:tcPr>
          <w:p w14:paraId="406B6CC2" w14:textId="77777777" w:rsidR="00AB0492" w:rsidRDefault="00B554AB">
            <w:r>
              <w:t>character varying</w:t>
            </w:r>
          </w:p>
        </w:tc>
        <w:tc>
          <w:tcPr>
            <w:tcW w:w="1566" w:type="dxa"/>
          </w:tcPr>
          <w:p w14:paraId="74381954" w14:textId="77777777" w:rsidR="00AB0492" w:rsidRDefault="00B554AB">
            <w:r>
              <w:t>Not Hispanic</w:t>
            </w:r>
          </w:p>
        </w:tc>
        <w:tc>
          <w:tcPr>
            <w:tcW w:w="4688" w:type="dxa"/>
          </w:tcPr>
          <w:p w14:paraId="273096F7" w14:textId="77777777" w:rsidR="00AB0492" w:rsidRDefault="00AB0492"/>
        </w:tc>
      </w:tr>
      <w:tr w:rsidR="00AB0492" w14:paraId="33505222" w14:textId="77777777">
        <w:tc>
          <w:tcPr>
            <w:tcW w:w="1953" w:type="dxa"/>
          </w:tcPr>
          <w:p w14:paraId="6DEF645E" w14:textId="77777777" w:rsidR="00AB0492" w:rsidRDefault="00B554AB">
            <w:r>
              <w:t>region</w:t>
            </w:r>
          </w:p>
        </w:tc>
        <w:tc>
          <w:tcPr>
            <w:tcW w:w="1163" w:type="dxa"/>
          </w:tcPr>
          <w:p w14:paraId="13EA61D0" w14:textId="77777777" w:rsidR="00AB0492" w:rsidRDefault="00B554AB">
            <w:r>
              <w:t>character varying</w:t>
            </w:r>
          </w:p>
        </w:tc>
        <w:tc>
          <w:tcPr>
            <w:tcW w:w="1566" w:type="dxa"/>
          </w:tcPr>
          <w:p w14:paraId="21B71F30" w14:textId="77777777" w:rsidR="00AB0492" w:rsidRDefault="00B554AB">
            <w:r>
              <w:t>South</w:t>
            </w:r>
          </w:p>
        </w:tc>
        <w:tc>
          <w:tcPr>
            <w:tcW w:w="4688" w:type="dxa"/>
          </w:tcPr>
          <w:p w14:paraId="093437E0" w14:textId="77777777" w:rsidR="00AB0492" w:rsidRDefault="00B554AB">
            <w:r>
              <w:t>ACTION: confirm it's clean mapping from region to division. If it is, then just bring division as it's more granular.</w:t>
            </w:r>
          </w:p>
        </w:tc>
      </w:tr>
      <w:tr w:rsidR="00AB0492" w14:paraId="0F2EEF00" w14:textId="77777777">
        <w:tc>
          <w:tcPr>
            <w:tcW w:w="1953" w:type="dxa"/>
          </w:tcPr>
          <w:p w14:paraId="2B6BC050" w14:textId="77777777" w:rsidR="00AB0492" w:rsidRDefault="00B554AB">
            <w:r>
              <w:t>division</w:t>
            </w:r>
          </w:p>
        </w:tc>
        <w:tc>
          <w:tcPr>
            <w:tcW w:w="1163" w:type="dxa"/>
          </w:tcPr>
          <w:p w14:paraId="5FBD8E5C" w14:textId="77777777" w:rsidR="00AB0492" w:rsidRDefault="00B554AB">
            <w:r>
              <w:t>character varying</w:t>
            </w:r>
          </w:p>
        </w:tc>
        <w:tc>
          <w:tcPr>
            <w:tcW w:w="1566" w:type="dxa"/>
          </w:tcPr>
          <w:p w14:paraId="060B3C56" w14:textId="77777777" w:rsidR="00AB0492" w:rsidRDefault="00B554AB">
            <w:r>
              <w:t>South Atl/West South Crl</w:t>
            </w:r>
          </w:p>
        </w:tc>
        <w:tc>
          <w:tcPr>
            <w:tcW w:w="4688" w:type="dxa"/>
          </w:tcPr>
          <w:p w14:paraId="78166BB5" w14:textId="77777777" w:rsidR="00AB0492" w:rsidRDefault="00AB0492"/>
        </w:tc>
      </w:tr>
      <w:tr w:rsidR="00AB0492" w14:paraId="3ECBED7D" w14:textId="77777777">
        <w:tc>
          <w:tcPr>
            <w:tcW w:w="1953" w:type="dxa"/>
          </w:tcPr>
          <w:p w14:paraId="16938A60" w14:textId="77777777" w:rsidR="00AB0492" w:rsidRDefault="00B554AB">
            <w:r>
              <w:t>avg_hh_income</w:t>
            </w:r>
          </w:p>
        </w:tc>
        <w:tc>
          <w:tcPr>
            <w:tcW w:w="1163" w:type="dxa"/>
          </w:tcPr>
          <w:p w14:paraId="35304145" w14:textId="77777777" w:rsidR="00AB0492" w:rsidRDefault="00B554AB">
            <w:r>
              <w:t>double precision</w:t>
            </w:r>
          </w:p>
        </w:tc>
        <w:tc>
          <w:tcPr>
            <w:tcW w:w="1566" w:type="dxa"/>
          </w:tcPr>
          <w:p w14:paraId="1744B6FB" w14:textId="77777777" w:rsidR="00AB0492" w:rsidRDefault="00B554AB">
            <w:r>
              <w:t>39005.0</w:t>
            </w:r>
          </w:p>
        </w:tc>
        <w:tc>
          <w:tcPr>
            <w:tcW w:w="4688" w:type="dxa"/>
          </w:tcPr>
          <w:p w14:paraId="422C7687" w14:textId="77777777" w:rsidR="00AB0492" w:rsidRDefault="00AB0492"/>
        </w:tc>
      </w:tr>
      <w:tr w:rsidR="00AB0492" w14:paraId="6162F6F7" w14:textId="77777777">
        <w:tc>
          <w:tcPr>
            <w:tcW w:w="1953" w:type="dxa"/>
          </w:tcPr>
          <w:p w14:paraId="3062A316" w14:textId="77777777" w:rsidR="00AB0492" w:rsidRDefault="00B554AB">
            <w:r>
              <w:t>pct_college_educ</w:t>
            </w:r>
          </w:p>
        </w:tc>
        <w:tc>
          <w:tcPr>
            <w:tcW w:w="1163" w:type="dxa"/>
          </w:tcPr>
          <w:p w14:paraId="53175231" w14:textId="77777777" w:rsidR="00AB0492" w:rsidRDefault="00B554AB">
            <w:r>
              <w:t>double precision</w:t>
            </w:r>
          </w:p>
        </w:tc>
        <w:tc>
          <w:tcPr>
            <w:tcW w:w="1566" w:type="dxa"/>
          </w:tcPr>
          <w:p w14:paraId="40B8FB6A" w14:textId="77777777" w:rsidR="00AB0492" w:rsidRDefault="00B554AB">
            <w:r>
              <w:t>26.0</w:t>
            </w:r>
          </w:p>
        </w:tc>
        <w:tc>
          <w:tcPr>
            <w:tcW w:w="4688" w:type="dxa"/>
          </w:tcPr>
          <w:p w14:paraId="1391F4A4" w14:textId="77777777" w:rsidR="00AB0492" w:rsidRDefault="00AB0492"/>
        </w:tc>
      </w:tr>
      <w:tr w:rsidR="00AB0492" w14:paraId="73984708" w14:textId="77777777">
        <w:tc>
          <w:tcPr>
            <w:tcW w:w="1953" w:type="dxa"/>
          </w:tcPr>
          <w:p w14:paraId="2CA95532" w14:textId="77777777" w:rsidR="00AB0492" w:rsidRDefault="00B554AB">
            <w:r>
              <w:t>deceased_indicator</w:t>
            </w:r>
          </w:p>
        </w:tc>
        <w:tc>
          <w:tcPr>
            <w:tcW w:w="1163" w:type="dxa"/>
          </w:tcPr>
          <w:p w14:paraId="7736357A" w14:textId="77777777" w:rsidR="00AB0492" w:rsidRDefault="00B554AB">
            <w:r>
              <w:t>character varying</w:t>
            </w:r>
          </w:p>
        </w:tc>
        <w:tc>
          <w:tcPr>
            <w:tcW w:w="1566" w:type="dxa"/>
          </w:tcPr>
          <w:p w14:paraId="75AE931C" w14:textId="77777777" w:rsidR="00AB0492" w:rsidRDefault="00B554AB">
            <w:r>
              <w:t>0</w:t>
            </w:r>
          </w:p>
        </w:tc>
        <w:tc>
          <w:tcPr>
            <w:tcW w:w="4688" w:type="dxa"/>
          </w:tcPr>
          <w:p w14:paraId="454E9ADF" w14:textId="77777777" w:rsidR="00AB0492" w:rsidRDefault="00AB0492"/>
        </w:tc>
      </w:tr>
      <w:tr w:rsidR="00AB0492" w14:paraId="689BE905" w14:textId="77777777">
        <w:tc>
          <w:tcPr>
            <w:tcW w:w="1953" w:type="dxa"/>
          </w:tcPr>
          <w:p w14:paraId="33E9FEEF" w14:textId="77777777" w:rsidR="00AB0492" w:rsidRDefault="00B554AB">
            <w:r>
              <w:t>date_of_death</w:t>
            </w:r>
          </w:p>
        </w:tc>
        <w:tc>
          <w:tcPr>
            <w:tcW w:w="1163" w:type="dxa"/>
          </w:tcPr>
          <w:p w14:paraId="32E5E892" w14:textId="77777777" w:rsidR="00AB0492" w:rsidRDefault="00B554AB">
            <w:r>
              <w:t>character</w:t>
            </w:r>
          </w:p>
        </w:tc>
        <w:tc>
          <w:tcPr>
            <w:tcW w:w="1566" w:type="dxa"/>
          </w:tcPr>
          <w:p w14:paraId="39180966" w14:textId="77777777" w:rsidR="00AB0492" w:rsidRDefault="00AB0492"/>
        </w:tc>
        <w:tc>
          <w:tcPr>
            <w:tcW w:w="4688" w:type="dxa"/>
          </w:tcPr>
          <w:p w14:paraId="6A2D5828" w14:textId="77777777" w:rsidR="00AB0492" w:rsidRDefault="00AB0492"/>
        </w:tc>
      </w:tr>
      <w:tr w:rsidR="00AB0492" w14:paraId="6D9F9D2C" w14:textId="77777777">
        <w:tc>
          <w:tcPr>
            <w:tcW w:w="1953" w:type="dxa"/>
          </w:tcPr>
          <w:p w14:paraId="404753A3" w14:textId="77777777" w:rsidR="00AB0492" w:rsidRDefault="00B554AB">
            <w:r>
              <w:t>provid_pcp</w:t>
            </w:r>
          </w:p>
        </w:tc>
        <w:tc>
          <w:tcPr>
            <w:tcW w:w="1163" w:type="dxa"/>
          </w:tcPr>
          <w:p w14:paraId="0B60607F" w14:textId="77777777" w:rsidR="00AB0492" w:rsidRDefault="00B554AB">
            <w:r>
              <w:t>character varying</w:t>
            </w:r>
          </w:p>
        </w:tc>
        <w:tc>
          <w:tcPr>
            <w:tcW w:w="1566" w:type="dxa"/>
          </w:tcPr>
          <w:p w14:paraId="0B62982B" w14:textId="77777777" w:rsidR="00AB0492" w:rsidRDefault="00AB0492"/>
        </w:tc>
        <w:tc>
          <w:tcPr>
            <w:tcW w:w="4688" w:type="dxa"/>
          </w:tcPr>
          <w:p w14:paraId="60746DA8" w14:textId="77777777" w:rsidR="00AB0492" w:rsidRDefault="00AB0492"/>
        </w:tc>
      </w:tr>
      <w:tr w:rsidR="00AB0492" w14:paraId="3453F24E" w14:textId="77777777">
        <w:tc>
          <w:tcPr>
            <w:tcW w:w="1953" w:type="dxa"/>
          </w:tcPr>
          <w:p w14:paraId="1F5D8457" w14:textId="77777777" w:rsidR="00AB0492" w:rsidRDefault="00B554AB">
            <w:r>
              <w:t>idn_indicator</w:t>
            </w:r>
          </w:p>
        </w:tc>
        <w:tc>
          <w:tcPr>
            <w:tcW w:w="1163" w:type="dxa"/>
          </w:tcPr>
          <w:p w14:paraId="61AAD20C" w14:textId="77777777" w:rsidR="00AB0492" w:rsidRDefault="00B554AB">
            <w:r>
              <w:t>character</w:t>
            </w:r>
          </w:p>
        </w:tc>
        <w:tc>
          <w:tcPr>
            <w:tcW w:w="1566" w:type="dxa"/>
          </w:tcPr>
          <w:p w14:paraId="71490B65" w14:textId="77777777" w:rsidR="00AB0492" w:rsidRDefault="00B554AB">
            <w:r>
              <w:t>1</w:t>
            </w:r>
          </w:p>
        </w:tc>
        <w:tc>
          <w:tcPr>
            <w:tcW w:w="4688" w:type="dxa"/>
          </w:tcPr>
          <w:p w14:paraId="1A471742" w14:textId="77777777" w:rsidR="00AB0492" w:rsidRDefault="00AB0492"/>
        </w:tc>
      </w:tr>
      <w:tr w:rsidR="00AB0492" w14:paraId="232C1496" w14:textId="77777777">
        <w:tc>
          <w:tcPr>
            <w:tcW w:w="1953" w:type="dxa"/>
          </w:tcPr>
          <w:p w14:paraId="13835E13" w14:textId="77777777" w:rsidR="00AB0492" w:rsidRDefault="00B554AB">
            <w:r>
              <w:lastRenderedPageBreak/>
              <w:t>first_month_active</w:t>
            </w:r>
          </w:p>
        </w:tc>
        <w:tc>
          <w:tcPr>
            <w:tcW w:w="1163" w:type="dxa"/>
          </w:tcPr>
          <w:p w14:paraId="31BCBA2C" w14:textId="77777777" w:rsidR="00AB0492" w:rsidRDefault="00B554AB">
            <w:r>
              <w:t>character varying</w:t>
            </w:r>
          </w:p>
        </w:tc>
        <w:tc>
          <w:tcPr>
            <w:tcW w:w="1566" w:type="dxa"/>
          </w:tcPr>
          <w:p w14:paraId="303EF776" w14:textId="77777777" w:rsidR="00AB0492" w:rsidRDefault="00B554AB">
            <w:r>
              <w:t>200601</w:t>
            </w:r>
          </w:p>
        </w:tc>
        <w:tc>
          <w:tcPr>
            <w:tcW w:w="4688" w:type="dxa"/>
          </w:tcPr>
          <w:p w14:paraId="7AA83CA9" w14:textId="77777777" w:rsidR="00AB0492" w:rsidRDefault="00AB0492"/>
        </w:tc>
      </w:tr>
      <w:tr w:rsidR="00AB0492" w14:paraId="713BFA2E" w14:textId="77777777">
        <w:tc>
          <w:tcPr>
            <w:tcW w:w="1953" w:type="dxa"/>
          </w:tcPr>
          <w:p w14:paraId="6D1E7543" w14:textId="77777777" w:rsidR="00AB0492" w:rsidRDefault="00B554AB">
            <w:r>
              <w:t>last_month_active</w:t>
            </w:r>
          </w:p>
        </w:tc>
        <w:tc>
          <w:tcPr>
            <w:tcW w:w="1163" w:type="dxa"/>
          </w:tcPr>
          <w:p w14:paraId="44858313" w14:textId="77777777" w:rsidR="00AB0492" w:rsidRDefault="00B554AB">
            <w:r>
              <w:t>character varying</w:t>
            </w:r>
          </w:p>
        </w:tc>
        <w:tc>
          <w:tcPr>
            <w:tcW w:w="1566" w:type="dxa"/>
          </w:tcPr>
          <w:p w14:paraId="510253EE" w14:textId="77777777" w:rsidR="00AB0492" w:rsidRDefault="00B554AB">
            <w:r>
              <w:t>201506</w:t>
            </w:r>
          </w:p>
        </w:tc>
        <w:tc>
          <w:tcPr>
            <w:tcW w:w="4688" w:type="dxa"/>
          </w:tcPr>
          <w:p w14:paraId="615ABE1B" w14:textId="77777777" w:rsidR="00AB0492" w:rsidRDefault="00AB0492"/>
        </w:tc>
      </w:tr>
      <w:tr w:rsidR="00AB0492" w14:paraId="6135B988" w14:textId="77777777">
        <w:tc>
          <w:tcPr>
            <w:tcW w:w="1953" w:type="dxa"/>
          </w:tcPr>
          <w:p w14:paraId="24F9B7E4" w14:textId="77777777" w:rsidR="00AB0492" w:rsidRDefault="00B554AB">
            <w:r>
              <w:t>notes_eligible</w:t>
            </w:r>
          </w:p>
        </w:tc>
        <w:tc>
          <w:tcPr>
            <w:tcW w:w="1163" w:type="dxa"/>
          </w:tcPr>
          <w:p w14:paraId="1B105F00" w14:textId="77777777" w:rsidR="00AB0492" w:rsidRDefault="00B554AB">
            <w:r>
              <w:t>character</w:t>
            </w:r>
          </w:p>
        </w:tc>
        <w:tc>
          <w:tcPr>
            <w:tcW w:w="1566" w:type="dxa"/>
          </w:tcPr>
          <w:p w14:paraId="5E194D2D" w14:textId="77777777" w:rsidR="00AB0492" w:rsidRDefault="00B554AB">
            <w:r>
              <w:t>1</w:t>
            </w:r>
          </w:p>
        </w:tc>
        <w:tc>
          <w:tcPr>
            <w:tcW w:w="4688" w:type="dxa"/>
          </w:tcPr>
          <w:p w14:paraId="0BB2B0CF" w14:textId="77777777" w:rsidR="00AB0492" w:rsidRDefault="00AB0492"/>
        </w:tc>
      </w:tr>
      <w:tr w:rsidR="00AB0492" w14:paraId="7861D6FB" w14:textId="77777777">
        <w:tc>
          <w:tcPr>
            <w:tcW w:w="1953" w:type="dxa"/>
          </w:tcPr>
          <w:p w14:paraId="651B896B" w14:textId="77777777" w:rsidR="00AB0492" w:rsidRDefault="00B554AB">
            <w:r>
              <w:t>has_notes</w:t>
            </w:r>
          </w:p>
        </w:tc>
        <w:tc>
          <w:tcPr>
            <w:tcW w:w="1163" w:type="dxa"/>
          </w:tcPr>
          <w:p w14:paraId="6C73C71A" w14:textId="77777777" w:rsidR="00AB0492" w:rsidRDefault="00B554AB">
            <w:r>
              <w:t>character</w:t>
            </w:r>
          </w:p>
        </w:tc>
        <w:tc>
          <w:tcPr>
            <w:tcW w:w="1566" w:type="dxa"/>
          </w:tcPr>
          <w:p w14:paraId="30AA2C9A" w14:textId="77777777" w:rsidR="00AB0492" w:rsidRDefault="00B554AB">
            <w:r>
              <w:t>1</w:t>
            </w:r>
          </w:p>
        </w:tc>
        <w:tc>
          <w:tcPr>
            <w:tcW w:w="4688" w:type="dxa"/>
          </w:tcPr>
          <w:p w14:paraId="0B7DE90A" w14:textId="77777777" w:rsidR="00AB0492" w:rsidRDefault="00AB0492"/>
        </w:tc>
      </w:tr>
      <w:tr w:rsidR="00AB0492" w14:paraId="6EFBFB88" w14:textId="77777777">
        <w:tc>
          <w:tcPr>
            <w:tcW w:w="1953" w:type="dxa"/>
          </w:tcPr>
          <w:p w14:paraId="5C815DC8" w14:textId="77777777" w:rsidR="00AB0492" w:rsidRDefault="00B554AB">
            <w:r>
              <w:t>sourceid</w:t>
            </w:r>
          </w:p>
        </w:tc>
        <w:tc>
          <w:tcPr>
            <w:tcW w:w="1163" w:type="dxa"/>
          </w:tcPr>
          <w:p w14:paraId="69F7B292" w14:textId="77777777" w:rsidR="00AB0492" w:rsidRDefault="00B554AB">
            <w:r>
              <w:t>character varying</w:t>
            </w:r>
          </w:p>
        </w:tc>
        <w:tc>
          <w:tcPr>
            <w:tcW w:w="1566" w:type="dxa"/>
          </w:tcPr>
          <w:p w14:paraId="5E8A80FA" w14:textId="77777777" w:rsidR="00AB0492" w:rsidRDefault="00B554AB">
            <w:r>
              <w:t>S0034</w:t>
            </w:r>
          </w:p>
        </w:tc>
        <w:tc>
          <w:tcPr>
            <w:tcW w:w="4688" w:type="dxa"/>
          </w:tcPr>
          <w:p w14:paraId="0282CCEB" w14:textId="77777777" w:rsidR="00AB0492" w:rsidRDefault="00AB0492"/>
        </w:tc>
      </w:tr>
      <w:tr w:rsidR="00AB0492" w14:paraId="32665F47" w14:textId="77777777">
        <w:tc>
          <w:tcPr>
            <w:tcW w:w="1953" w:type="dxa"/>
          </w:tcPr>
          <w:p w14:paraId="53ED7809" w14:textId="77777777" w:rsidR="00AB0492" w:rsidRDefault="00B554AB">
            <w:r>
              <w:t>source_data_through</w:t>
            </w:r>
          </w:p>
        </w:tc>
        <w:tc>
          <w:tcPr>
            <w:tcW w:w="1163" w:type="dxa"/>
          </w:tcPr>
          <w:p w14:paraId="5822C3C4" w14:textId="77777777" w:rsidR="00AB0492" w:rsidRDefault="00B554AB">
            <w:r>
              <w:t>character varying</w:t>
            </w:r>
          </w:p>
        </w:tc>
        <w:tc>
          <w:tcPr>
            <w:tcW w:w="1566" w:type="dxa"/>
          </w:tcPr>
          <w:p w14:paraId="48BD0F84" w14:textId="77777777" w:rsidR="00AB0492" w:rsidRDefault="00B554AB">
            <w:r>
              <w:t>201506</w:t>
            </w:r>
          </w:p>
        </w:tc>
        <w:tc>
          <w:tcPr>
            <w:tcW w:w="4688" w:type="dxa"/>
          </w:tcPr>
          <w:p w14:paraId="18092893" w14:textId="77777777" w:rsidR="00AB0492" w:rsidRDefault="00AB0492"/>
        </w:tc>
      </w:tr>
    </w:tbl>
    <w:p w14:paraId="1C61F266" w14:textId="77777777" w:rsidR="00AB0492" w:rsidRDefault="00B554AB">
      <w:pPr>
        <w:pStyle w:val="Heading3"/>
      </w:pPr>
      <w:bookmarkStart w:id="598" w:name="_ud3o2uyjulxz" w:colFirst="0" w:colLast="0"/>
      <w:bookmarkEnd w:id="598"/>
      <w:r>
        <w:t>Table: diagnosis</w:t>
      </w:r>
    </w:p>
    <w:tbl>
      <w:tblPr>
        <w:tblStyle w:val="aff6"/>
        <w:tblW w:w="9370" w:type="dxa"/>
        <w:tblBorders>
          <w:top w:val="nil"/>
          <w:left w:val="nil"/>
          <w:bottom w:val="nil"/>
          <w:right w:val="nil"/>
          <w:insideH w:val="nil"/>
          <w:insideV w:val="nil"/>
        </w:tblBorders>
        <w:tblLayout w:type="fixed"/>
        <w:tblLook w:val="0000" w:firstRow="0" w:lastRow="0" w:firstColumn="0" w:lastColumn="0" w:noHBand="0" w:noVBand="0"/>
      </w:tblPr>
      <w:tblGrid>
        <w:gridCol w:w="1823"/>
        <w:gridCol w:w="1721"/>
        <w:gridCol w:w="1373"/>
        <w:gridCol w:w="4453"/>
      </w:tblGrid>
      <w:tr w:rsidR="00AB0492" w14:paraId="5F0A44A6" w14:textId="77777777">
        <w:tc>
          <w:tcPr>
            <w:tcW w:w="1823" w:type="dxa"/>
            <w:shd w:val="clear" w:color="auto" w:fill="AAAAFF"/>
          </w:tcPr>
          <w:p w14:paraId="749CF118" w14:textId="77777777" w:rsidR="00AB0492" w:rsidRDefault="00B554AB">
            <w:r>
              <w:t>Field</w:t>
            </w:r>
          </w:p>
        </w:tc>
        <w:tc>
          <w:tcPr>
            <w:tcW w:w="1721" w:type="dxa"/>
            <w:shd w:val="clear" w:color="auto" w:fill="AAAAFF"/>
          </w:tcPr>
          <w:p w14:paraId="43DA0ED8" w14:textId="77777777" w:rsidR="00AB0492" w:rsidRDefault="00B554AB">
            <w:r>
              <w:t>Type</w:t>
            </w:r>
          </w:p>
        </w:tc>
        <w:tc>
          <w:tcPr>
            <w:tcW w:w="1373" w:type="dxa"/>
            <w:shd w:val="clear" w:color="auto" w:fill="AAAAFF"/>
          </w:tcPr>
          <w:p w14:paraId="1F784851" w14:textId="77777777" w:rsidR="00AB0492" w:rsidRDefault="00B554AB">
            <w:r>
              <w:t>Most freq. value</w:t>
            </w:r>
          </w:p>
        </w:tc>
        <w:tc>
          <w:tcPr>
            <w:tcW w:w="4453" w:type="dxa"/>
            <w:shd w:val="clear" w:color="auto" w:fill="AAAAFF"/>
          </w:tcPr>
          <w:p w14:paraId="647B08B7" w14:textId="77777777" w:rsidR="00AB0492" w:rsidRDefault="00B554AB">
            <w:r>
              <w:t>Comment</w:t>
            </w:r>
          </w:p>
        </w:tc>
      </w:tr>
      <w:tr w:rsidR="00AB0492" w14:paraId="6892FF69" w14:textId="77777777">
        <w:tc>
          <w:tcPr>
            <w:tcW w:w="1823" w:type="dxa"/>
          </w:tcPr>
          <w:p w14:paraId="27F86AEC" w14:textId="77777777" w:rsidR="00AB0492" w:rsidRDefault="00B554AB">
            <w:r>
              <w:t>ptid</w:t>
            </w:r>
          </w:p>
        </w:tc>
        <w:tc>
          <w:tcPr>
            <w:tcW w:w="1721" w:type="dxa"/>
          </w:tcPr>
          <w:p w14:paraId="002AB8AE" w14:textId="77777777" w:rsidR="00AB0492" w:rsidRDefault="00B554AB">
            <w:r>
              <w:t>character</w:t>
            </w:r>
          </w:p>
        </w:tc>
        <w:tc>
          <w:tcPr>
            <w:tcW w:w="1373" w:type="dxa"/>
          </w:tcPr>
          <w:p w14:paraId="01FB8FA1" w14:textId="77777777" w:rsidR="00AB0492" w:rsidRDefault="00B554AB">
            <w:r>
              <w:t>List truncated...</w:t>
            </w:r>
          </w:p>
        </w:tc>
        <w:tc>
          <w:tcPr>
            <w:tcW w:w="4453" w:type="dxa"/>
          </w:tcPr>
          <w:p w14:paraId="2AC1D19B" w14:textId="77777777" w:rsidR="00AB0492" w:rsidRDefault="00AB0492"/>
        </w:tc>
      </w:tr>
      <w:tr w:rsidR="00AB0492" w14:paraId="157B1EB7" w14:textId="77777777">
        <w:tc>
          <w:tcPr>
            <w:tcW w:w="1823" w:type="dxa"/>
          </w:tcPr>
          <w:p w14:paraId="6A5D5079" w14:textId="77777777" w:rsidR="00AB0492" w:rsidRDefault="00B554AB">
            <w:r>
              <w:t>encid</w:t>
            </w:r>
          </w:p>
        </w:tc>
        <w:tc>
          <w:tcPr>
            <w:tcW w:w="1721" w:type="dxa"/>
          </w:tcPr>
          <w:p w14:paraId="18E514B7" w14:textId="77777777" w:rsidR="00AB0492" w:rsidRDefault="00B554AB">
            <w:r>
              <w:t>character varying</w:t>
            </w:r>
          </w:p>
        </w:tc>
        <w:tc>
          <w:tcPr>
            <w:tcW w:w="1373" w:type="dxa"/>
          </w:tcPr>
          <w:p w14:paraId="27587365" w14:textId="77777777" w:rsidR="00AB0492" w:rsidRDefault="00AB0492"/>
        </w:tc>
        <w:tc>
          <w:tcPr>
            <w:tcW w:w="4453" w:type="dxa"/>
          </w:tcPr>
          <w:p w14:paraId="074FA50A" w14:textId="77777777" w:rsidR="00AB0492" w:rsidRDefault="00AB0492"/>
        </w:tc>
      </w:tr>
      <w:tr w:rsidR="00AB0492" w14:paraId="792621A9" w14:textId="77777777">
        <w:tc>
          <w:tcPr>
            <w:tcW w:w="1823" w:type="dxa"/>
          </w:tcPr>
          <w:p w14:paraId="2F562128" w14:textId="77777777" w:rsidR="00AB0492" w:rsidRDefault="00B554AB">
            <w:r>
              <w:t>diag_date</w:t>
            </w:r>
          </w:p>
        </w:tc>
        <w:tc>
          <w:tcPr>
            <w:tcW w:w="1721" w:type="dxa"/>
          </w:tcPr>
          <w:p w14:paraId="1642CABC" w14:textId="77777777" w:rsidR="00AB0492" w:rsidRDefault="00B554AB">
            <w:r>
              <w:t>date</w:t>
            </w:r>
          </w:p>
        </w:tc>
        <w:tc>
          <w:tcPr>
            <w:tcW w:w="1373" w:type="dxa"/>
          </w:tcPr>
          <w:p w14:paraId="1B68418D" w14:textId="77777777" w:rsidR="00AB0492" w:rsidRDefault="00B554AB">
            <w:r>
              <w:t>2014-05-02</w:t>
            </w:r>
          </w:p>
        </w:tc>
        <w:tc>
          <w:tcPr>
            <w:tcW w:w="4453" w:type="dxa"/>
          </w:tcPr>
          <w:p w14:paraId="09A77AFE" w14:textId="77777777" w:rsidR="00AB0492" w:rsidRDefault="00AB0492"/>
        </w:tc>
      </w:tr>
      <w:tr w:rsidR="00AB0492" w14:paraId="00E6F629" w14:textId="77777777">
        <w:tc>
          <w:tcPr>
            <w:tcW w:w="1823" w:type="dxa"/>
          </w:tcPr>
          <w:p w14:paraId="46E643DC" w14:textId="77777777" w:rsidR="00AB0492" w:rsidRDefault="00B554AB">
            <w:r>
              <w:t>diag_time</w:t>
            </w:r>
          </w:p>
        </w:tc>
        <w:tc>
          <w:tcPr>
            <w:tcW w:w="1721" w:type="dxa"/>
          </w:tcPr>
          <w:p w14:paraId="0AC62551" w14:textId="77777777" w:rsidR="00AB0492" w:rsidRDefault="00B554AB">
            <w:r>
              <w:t>timestamp without time zone</w:t>
            </w:r>
          </w:p>
        </w:tc>
        <w:tc>
          <w:tcPr>
            <w:tcW w:w="1373" w:type="dxa"/>
          </w:tcPr>
          <w:p w14:paraId="6E925875" w14:textId="77777777" w:rsidR="00AB0492" w:rsidRDefault="00B554AB">
            <w:r>
              <w:t>1900-01-01.000000</w:t>
            </w:r>
          </w:p>
        </w:tc>
        <w:tc>
          <w:tcPr>
            <w:tcW w:w="4453" w:type="dxa"/>
          </w:tcPr>
          <w:p w14:paraId="7F587E01" w14:textId="77777777" w:rsidR="00AB0492" w:rsidRDefault="00AB0492"/>
        </w:tc>
      </w:tr>
      <w:tr w:rsidR="00AB0492" w14:paraId="0645164C" w14:textId="77777777">
        <w:tc>
          <w:tcPr>
            <w:tcW w:w="1823" w:type="dxa"/>
          </w:tcPr>
          <w:p w14:paraId="377E37DF" w14:textId="77777777" w:rsidR="00AB0492" w:rsidRDefault="00B554AB">
            <w:r>
              <w:t>diagnosis_cd</w:t>
            </w:r>
          </w:p>
        </w:tc>
        <w:tc>
          <w:tcPr>
            <w:tcW w:w="1721" w:type="dxa"/>
          </w:tcPr>
          <w:p w14:paraId="0032299A" w14:textId="77777777" w:rsidR="00AB0492" w:rsidRDefault="00B554AB">
            <w:r>
              <w:t>character varying</w:t>
            </w:r>
          </w:p>
        </w:tc>
        <w:tc>
          <w:tcPr>
            <w:tcW w:w="1373" w:type="dxa"/>
          </w:tcPr>
          <w:p w14:paraId="1F72B1BE" w14:textId="77777777" w:rsidR="00AB0492" w:rsidRDefault="00AB0492"/>
        </w:tc>
        <w:tc>
          <w:tcPr>
            <w:tcW w:w="4453" w:type="dxa"/>
          </w:tcPr>
          <w:p w14:paraId="0E1993BB" w14:textId="77777777" w:rsidR="00AB0492" w:rsidRDefault="00AB0492"/>
        </w:tc>
      </w:tr>
      <w:tr w:rsidR="00AB0492" w14:paraId="7198C9D7" w14:textId="77777777">
        <w:tc>
          <w:tcPr>
            <w:tcW w:w="1823" w:type="dxa"/>
          </w:tcPr>
          <w:p w14:paraId="23751F47" w14:textId="77777777" w:rsidR="00AB0492" w:rsidRDefault="00B554AB">
            <w:r>
              <w:t>diagnosis_cd_type</w:t>
            </w:r>
          </w:p>
        </w:tc>
        <w:tc>
          <w:tcPr>
            <w:tcW w:w="1721" w:type="dxa"/>
          </w:tcPr>
          <w:p w14:paraId="5F3DAD13" w14:textId="77777777" w:rsidR="00AB0492" w:rsidRDefault="00B554AB">
            <w:r>
              <w:t>character varying</w:t>
            </w:r>
          </w:p>
        </w:tc>
        <w:tc>
          <w:tcPr>
            <w:tcW w:w="1373" w:type="dxa"/>
          </w:tcPr>
          <w:p w14:paraId="5C259A47" w14:textId="77777777" w:rsidR="00AB0492" w:rsidRDefault="00B554AB">
            <w:r>
              <w:t>ICD9</w:t>
            </w:r>
          </w:p>
        </w:tc>
        <w:tc>
          <w:tcPr>
            <w:tcW w:w="4453" w:type="dxa"/>
          </w:tcPr>
          <w:p w14:paraId="299C709C" w14:textId="77777777" w:rsidR="00AB0492" w:rsidRDefault="00B554AB">
            <w:r>
              <w:t>To save time, create reference table with source concept and standard concept</w:t>
            </w:r>
          </w:p>
        </w:tc>
      </w:tr>
      <w:tr w:rsidR="00AB0492" w14:paraId="349DF17B" w14:textId="77777777">
        <w:tc>
          <w:tcPr>
            <w:tcW w:w="1823" w:type="dxa"/>
          </w:tcPr>
          <w:p w14:paraId="0D842DA7" w14:textId="77777777" w:rsidR="00AB0492" w:rsidRDefault="00B554AB">
            <w:r>
              <w:t>diagnosis_status</w:t>
            </w:r>
          </w:p>
        </w:tc>
        <w:tc>
          <w:tcPr>
            <w:tcW w:w="1721" w:type="dxa"/>
          </w:tcPr>
          <w:p w14:paraId="22D80C8D" w14:textId="77777777" w:rsidR="00AB0492" w:rsidRDefault="00B554AB">
            <w:r>
              <w:t>character varying</w:t>
            </w:r>
          </w:p>
        </w:tc>
        <w:tc>
          <w:tcPr>
            <w:tcW w:w="1373" w:type="dxa"/>
          </w:tcPr>
          <w:p w14:paraId="55664F7E" w14:textId="77777777" w:rsidR="00AB0492" w:rsidRDefault="00B554AB">
            <w:r>
              <w:t>Diagnosis of</w:t>
            </w:r>
          </w:p>
        </w:tc>
        <w:tc>
          <w:tcPr>
            <w:tcW w:w="4453" w:type="dxa"/>
          </w:tcPr>
          <w:p w14:paraId="51047F8C" w14:textId="77777777" w:rsidR="00AB0492" w:rsidRDefault="00B554AB">
            <w:r>
              <w:t>Only use 'Diagnosis of' in CONDITION_OCCURRENCE</w:t>
            </w:r>
          </w:p>
        </w:tc>
      </w:tr>
      <w:tr w:rsidR="00AB0492" w14:paraId="6B04087C" w14:textId="77777777">
        <w:tc>
          <w:tcPr>
            <w:tcW w:w="1823" w:type="dxa"/>
          </w:tcPr>
          <w:p w14:paraId="2A45CA6F" w14:textId="77777777" w:rsidR="00AB0492" w:rsidRDefault="00B554AB">
            <w:r>
              <w:t>poa</w:t>
            </w:r>
          </w:p>
        </w:tc>
        <w:tc>
          <w:tcPr>
            <w:tcW w:w="1721" w:type="dxa"/>
          </w:tcPr>
          <w:p w14:paraId="5273DA7E" w14:textId="77777777" w:rsidR="00AB0492" w:rsidRDefault="00B554AB">
            <w:r>
              <w:t>character</w:t>
            </w:r>
          </w:p>
        </w:tc>
        <w:tc>
          <w:tcPr>
            <w:tcW w:w="1373" w:type="dxa"/>
          </w:tcPr>
          <w:p w14:paraId="4191E944" w14:textId="77777777" w:rsidR="00AB0492" w:rsidRDefault="00B554AB">
            <w:r>
              <w:t>0</w:t>
            </w:r>
          </w:p>
        </w:tc>
        <w:tc>
          <w:tcPr>
            <w:tcW w:w="4453" w:type="dxa"/>
          </w:tcPr>
          <w:p w14:paraId="15AEB936" w14:textId="77777777" w:rsidR="00AB0492" w:rsidRDefault="00AB0492"/>
        </w:tc>
      </w:tr>
      <w:tr w:rsidR="00AB0492" w14:paraId="3BC79127" w14:textId="77777777">
        <w:tc>
          <w:tcPr>
            <w:tcW w:w="1823" w:type="dxa"/>
          </w:tcPr>
          <w:p w14:paraId="14C65BE9" w14:textId="77777777" w:rsidR="00AB0492" w:rsidRDefault="00B554AB">
            <w:r>
              <w:t>admitting_diagnosis</w:t>
            </w:r>
          </w:p>
        </w:tc>
        <w:tc>
          <w:tcPr>
            <w:tcW w:w="1721" w:type="dxa"/>
          </w:tcPr>
          <w:p w14:paraId="18C0ABA0" w14:textId="77777777" w:rsidR="00AB0492" w:rsidRDefault="00B554AB">
            <w:r>
              <w:t>character</w:t>
            </w:r>
          </w:p>
        </w:tc>
        <w:tc>
          <w:tcPr>
            <w:tcW w:w="1373" w:type="dxa"/>
          </w:tcPr>
          <w:p w14:paraId="3284D285" w14:textId="77777777" w:rsidR="00AB0492" w:rsidRDefault="00B554AB">
            <w:r>
              <w:t>0</w:t>
            </w:r>
          </w:p>
        </w:tc>
        <w:tc>
          <w:tcPr>
            <w:tcW w:w="4453" w:type="dxa"/>
          </w:tcPr>
          <w:p w14:paraId="2C8D1767" w14:textId="77777777" w:rsidR="00AB0492" w:rsidRDefault="00AB0492"/>
        </w:tc>
      </w:tr>
      <w:tr w:rsidR="00AB0492" w14:paraId="775BACBE" w14:textId="77777777">
        <w:tc>
          <w:tcPr>
            <w:tcW w:w="1823" w:type="dxa"/>
          </w:tcPr>
          <w:p w14:paraId="72184AA0" w14:textId="77777777" w:rsidR="00AB0492" w:rsidRDefault="00B554AB">
            <w:r>
              <w:t>discharge_diagnosis</w:t>
            </w:r>
          </w:p>
        </w:tc>
        <w:tc>
          <w:tcPr>
            <w:tcW w:w="1721" w:type="dxa"/>
          </w:tcPr>
          <w:p w14:paraId="28F3C494" w14:textId="77777777" w:rsidR="00AB0492" w:rsidRDefault="00B554AB">
            <w:r>
              <w:t>character</w:t>
            </w:r>
          </w:p>
        </w:tc>
        <w:tc>
          <w:tcPr>
            <w:tcW w:w="1373" w:type="dxa"/>
          </w:tcPr>
          <w:p w14:paraId="2AC91D56" w14:textId="77777777" w:rsidR="00AB0492" w:rsidRDefault="00B554AB">
            <w:r>
              <w:t>0</w:t>
            </w:r>
          </w:p>
        </w:tc>
        <w:tc>
          <w:tcPr>
            <w:tcW w:w="4453" w:type="dxa"/>
          </w:tcPr>
          <w:p w14:paraId="00772F3B" w14:textId="77777777" w:rsidR="00AB0492" w:rsidRDefault="00AB0492"/>
        </w:tc>
      </w:tr>
      <w:tr w:rsidR="00AB0492" w14:paraId="1D82406A" w14:textId="77777777">
        <w:tc>
          <w:tcPr>
            <w:tcW w:w="1823" w:type="dxa"/>
          </w:tcPr>
          <w:p w14:paraId="12FEEBB7" w14:textId="77777777" w:rsidR="00AB0492" w:rsidRDefault="00B554AB">
            <w:r>
              <w:t>primary_diagnosis</w:t>
            </w:r>
          </w:p>
        </w:tc>
        <w:tc>
          <w:tcPr>
            <w:tcW w:w="1721" w:type="dxa"/>
          </w:tcPr>
          <w:p w14:paraId="58A57FB4" w14:textId="77777777" w:rsidR="00AB0492" w:rsidRDefault="00B554AB">
            <w:r>
              <w:t>character</w:t>
            </w:r>
          </w:p>
        </w:tc>
        <w:tc>
          <w:tcPr>
            <w:tcW w:w="1373" w:type="dxa"/>
          </w:tcPr>
          <w:p w14:paraId="60210D61" w14:textId="77777777" w:rsidR="00AB0492" w:rsidRDefault="00B554AB">
            <w:r>
              <w:t>0</w:t>
            </w:r>
          </w:p>
        </w:tc>
        <w:tc>
          <w:tcPr>
            <w:tcW w:w="4453" w:type="dxa"/>
          </w:tcPr>
          <w:p w14:paraId="6F0B3F24" w14:textId="77777777" w:rsidR="00AB0492" w:rsidRDefault="00AB0492"/>
        </w:tc>
      </w:tr>
      <w:tr w:rsidR="00AB0492" w14:paraId="204DFD3A" w14:textId="77777777">
        <w:tc>
          <w:tcPr>
            <w:tcW w:w="1823" w:type="dxa"/>
          </w:tcPr>
          <w:p w14:paraId="28EDF18F" w14:textId="77777777" w:rsidR="00AB0492" w:rsidRDefault="00B554AB">
            <w:r>
              <w:t>problem_list</w:t>
            </w:r>
          </w:p>
        </w:tc>
        <w:tc>
          <w:tcPr>
            <w:tcW w:w="1721" w:type="dxa"/>
          </w:tcPr>
          <w:p w14:paraId="4B58C6A0" w14:textId="77777777" w:rsidR="00AB0492" w:rsidRDefault="00B554AB">
            <w:r>
              <w:t>character</w:t>
            </w:r>
          </w:p>
        </w:tc>
        <w:tc>
          <w:tcPr>
            <w:tcW w:w="1373" w:type="dxa"/>
          </w:tcPr>
          <w:p w14:paraId="27C8D380" w14:textId="77777777" w:rsidR="00AB0492" w:rsidRDefault="00B554AB">
            <w:r>
              <w:t>N</w:t>
            </w:r>
          </w:p>
        </w:tc>
        <w:tc>
          <w:tcPr>
            <w:tcW w:w="4453" w:type="dxa"/>
          </w:tcPr>
          <w:p w14:paraId="5E669423" w14:textId="77777777" w:rsidR="00AB0492" w:rsidRDefault="00AB0492"/>
        </w:tc>
      </w:tr>
    </w:tbl>
    <w:p w14:paraId="6AF84CDF" w14:textId="77777777" w:rsidR="00AB0492" w:rsidRDefault="00B554AB">
      <w:pPr>
        <w:pStyle w:val="Heading3"/>
      </w:pPr>
      <w:bookmarkStart w:id="599" w:name="_s194ve59zk9v" w:colFirst="0" w:colLast="0"/>
      <w:bookmarkEnd w:id="599"/>
      <w:r>
        <w:lastRenderedPageBreak/>
        <w:t>Table: care_area</w:t>
      </w:r>
    </w:p>
    <w:tbl>
      <w:tblPr>
        <w:tblStyle w:val="aff7"/>
        <w:tblW w:w="6996" w:type="dxa"/>
        <w:tblBorders>
          <w:top w:val="nil"/>
          <w:left w:val="nil"/>
          <w:bottom w:val="nil"/>
          <w:right w:val="nil"/>
          <w:insideH w:val="nil"/>
          <w:insideV w:val="nil"/>
        </w:tblBorders>
        <w:tblLayout w:type="fixed"/>
        <w:tblLook w:val="0000" w:firstRow="0" w:lastRow="0" w:firstColumn="0" w:lastColumn="0" w:noHBand="0" w:noVBand="0"/>
      </w:tblPr>
      <w:tblGrid>
        <w:gridCol w:w="1321"/>
        <w:gridCol w:w="2675"/>
        <w:gridCol w:w="2096"/>
        <w:gridCol w:w="904"/>
      </w:tblGrid>
      <w:tr w:rsidR="00AB0492" w14:paraId="770A85A8" w14:textId="77777777">
        <w:tc>
          <w:tcPr>
            <w:tcW w:w="1321" w:type="dxa"/>
            <w:shd w:val="clear" w:color="auto" w:fill="AAAAFF"/>
          </w:tcPr>
          <w:p w14:paraId="52A9E6B2" w14:textId="77777777" w:rsidR="00AB0492" w:rsidRDefault="00B554AB">
            <w:r>
              <w:t>Field</w:t>
            </w:r>
          </w:p>
        </w:tc>
        <w:tc>
          <w:tcPr>
            <w:tcW w:w="2675" w:type="dxa"/>
            <w:shd w:val="clear" w:color="auto" w:fill="AAAAFF"/>
          </w:tcPr>
          <w:p w14:paraId="5B0412DA" w14:textId="77777777" w:rsidR="00AB0492" w:rsidRDefault="00B554AB">
            <w:r>
              <w:t>Type</w:t>
            </w:r>
          </w:p>
        </w:tc>
        <w:tc>
          <w:tcPr>
            <w:tcW w:w="2096" w:type="dxa"/>
            <w:shd w:val="clear" w:color="auto" w:fill="AAAAFF"/>
          </w:tcPr>
          <w:p w14:paraId="46542D61" w14:textId="77777777" w:rsidR="00AB0492" w:rsidRDefault="00B554AB">
            <w:r>
              <w:t>Most freq. value</w:t>
            </w:r>
          </w:p>
        </w:tc>
        <w:tc>
          <w:tcPr>
            <w:tcW w:w="904" w:type="dxa"/>
            <w:shd w:val="clear" w:color="auto" w:fill="AAAAFF"/>
          </w:tcPr>
          <w:p w14:paraId="265DC991" w14:textId="77777777" w:rsidR="00AB0492" w:rsidRDefault="00B554AB">
            <w:r>
              <w:t>Comment</w:t>
            </w:r>
          </w:p>
        </w:tc>
      </w:tr>
      <w:tr w:rsidR="00AB0492" w14:paraId="48121234" w14:textId="77777777">
        <w:tc>
          <w:tcPr>
            <w:tcW w:w="1321" w:type="dxa"/>
          </w:tcPr>
          <w:p w14:paraId="69B670E5" w14:textId="77777777" w:rsidR="00AB0492" w:rsidRDefault="00B554AB">
            <w:r>
              <w:t>ptid</w:t>
            </w:r>
          </w:p>
        </w:tc>
        <w:tc>
          <w:tcPr>
            <w:tcW w:w="2675" w:type="dxa"/>
          </w:tcPr>
          <w:p w14:paraId="1715EC91" w14:textId="77777777" w:rsidR="00AB0492" w:rsidRDefault="00B554AB">
            <w:r>
              <w:t>character</w:t>
            </w:r>
          </w:p>
        </w:tc>
        <w:tc>
          <w:tcPr>
            <w:tcW w:w="2096" w:type="dxa"/>
          </w:tcPr>
          <w:p w14:paraId="3F213551" w14:textId="77777777" w:rsidR="00AB0492" w:rsidRDefault="00B554AB">
            <w:r>
              <w:t>PT095853463</w:t>
            </w:r>
          </w:p>
        </w:tc>
        <w:tc>
          <w:tcPr>
            <w:tcW w:w="904" w:type="dxa"/>
          </w:tcPr>
          <w:p w14:paraId="78073891" w14:textId="77777777" w:rsidR="00AB0492" w:rsidRDefault="00AB0492"/>
        </w:tc>
      </w:tr>
      <w:tr w:rsidR="00AB0492" w14:paraId="3018D3AB" w14:textId="77777777">
        <w:tc>
          <w:tcPr>
            <w:tcW w:w="1321" w:type="dxa"/>
          </w:tcPr>
          <w:p w14:paraId="785134B9" w14:textId="77777777" w:rsidR="00AB0492" w:rsidRDefault="00B554AB">
            <w:r>
              <w:t>encid</w:t>
            </w:r>
          </w:p>
        </w:tc>
        <w:tc>
          <w:tcPr>
            <w:tcW w:w="2675" w:type="dxa"/>
          </w:tcPr>
          <w:p w14:paraId="5E608342" w14:textId="77777777" w:rsidR="00AB0492" w:rsidRDefault="00B554AB">
            <w:r>
              <w:t>character varying</w:t>
            </w:r>
          </w:p>
        </w:tc>
        <w:tc>
          <w:tcPr>
            <w:tcW w:w="2096" w:type="dxa"/>
          </w:tcPr>
          <w:p w14:paraId="3798641A" w14:textId="77777777" w:rsidR="00AB0492" w:rsidRDefault="00B554AB">
            <w:r>
              <w:t>List truncated...</w:t>
            </w:r>
          </w:p>
        </w:tc>
        <w:tc>
          <w:tcPr>
            <w:tcW w:w="904" w:type="dxa"/>
          </w:tcPr>
          <w:p w14:paraId="6C450D36" w14:textId="77777777" w:rsidR="00AB0492" w:rsidRDefault="00AB0492"/>
        </w:tc>
      </w:tr>
      <w:tr w:rsidR="00AB0492" w14:paraId="243A453C" w14:textId="77777777">
        <w:tc>
          <w:tcPr>
            <w:tcW w:w="1321" w:type="dxa"/>
          </w:tcPr>
          <w:p w14:paraId="437D151F" w14:textId="77777777" w:rsidR="00AB0492" w:rsidRDefault="00B554AB">
            <w:r>
              <w:t>carearea</w:t>
            </w:r>
          </w:p>
        </w:tc>
        <w:tc>
          <w:tcPr>
            <w:tcW w:w="2675" w:type="dxa"/>
          </w:tcPr>
          <w:p w14:paraId="30A02379" w14:textId="77777777" w:rsidR="00AB0492" w:rsidRDefault="00B554AB">
            <w:r>
              <w:t>character varying</w:t>
            </w:r>
          </w:p>
        </w:tc>
        <w:tc>
          <w:tcPr>
            <w:tcW w:w="2096" w:type="dxa"/>
          </w:tcPr>
          <w:p w14:paraId="0A7DB14D" w14:textId="77777777" w:rsidR="00AB0492" w:rsidRDefault="00B554AB">
            <w:r>
              <w:t>UNKNOWN CARE AREA</w:t>
            </w:r>
          </w:p>
        </w:tc>
        <w:tc>
          <w:tcPr>
            <w:tcW w:w="904" w:type="dxa"/>
          </w:tcPr>
          <w:p w14:paraId="1307905F" w14:textId="77777777" w:rsidR="00AB0492" w:rsidRDefault="00AB0492"/>
        </w:tc>
      </w:tr>
      <w:tr w:rsidR="00AB0492" w14:paraId="353349AE" w14:textId="77777777">
        <w:tc>
          <w:tcPr>
            <w:tcW w:w="1321" w:type="dxa"/>
          </w:tcPr>
          <w:p w14:paraId="6A7ED587" w14:textId="77777777" w:rsidR="00AB0492" w:rsidRDefault="00B554AB">
            <w:r>
              <w:t>carearea_date</w:t>
            </w:r>
          </w:p>
        </w:tc>
        <w:tc>
          <w:tcPr>
            <w:tcW w:w="2675" w:type="dxa"/>
          </w:tcPr>
          <w:p w14:paraId="1ED287DE" w14:textId="77777777" w:rsidR="00AB0492" w:rsidRDefault="00B554AB">
            <w:r>
              <w:t>date</w:t>
            </w:r>
          </w:p>
        </w:tc>
        <w:tc>
          <w:tcPr>
            <w:tcW w:w="2096" w:type="dxa"/>
          </w:tcPr>
          <w:p w14:paraId="0DB311BD" w14:textId="77777777" w:rsidR="00AB0492" w:rsidRDefault="00AB0492"/>
        </w:tc>
        <w:tc>
          <w:tcPr>
            <w:tcW w:w="904" w:type="dxa"/>
          </w:tcPr>
          <w:p w14:paraId="29BC3B14" w14:textId="77777777" w:rsidR="00AB0492" w:rsidRDefault="00AB0492"/>
        </w:tc>
      </w:tr>
      <w:tr w:rsidR="00AB0492" w14:paraId="1487070A" w14:textId="77777777">
        <w:tc>
          <w:tcPr>
            <w:tcW w:w="1321" w:type="dxa"/>
          </w:tcPr>
          <w:p w14:paraId="0B9E62C5" w14:textId="77777777" w:rsidR="00AB0492" w:rsidRDefault="00B554AB">
            <w:r>
              <w:t>carearea_time</w:t>
            </w:r>
          </w:p>
        </w:tc>
        <w:tc>
          <w:tcPr>
            <w:tcW w:w="2675" w:type="dxa"/>
          </w:tcPr>
          <w:p w14:paraId="563FC8C7" w14:textId="77777777" w:rsidR="00AB0492" w:rsidRDefault="00B554AB">
            <w:r>
              <w:t>timestamp without time zone</w:t>
            </w:r>
          </w:p>
        </w:tc>
        <w:tc>
          <w:tcPr>
            <w:tcW w:w="2096" w:type="dxa"/>
          </w:tcPr>
          <w:p w14:paraId="68065062" w14:textId="77777777" w:rsidR="00AB0492" w:rsidRDefault="00B554AB">
            <w:r>
              <w:t>1900-01-01.000000</w:t>
            </w:r>
          </w:p>
        </w:tc>
        <w:tc>
          <w:tcPr>
            <w:tcW w:w="904" w:type="dxa"/>
          </w:tcPr>
          <w:p w14:paraId="5546B47D" w14:textId="77777777" w:rsidR="00AB0492" w:rsidRDefault="00AB0492"/>
        </w:tc>
      </w:tr>
    </w:tbl>
    <w:p w14:paraId="1B25C621" w14:textId="77777777" w:rsidR="00AB0492" w:rsidRDefault="00B554AB">
      <w:pPr>
        <w:pStyle w:val="Heading3"/>
      </w:pPr>
      <w:bookmarkStart w:id="600" w:name="_jvdbkuvsny2h" w:colFirst="0" w:colLast="0"/>
      <w:bookmarkEnd w:id="600"/>
      <w:r>
        <w:t>Table: encounter_provider</w:t>
      </w:r>
    </w:p>
    <w:tbl>
      <w:tblPr>
        <w:tblStyle w:val="aff8"/>
        <w:tblW w:w="5206" w:type="dxa"/>
        <w:tblBorders>
          <w:top w:val="nil"/>
          <w:left w:val="nil"/>
          <w:bottom w:val="nil"/>
          <w:right w:val="nil"/>
          <w:insideH w:val="nil"/>
          <w:insideV w:val="nil"/>
        </w:tblBorders>
        <w:tblLayout w:type="fixed"/>
        <w:tblLook w:val="0000" w:firstRow="0" w:lastRow="0" w:firstColumn="0" w:lastColumn="0" w:noHBand="0" w:noVBand="0"/>
      </w:tblPr>
      <w:tblGrid>
        <w:gridCol w:w="1243"/>
        <w:gridCol w:w="1570"/>
        <w:gridCol w:w="1489"/>
        <w:gridCol w:w="904"/>
      </w:tblGrid>
      <w:tr w:rsidR="00AB0492" w14:paraId="4CB25BC9" w14:textId="77777777">
        <w:tc>
          <w:tcPr>
            <w:tcW w:w="1243" w:type="dxa"/>
            <w:shd w:val="clear" w:color="auto" w:fill="AAAAFF"/>
          </w:tcPr>
          <w:p w14:paraId="132E9C02" w14:textId="77777777" w:rsidR="00AB0492" w:rsidRDefault="00B554AB">
            <w:r>
              <w:t>Field</w:t>
            </w:r>
          </w:p>
        </w:tc>
        <w:tc>
          <w:tcPr>
            <w:tcW w:w="1570" w:type="dxa"/>
            <w:shd w:val="clear" w:color="auto" w:fill="AAAAFF"/>
          </w:tcPr>
          <w:p w14:paraId="7E23BF28" w14:textId="77777777" w:rsidR="00AB0492" w:rsidRDefault="00B554AB">
            <w:r>
              <w:t>Type</w:t>
            </w:r>
          </w:p>
        </w:tc>
        <w:tc>
          <w:tcPr>
            <w:tcW w:w="1489" w:type="dxa"/>
            <w:shd w:val="clear" w:color="auto" w:fill="AAAAFF"/>
          </w:tcPr>
          <w:p w14:paraId="3C6957D8" w14:textId="77777777" w:rsidR="00AB0492" w:rsidRDefault="00B554AB">
            <w:r>
              <w:t>Most freq. value</w:t>
            </w:r>
          </w:p>
        </w:tc>
        <w:tc>
          <w:tcPr>
            <w:tcW w:w="904" w:type="dxa"/>
            <w:shd w:val="clear" w:color="auto" w:fill="AAAAFF"/>
          </w:tcPr>
          <w:p w14:paraId="305BCC1E" w14:textId="77777777" w:rsidR="00AB0492" w:rsidRDefault="00B554AB">
            <w:r>
              <w:t>Comment</w:t>
            </w:r>
          </w:p>
        </w:tc>
      </w:tr>
      <w:tr w:rsidR="00AB0492" w14:paraId="14BDCC23" w14:textId="77777777">
        <w:tc>
          <w:tcPr>
            <w:tcW w:w="1243" w:type="dxa"/>
          </w:tcPr>
          <w:p w14:paraId="71781365" w14:textId="77777777" w:rsidR="00AB0492" w:rsidRDefault="00B554AB">
            <w:r>
              <w:t>encid</w:t>
            </w:r>
          </w:p>
        </w:tc>
        <w:tc>
          <w:tcPr>
            <w:tcW w:w="1570" w:type="dxa"/>
          </w:tcPr>
          <w:p w14:paraId="268D00AE" w14:textId="77777777" w:rsidR="00AB0492" w:rsidRDefault="00B554AB">
            <w:r>
              <w:t>character varying</w:t>
            </w:r>
          </w:p>
        </w:tc>
        <w:tc>
          <w:tcPr>
            <w:tcW w:w="1489" w:type="dxa"/>
          </w:tcPr>
          <w:p w14:paraId="0A5FD7C6" w14:textId="77777777" w:rsidR="00AB0492" w:rsidRDefault="00B554AB">
            <w:r>
              <w:t>List truncated...</w:t>
            </w:r>
          </w:p>
        </w:tc>
        <w:tc>
          <w:tcPr>
            <w:tcW w:w="904" w:type="dxa"/>
          </w:tcPr>
          <w:p w14:paraId="19E58220" w14:textId="77777777" w:rsidR="00AB0492" w:rsidRDefault="00AB0492"/>
        </w:tc>
      </w:tr>
      <w:tr w:rsidR="00AB0492" w14:paraId="2411CC50" w14:textId="77777777">
        <w:tc>
          <w:tcPr>
            <w:tcW w:w="1243" w:type="dxa"/>
          </w:tcPr>
          <w:p w14:paraId="504D0B45" w14:textId="77777777" w:rsidR="00AB0492" w:rsidRDefault="00B554AB">
            <w:r>
              <w:t>provid</w:t>
            </w:r>
          </w:p>
        </w:tc>
        <w:tc>
          <w:tcPr>
            <w:tcW w:w="1570" w:type="dxa"/>
          </w:tcPr>
          <w:p w14:paraId="36B62484" w14:textId="77777777" w:rsidR="00AB0492" w:rsidRDefault="00B554AB">
            <w:r>
              <w:t>character varying</w:t>
            </w:r>
          </w:p>
        </w:tc>
        <w:tc>
          <w:tcPr>
            <w:tcW w:w="1489" w:type="dxa"/>
          </w:tcPr>
          <w:p w14:paraId="04A3BC9D" w14:textId="77777777" w:rsidR="00AB0492" w:rsidRDefault="00B554AB">
            <w:r>
              <w:t>70371</w:t>
            </w:r>
          </w:p>
        </w:tc>
        <w:tc>
          <w:tcPr>
            <w:tcW w:w="904" w:type="dxa"/>
          </w:tcPr>
          <w:p w14:paraId="188792A7" w14:textId="77777777" w:rsidR="00AB0492" w:rsidRDefault="00AB0492"/>
        </w:tc>
      </w:tr>
      <w:tr w:rsidR="00AB0492" w14:paraId="578A340F" w14:textId="77777777">
        <w:tc>
          <w:tcPr>
            <w:tcW w:w="1243" w:type="dxa"/>
          </w:tcPr>
          <w:p w14:paraId="59D7E304" w14:textId="77777777" w:rsidR="00AB0492" w:rsidRDefault="00B554AB">
            <w:r>
              <w:t>provider_role</w:t>
            </w:r>
          </w:p>
        </w:tc>
        <w:tc>
          <w:tcPr>
            <w:tcW w:w="1570" w:type="dxa"/>
          </w:tcPr>
          <w:p w14:paraId="4A2CF502" w14:textId="77777777" w:rsidR="00AB0492" w:rsidRDefault="00B554AB">
            <w:r>
              <w:t>character varying</w:t>
            </w:r>
          </w:p>
        </w:tc>
        <w:tc>
          <w:tcPr>
            <w:tcW w:w="1489" w:type="dxa"/>
          </w:tcPr>
          <w:p w14:paraId="39C01E6D" w14:textId="77777777" w:rsidR="00AB0492" w:rsidRDefault="00B554AB">
            <w:r>
              <w:t>ATTENDING</w:t>
            </w:r>
          </w:p>
        </w:tc>
        <w:tc>
          <w:tcPr>
            <w:tcW w:w="904" w:type="dxa"/>
          </w:tcPr>
          <w:p w14:paraId="1A5C0721" w14:textId="77777777" w:rsidR="00AB0492" w:rsidRDefault="00AB0492"/>
        </w:tc>
      </w:tr>
    </w:tbl>
    <w:p w14:paraId="6BFC10B1" w14:textId="77777777" w:rsidR="00AB0492" w:rsidRDefault="00B554AB">
      <w:pPr>
        <w:pStyle w:val="Heading3"/>
      </w:pPr>
      <w:bookmarkStart w:id="601" w:name="_l3g8cn14fqh4" w:colFirst="0" w:colLast="0"/>
      <w:bookmarkEnd w:id="601"/>
      <w:r>
        <w:t>Table: provider</w:t>
      </w:r>
    </w:p>
    <w:tbl>
      <w:tblPr>
        <w:tblStyle w:val="aff9"/>
        <w:tblW w:w="5306" w:type="dxa"/>
        <w:tblBorders>
          <w:top w:val="nil"/>
          <w:left w:val="nil"/>
          <w:bottom w:val="nil"/>
          <w:right w:val="nil"/>
          <w:insideH w:val="nil"/>
          <w:insideV w:val="nil"/>
        </w:tblBorders>
        <w:tblLayout w:type="fixed"/>
        <w:tblLook w:val="0000" w:firstRow="0" w:lastRow="0" w:firstColumn="0" w:lastColumn="0" w:noHBand="0" w:noVBand="0"/>
      </w:tblPr>
      <w:tblGrid>
        <w:gridCol w:w="1343"/>
        <w:gridCol w:w="1570"/>
        <w:gridCol w:w="1489"/>
        <w:gridCol w:w="904"/>
      </w:tblGrid>
      <w:tr w:rsidR="00AB0492" w14:paraId="18B5CB7C" w14:textId="77777777">
        <w:tc>
          <w:tcPr>
            <w:tcW w:w="1344" w:type="dxa"/>
            <w:shd w:val="clear" w:color="auto" w:fill="AAAAFF"/>
          </w:tcPr>
          <w:p w14:paraId="4019500F" w14:textId="77777777" w:rsidR="00AB0492" w:rsidRDefault="00B554AB">
            <w:r>
              <w:t>Field</w:t>
            </w:r>
          </w:p>
        </w:tc>
        <w:tc>
          <w:tcPr>
            <w:tcW w:w="1570" w:type="dxa"/>
            <w:shd w:val="clear" w:color="auto" w:fill="AAAAFF"/>
          </w:tcPr>
          <w:p w14:paraId="26212FBC" w14:textId="77777777" w:rsidR="00AB0492" w:rsidRDefault="00B554AB">
            <w:r>
              <w:t>Type</w:t>
            </w:r>
          </w:p>
        </w:tc>
        <w:tc>
          <w:tcPr>
            <w:tcW w:w="1489" w:type="dxa"/>
            <w:shd w:val="clear" w:color="auto" w:fill="AAAAFF"/>
          </w:tcPr>
          <w:p w14:paraId="6231026E" w14:textId="77777777" w:rsidR="00AB0492" w:rsidRDefault="00B554AB">
            <w:r>
              <w:t>Most freq. value</w:t>
            </w:r>
          </w:p>
        </w:tc>
        <w:tc>
          <w:tcPr>
            <w:tcW w:w="904" w:type="dxa"/>
            <w:shd w:val="clear" w:color="auto" w:fill="AAAAFF"/>
          </w:tcPr>
          <w:p w14:paraId="0D372C93" w14:textId="77777777" w:rsidR="00AB0492" w:rsidRDefault="00B554AB">
            <w:r>
              <w:t>Comment</w:t>
            </w:r>
          </w:p>
        </w:tc>
      </w:tr>
      <w:tr w:rsidR="00AB0492" w14:paraId="63AB5E93" w14:textId="77777777">
        <w:tc>
          <w:tcPr>
            <w:tcW w:w="1344" w:type="dxa"/>
          </w:tcPr>
          <w:p w14:paraId="114C23D9" w14:textId="77777777" w:rsidR="00AB0492" w:rsidRDefault="00B554AB">
            <w:r>
              <w:t>provid</w:t>
            </w:r>
          </w:p>
        </w:tc>
        <w:tc>
          <w:tcPr>
            <w:tcW w:w="1570" w:type="dxa"/>
          </w:tcPr>
          <w:p w14:paraId="31080078" w14:textId="77777777" w:rsidR="00AB0492" w:rsidRDefault="00B554AB">
            <w:r>
              <w:t>character varying</w:t>
            </w:r>
          </w:p>
        </w:tc>
        <w:tc>
          <w:tcPr>
            <w:tcW w:w="1489" w:type="dxa"/>
          </w:tcPr>
          <w:p w14:paraId="1B06BDC2" w14:textId="77777777" w:rsidR="00AB0492" w:rsidRDefault="00B554AB">
            <w:r>
              <w:t>List truncated...</w:t>
            </w:r>
          </w:p>
        </w:tc>
        <w:tc>
          <w:tcPr>
            <w:tcW w:w="904" w:type="dxa"/>
          </w:tcPr>
          <w:p w14:paraId="6CAA7DDC" w14:textId="77777777" w:rsidR="00AB0492" w:rsidRDefault="00AB0492"/>
        </w:tc>
      </w:tr>
      <w:tr w:rsidR="00AB0492" w14:paraId="0B24542F" w14:textId="77777777">
        <w:tc>
          <w:tcPr>
            <w:tcW w:w="1344" w:type="dxa"/>
          </w:tcPr>
          <w:p w14:paraId="40581EC5" w14:textId="77777777" w:rsidR="00AB0492" w:rsidRDefault="00B554AB">
            <w:r>
              <w:t>specialty</w:t>
            </w:r>
          </w:p>
        </w:tc>
        <w:tc>
          <w:tcPr>
            <w:tcW w:w="1570" w:type="dxa"/>
          </w:tcPr>
          <w:p w14:paraId="0FA13E97" w14:textId="77777777" w:rsidR="00AB0492" w:rsidRDefault="00B554AB">
            <w:r>
              <w:t>character varying</w:t>
            </w:r>
          </w:p>
        </w:tc>
        <w:tc>
          <w:tcPr>
            <w:tcW w:w="1489" w:type="dxa"/>
          </w:tcPr>
          <w:p w14:paraId="37EAE439" w14:textId="77777777" w:rsidR="00AB0492" w:rsidRDefault="00B554AB">
            <w:r>
              <w:t>Unspecified</w:t>
            </w:r>
          </w:p>
        </w:tc>
        <w:tc>
          <w:tcPr>
            <w:tcW w:w="904" w:type="dxa"/>
          </w:tcPr>
          <w:p w14:paraId="49422F7B" w14:textId="77777777" w:rsidR="00AB0492" w:rsidRDefault="00AB0492"/>
        </w:tc>
      </w:tr>
      <w:tr w:rsidR="00AB0492" w14:paraId="65297B3A" w14:textId="77777777">
        <w:tc>
          <w:tcPr>
            <w:tcW w:w="1344" w:type="dxa"/>
          </w:tcPr>
          <w:p w14:paraId="0BBE4207" w14:textId="77777777" w:rsidR="00AB0492" w:rsidRDefault="00B554AB">
            <w:r>
              <w:t>prim_spec_ind</w:t>
            </w:r>
          </w:p>
        </w:tc>
        <w:tc>
          <w:tcPr>
            <w:tcW w:w="1570" w:type="dxa"/>
          </w:tcPr>
          <w:p w14:paraId="1CF7CDCD" w14:textId="77777777" w:rsidR="00AB0492" w:rsidRDefault="00B554AB">
            <w:r>
              <w:t>character</w:t>
            </w:r>
          </w:p>
        </w:tc>
        <w:tc>
          <w:tcPr>
            <w:tcW w:w="1489" w:type="dxa"/>
          </w:tcPr>
          <w:p w14:paraId="699F0158" w14:textId="77777777" w:rsidR="00AB0492" w:rsidRDefault="00B554AB">
            <w:r>
              <w:t>1</w:t>
            </w:r>
          </w:p>
        </w:tc>
        <w:tc>
          <w:tcPr>
            <w:tcW w:w="904" w:type="dxa"/>
          </w:tcPr>
          <w:p w14:paraId="14037EF0" w14:textId="77777777" w:rsidR="00AB0492" w:rsidRDefault="00AB0492"/>
        </w:tc>
      </w:tr>
    </w:tbl>
    <w:p w14:paraId="03694933" w14:textId="77777777" w:rsidR="00AB0492" w:rsidRDefault="00B554AB">
      <w:pPr>
        <w:pStyle w:val="Heading3"/>
      </w:pPr>
      <w:bookmarkStart w:id="602" w:name="_tvw4erihfr8u" w:colFirst="0" w:colLast="0"/>
      <w:bookmarkEnd w:id="602"/>
      <w:r>
        <w:t>Table: visit</w:t>
      </w:r>
    </w:p>
    <w:tbl>
      <w:tblPr>
        <w:tblStyle w:val="affa"/>
        <w:tblW w:w="9370" w:type="dxa"/>
        <w:tblBorders>
          <w:top w:val="nil"/>
          <w:left w:val="nil"/>
          <w:bottom w:val="nil"/>
          <w:right w:val="nil"/>
          <w:insideH w:val="nil"/>
          <w:insideV w:val="nil"/>
        </w:tblBorders>
        <w:tblLayout w:type="fixed"/>
        <w:tblLook w:val="0000" w:firstRow="0" w:lastRow="0" w:firstColumn="0" w:lastColumn="0" w:noHBand="0" w:noVBand="0"/>
      </w:tblPr>
      <w:tblGrid>
        <w:gridCol w:w="1962"/>
        <w:gridCol w:w="1640"/>
        <w:gridCol w:w="3362"/>
        <w:gridCol w:w="2406"/>
      </w:tblGrid>
      <w:tr w:rsidR="00AB0492" w14:paraId="716F6883" w14:textId="77777777">
        <w:tc>
          <w:tcPr>
            <w:tcW w:w="1962" w:type="dxa"/>
            <w:shd w:val="clear" w:color="auto" w:fill="AAAAFF"/>
          </w:tcPr>
          <w:p w14:paraId="7929D6EE" w14:textId="77777777" w:rsidR="00AB0492" w:rsidRDefault="00B554AB">
            <w:r>
              <w:t>Field</w:t>
            </w:r>
          </w:p>
        </w:tc>
        <w:tc>
          <w:tcPr>
            <w:tcW w:w="1640" w:type="dxa"/>
            <w:shd w:val="clear" w:color="auto" w:fill="AAAAFF"/>
          </w:tcPr>
          <w:p w14:paraId="55276B82" w14:textId="77777777" w:rsidR="00AB0492" w:rsidRDefault="00B554AB">
            <w:r>
              <w:t>Type</w:t>
            </w:r>
          </w:p>
        </w:tc>
        <w:tc>
          <w:tcPr>
            <w:tcW w:w="3362" w:type="dxa"/>
            <w:shd w:val="clear" w:color="auto" w:fill="AAAAFF"/>
          </w:tcPr>
          <w:p w14:paraId="64544E97" w14:textId="77777777" w:rsidR="00AB0492" w:rsidRDefault="00B554AB">
            <w:r>
              <w:t>Most freq. value</w:t>
            </w:r>
          </w:p>
        </w:tc>
        <w:tc>
          <w:tcPr>
            <w:tcW w:w="2406" w:type="dxa"/>
            <w:shd w:val="clear" w:color="auto" w:fill="AAAAFF"/>
          </w:tcPr>
          <w:p w14:paraId="1157D412" w14:textId="77777777" w:rsidR="00AB0492" w:rsidRDefault="00B554AB">
            <w:r>
              <w:t>Comment</w:t>
            </w:r>
          </w:p>
        </w:tc>
      </w:tr>
      <w:tr w:rsidR="00AB0492" w14:paraId="24AF70FD" w14:textId="77777777">
        <w:tc>
          <w:tcPr>
            <w:tcW w:w="1962" w:type="dxa"/>
          </w:tcPr>
          <w:p w14:paraId="5A096FB6" w14:textId="77777777" w:rsidR="00AB0492" w:rsidRDefault="00B554AB">
            <w:r>
              <w:t>ptid</w:t>
            </w:r>
          </w:p>
        </w:tc>
        <w:tc>
          <w:tcPr>
            <w:tcW w:w="1640" w:type="dxa"/>
          </w:tcPr>
          <w:p w14:paraId="370F785A" w14:textId="77777777" w:rsidR="00AB0492" w:rsidRDefault="00B554AB">
            <w:r>
              <w:t>character</w:t>
            </w:r>
          </w:p>
        </w:tc>
        <w:tc>
          <w:tcPr>
            <w:tcW w:w="3362" w:type="dxa"/>
          </w:tcPr>
          <w:p w14:paraId="6788E95D" w14:textId="77777777" w:rsidR="00AB0492" w:rsidRDefault="00B554AB">
            <w:r>
              <w:t>PT091048451</w:t>
            </w:r>
          </w:p>
        </w:tc>
        <w:tc>
          <w:tcPr>
            <w:tcW w:w="2406" w:type="dxa"/>
          </w:tcPr>
          <w:p w14:paraId="0A6D785E" w14:textId="77777777" w:rsidR="00AB0492" w:rsidRDefault="00AB0492"/>
        </w:tc>
      </w:tr>
      <w:tr w:rsidR="00AB0492" w14:paraId="709B3DBB" w14:textId="77777777">
        <w:tc>
          <w:tcPr>
            <w:tcW w:w="1962" w:type="dxa"/>
          </w:tcPr>
          <w:p w14:paraId="798E4E48" w14:textId="77777777" w:rsidR="00AB0492" w:rsidRDefault="00B554AB">
            <w:r>
              <w:t>visitid</w:t>
            </w:r>
          </w:p>
        </w:tc>
        <w:tc>
          <w:tcPr>
            <w:tcW w:w="1640" w:type="dxa"/>
          </w:tcPr>
          <w:p w14:paraId="635E1F15" w14:textId="77777777" w:rsidR="00AB0492" w:rsidRDefault="00B554AB">
            <w:r>
              <w:t>bigint</w:t>
            </w:r>
          </w:p>
        </w:tc>
        <w:tc>
          <w:tcPr>
            <w:tcW w:w="3362" w:type="dxa"/>
          </w:tcPr>
          <w:p w14:paraId="2CDB5D72" w14:textId="77777777" w:rsidR="00AB0492" w:rsidRDefault="00B554AB">
            <w:r>
              <w:t>List truncated...</w:t>
            </w:r>
          </w:p>
        </w:tc>
        <w:tc>
          <w:tcPr>
            <w:tcW w:w="2406" w:type="dxa"/>
          </w:tcPr>
          <w:p w14:paraId="769C98B5" w14:textId="77777777" w:rsidR="00AB0492" w:rsidRDefault="00AB0492"/>
        </w:tc>
      </w:tr>
      <w:tr w:rsidR="00AB0492" w14:paraId="3D67FD24" w14:textId="77777777">
        <w:tc>
          <w:tcPr>
            <w:tcW w:w="1962" w:type="dxa"/>
          </w:tcPr>
          <w:p w14:paraId="0E9C1105" w14:textId="77777777" w:rsidR="00AB0492" w:rsidRDefault="00B554AB">
            <w:r>
              <w:t>visit_type</w:t>
            </w:r>
          </w:p>
        </w:tc>
        <w:tc>
          <w:tcPr>
            <w:tcW w:w="1640" w:type="dxa"/>
          </w:tcPr>
          <w:p w14:paraId="14459774" w14:textId="77777777" w:rsidR="00AB0492" w:rsidRDefault="00B554AB">
            <w:r>
              <w:t>character varying</w:t>
            </w:r>
          </w:p>
        </w:tc>
        <w:tc>
          <w:tcPr>
            <w:tcW w:w="3362" w:type="dxa"/>
          </w:tcPr>
          <w:p w14:paraId="4CCFFE2E" w14:textId="77777777" w:rsidR="00AB0492" w:rsidRDefault="00B554AB">
            <w:r>
              <w:t>Inpatient</w:t>
            </w:r>
          </w:p>
        </w:tc>
        <w:tc>
          <w:tcPr>
            <w:tcW w:w="2406" w:type="dxa"/>
          </w:tcPr>
          <w:p w14:paraId="6256F7A9" w14:textId="77777777" w:rsidR="00AB0492" w:rsidRDefault="00AB0492"/>
        </w:tc>
      </w:tr>
      <w:tr w:rsidR="00AB0492" w14:paraId="0154EF74" w14:textId="77777777">
        <w:tc>
          <w:tcPr>
            <w:tcW w:w="1962" w:type="dxa"/>
          </w:tcPr>
          <w:p w14:paraId="59671363" w14:textId="77777777" w:rsidR="00AB0492" w:rsidRDefault="00B554AB">
            <w:r>
              <w:t>visit_start_date</w:t>
            </w:r>
          </w:p>
        </w:tc>
        <w:tc>
          <w:tcPr>
            <w:tcW w:w="1640" w:type="dxa"/>
          </w:tcPr>
          <w:p w14:paraId="625F977A" w14:textId="77777777" w:rsidR="00AB0492" w:rsidRDefault="00B554AB">
            <w:r>
              <w:t>date</w:t>
            </w:r>
          </w:p>
        </w:tc>
        <w:tc>
          <w:tcPr>
            <w:tcW w:w="3362" w:type="dxa"/>
          </w:tcPr>
          <w:p w14:paraId="08430D59" w14:textId="77777777" w:rsidR="00AB0492" w:rsidRDefault="00B554AB">
            <w:r>
              <w:t>2012-08-13</w:t>
            </w:r>
          </w:p>
        </w:tc>
        <w:tc>
          <w:tcPr>
            <w:tcW w:w="2406" w:type="dxa"/>
          </w:tcPr>
          <w:p w14:paraId="0F63C3A3" w14:textId="77777777" w:rsidR="00AB0492" w:rsidRDefault="00AB0492"/>
        </w:tc>
      </w:tr>
      <w:tr w:rsidR="00AB0492" w14:paraId="4D826E50" w14:textId="77777777">
        <w:tc>
          <w:tcPr>
            <w:tcW w:w="1962" w:type="dxa"/>
          </w:tcPr>
          <w:p w14:paraId="3272E133" w14:textId="77777777" w:rsidR="00AB0492" w:rsidRDefault="00B554AB">
            <w:r>
              <w:t>visit_start_time</w:t>
            </w:r>
          </w:p>
        </w:tc>
        <w:tc>
          <w:tcPr>
            <w:tcW w:w="1640" w:type="dxa"/>
          </w:tcPr>
          <w:p w14:paraId="7C3633DF" w14:textId="77777777" w:rsidR="00AB0492" w:rsidRDefault="00B554AB">
            <w:r>
              <w:t>timestamp without time zone</w:t>
            </w:r>
          </w:p>
        </w:tc>
        <w:tc>
          <w:tcPr>
            <w:tcW w:w="3362" w:type="dxa"/>
          </w:tcPr>
          <w:p w14:paraId="4670EF41" w14:textId="77777777" w:rsidR="00AB0492" w:rsidRDefault="00B554AB">
            <w:r>
              <w:t>1900-01-01.000000</w:t>
            </w:r>
          </w:p>
        </w:tc>
        <w:tc>
          <w:tcPr>
            <w:tcW w:w="2406" w:type="dxa"/>
          </w:tcPr>
          <w:p w14:paraId="75976ECC" w14:textId="77777777" w:rsidR="00AB0492" w:rsidRDefault="00B554AB">
            <w:r>
              <w:t>delete the null time 1900-01-01.000000 21,485 23.0</w:t>
            </w:r>
          </w:p>
        </w:tc>
      </w:tr>
      <w:tr w:rsidR="00AB0492" w14:paraId="4F123688" w14:textId="77777777">
        <w:tc>
          <w:tcPr>
            <w:tcW w:w="1962" w:type="dxa"/>
          </w:tcPr>
          <w:p w14:paraId="1FCEC39D" w14:textId="77777777" w:rsidR="00AB0492" w:rsidRDefault="00B554AB">
            <w:r>
              <w:lastRenderedPageBreak/>
              <w:t>visit_end_date</w:t>
            </w:r>
          </w:p>
        </w:tc>
        <w:tc>
          <w:tcPr>
            <w:tcW w:w="1640" w:type="dxa"/>
          </w:tcPr>
          <w:p w14:paraId="5A331BA0" w14:textId="77777777" w:rsidR="00AB0492" w:rsidRDefault="00B554AB">
            <w:r>
              <w:t>date</w:t>
            </w:r>
          </w:p>
        </w:tc>
        <w:tc>
          <w:tcPr>
            <w:tcW w:w="3362" w:type="dxa"/>
          </w:tcPr>
          <w:p w14:paraId="75B7AECD" w14:textId="77777777" w:rsidR="00AB0492" w:rsidRDefault="00B554AB">
            <w:r>
              <w:t>2014-07-25</w:t>
            </w:r>
          </w:p>
        </w:tc>
        <w:tc>
          <w:tcPr>
            <w:tcW w:w="2406" w:type="dxa"/>
          </w:tcPr>
          <w:p w14:paraId="22B9DAF9" w14:textId="77777777" w:rsidR="00AB0492" w:rsidRDefault="00AB0492"/>
        </w:tc>
      </w:tr>
      <w:tr w:rsidR="00AB0492" w14:paraId="0B777E85" w14:textId="77777777">
        <w:tc>
          <w:tcPr>
            <w:tcW w:w="1962" w:type="dxa"/>
          </w:tcPr>
          <w:p w14:paraId="08C2E277" w14:textId="77777777" w:rsidR="00AB0492" w:rsidRDefault="00B554AB">
            <w:r>
              <w:t>visit_end_time</w:t>
            </w:r>
          </w:p>
        </w:tc>
        <w:tc>
          <w:tcPr>
            <w:tcW w:w="1640" w:type="dxa"/>
          </w:tcPr>
          <w:p w14:paraId="3776A7A7" w14:textId="77777777" w:rsidR="00AB0492" w:rsidRDefault="00B554AB">
            <w:r>
              <w:t>timestamp without time zone</w:t>
            </w:r>
          </w:p>
        </w:tc>
        <w:tc>
          <w:tcPr>
            <w:tcW w:w="3362" w:type="dxa"/>
          </w:tcPr>
          <w:p w14:paraId="5E0A82E4" w14:textId="77777777" w:rsidR="00AB0492" w:rsidRDefault="00B554AB">
            <w:r>
              <w:t>1900-01-01.000000</w:t>
            </w:r>
          </w:p>
        </w:tc>
        <w:tc>
          <w:tcPr>
            <w:tcW w:w="2406" w:type="dxa"/>
          </w:tcPr>
          <w:p w14:paraId="544C3AC5" w14:textId="77777777" w:rsidR="00AB0492" w:rsidRDefault="00AB0492"/>
        </w:tc>
      </w:tr>
      <w:tr w:rsidR="00AB0492" w14:paraId="30422B46" w14:textId="77777777">
        <w:tc>
          <w:tcPr>
            <w:tcW w:w="1962" w:type="dxa"/>
          </w:tcPr>
          <w:p w14:paraId="023D7DD3" w14:textId="77777777" w:rsidR="00AB0492" w:rsidRDefault="00B554AB">
            <w:r>
              <w:t>discharge_disposition</w:t>
            </w:r>
          </w:p>
        </w:tc>
        <w:tc>
          <w:tcPr>
            <w:tcW w:w="1640" w:type="dxa"/>
          </w:tcPr>
          <w:p w14:paraId="0C10C266" w14:textId="77777777" w:rsidR="00AB0492" w:rsidRDefault="00B554AB">
            <w:r>
              <w:t>character varying</w:t>
            </w:r>
          </w:p>
        </w:tc>
        <w:tc>
          <w:tcPr>
            <w:tcW w:w="3362" w:type="dxa"/>
          </w:tcPr>
          <w:p w14:paraId="79FE861D" w14:textId="77777777" w:rsidR="00AB0492" w:rsidRDefault="00B554AB">
            <w:r>
              <w:t>01 DISCHARGED TO HOME OR SELF CARE</w:t>
            </w:r>
          </w:p>
        </w:tc>
        <w:tc>
          <w:tcPr>
            <w:tcW w:w="2406" w:type="dxa"/>
          </w:tcPr>
          <w:p w14:paraId="346C0D2C" w14:textId="77777777" w:rsidR="00AB0492" w:rsidRDefault="00AB0492"/>
        </w:tc>
      </w:tr>
      <w:tr w:rsidR="00AB0492" w14:paraId="712689AC" w14:textId="77777777">
        <w:tc>
          <w:tcPr>
            <w:tcW w:w="1962" w:type="dxa"/>
          </w:tcPr>
          <w:p w14:paraId="7582F18C" w14:textId="77777777" w:rsidR="00AB0492" w:rsidRDefault="00B554AB">
            <w:r>
              <w:t>admission_source</w:t>
            </w:r>
          </w:p>
        </w:tc>
        <w:tc>
          <w:tcPr>
            <w:tcW w:w="1640" w:type="dxa"/>
          </w:tcPr>
          <w:p w14:paraId="3B796EE3" w14:textId="77777777" w:rsidR="00AB0492" w:rsidRDefault="00B554AB">
            <w:r>
              <w:t>character varying</w:t>
            </w:r>
          </w:p>
        </w:tc>
        <w:tc>
          <w:tcPr>
            <w:tcW w:w="3362" w:type="dxa"/>
          </w:tcPr>
          <w:p w14:paraId="3C9FCB03" w14:textId="77777777" w:rsidR="00AB0492" w:rsidRDefault="00B554AB">
            <w:r>
              <w:t xml:space="preserve">Referred by physician or self referral; non-healthcare facility </w:t>
            </w:r>
            <w:proofErr w:type="gramStart"/>
            <w:r>
              <w:t>point</w:t>
            </w:r>
            <w:proofErr w:type="gramEnd"/>
            <w:r>
              <w:t xml:space="preserve"> of origin</w:t>
            </w:r>
          </w:p>
        </w:tc>
        <w:tc>
          <w:tcPr>
            <w:tcW w:w="2406" w:type="dxa"/>
          </w:tcPr>
          <w:p w14:paraId="593C160B" w14:textId="77777777" w:rsidR="00AB0492" w:rsidRDefault="00AB0492"/>
        </w:tc>
      </w:tr>
      <w:tr w:rsidR="00AB0492" w14:paraId="5D3F513B" w14:textId="77777777">
        <w:tc>
          <w:tcPr>
            <w:tcW w:w="1962" w:type="dxa"/>
          </w:tcPr>
          <w:p w14:paraId="6E7C77FA" w14:textId="77777777" w:rsidR="00AB0492" w:rsidRDefault="00B554AB">
            <w:r>
              <w:t>drg</w:t>
            </w:r>
          </w:p>
        </w:tc>
        <w:tc>
          <w:tcPr>
            <w:tcW w:w="1640" w:type="dxa"/>
          </w:tcPr>
          <w:p w14:paraId="3813B29F" w14:textId="77777777" w:rsidR="00AB0492" w:rsidRDefault="00B554AB">
            <w:r>
              <w:t>character varying</w:t>
            </w:r>
          </w:p>
        </w:tc>
        <w:tc>
          <w:tcPr>
            <w:tcW w:w="3362" w:type="dxa"/>
          </w:tcPr>
          <w:p w14:paraId="66B860E4" w14:textId="77777777" w:rsidR="00AB0492" w:rsidRDefault="00AB0492"/>
        </w:tc>
        <w:tc>
          <w:tcPr>
            <w:tcW w:w="2406" w:type="dxa"/>
          </w:tcPr>
          <w:p w14:paraId="4A69F095" w14:textId="77777777" w:rsidR="00AB0492" w:rsidRDefault="00AB0492"/>
        </w:tc>
      </w:tr>
    </w:tbl>
    <w:p w14:paraId="611C1AC0" w14:textId="77777777" w:rsidR="00AB0492" w:rsidRDefault="00B554AB">
      <w:pPr>
        <w:pStyle w:val="Heading3"/>
      </w:pPr>
      <w:bookmarkStart w:id="603" w:name="_5ezrjalt2k33" w:colFirst="0" w:colLast="0"/>
      <w:bookmarkEnd w:id="603"/>
      <w:r>
        <w:t>Table: encounter</w:t>
      </w:r>
    </w:p>
    <w:tbl>
      <w:tblPr>
        <w:tblStyle w:val="affb"/>
        <w:tblW w:w="9370" w:type="dxa"/>
        <w:tblBorders>
          <w:top w:val="nil"/>
          <w:left w:val="nil"/>
          <w:bottom w:val="nil"/>
          <w:right w:val="nil"/>
          <w:insideH w:val="nil"/>
          <w:insideV w:val="nil"/>
        </w:tblBorders>
        <w:tblLayout w:type="fixed"/>
        <w:tblLook w:val="0000" w:firstRow="0" w:lastRow="0" w:firstColumn="0" w:lastColumn="0" w:noHBand="0" w:noVBand="0"/>
      </w:tblPr>
      <w:tblGrid>
        <w:gridCol w:w="1520"/>
        <w:gridCol w:w="1492"/>
        <w:gridCol w:w="1344"/>
        <w:gridCol w:w="5014"/>
      </w:tblGrid>
      <w:tr w:rsidR="00AB0492" w14:paraId="796D1B34" w14:textId="77777777">
        <w:tc>
          <w:tcPr>
            <w:tcW w:w="1520" w:type="dxa"/>
            <w:shd w:val="clear" w:color="auto" w:fill="AAAAFF"/>
          </w:tcPr>
          <w:p w14:paraId="0E3B1B2F" w14:textId="77777777" w:rsidR="00AB0492" w:rsidRDefault="00B554AB">
            <w:r>
              <w:t>Field</w:t>
            </w:r>
          </w:p>
        </w:tc>
        <w:tc>
          <w:tcPr>
            <w:tcW w:w="1492" w:type="dxa"/>
            <w:shd w:val="clear" w:color="auto" w:fill="AAAAFF"/>
          </w:tcPr>
          <w:p w14:paraId="0C8E8EFA" w14:textId="77777777" w:rsidR="00AB0492" w:rsidRDefault="00B554AB">
            <w:r>
              <w:t>Type</w:t>
            </w:r>
          </w:p>
        </w:tc>
        <w:tc>
          <w:tcPr>
            <w:tcW w:w="1344" w:type="dxa"/>
            <w:shd w:val="clear" w:color="auto" w:fill="AAAAFF"/>
          </w:tcPr>
          <w:p w14:paraId="540FC970" w14:textId="77777777" w:rsidR="00AB0492" w:rsidRDefault="00B554AB">
            <w:r>
              <w:t>Most freq. value</w:t>
            </w:r>
          </w:p>
        </w:tc>
        <w:tc>
          <w:tcPr>
            <w:tcW w:w="5014" w:type="dxa"/>
            <w:shd w:val="clear" w:color="auto" w:fill="AAAAFF"/>
          </w:tcPr>
          <w:p w14:paraId="7CAFA580" w14:textId="77777777" w:rsidR="00AB0492" w:rsidRDefault="00B554AB">
            <w:r>
              <w:t>Comment</w:t>
            </w:r>
          </w:p>
        </w:tc>
      </w:tr>
      <w:tr w:rsidR="00AB0492" w14:paraId="3CF7F7D5" w14:textId="77777777">
        <w:tc>
          <w:tcPr>
            <w:tcW w:w="1520" w:type="dxa"/>
          </w:tcPr>
          <w:p w14:paraId="69B995E5" w14:textId="77777777" w:rsidR="00AB0492" w:rsidRDefault="00B554AB">
            <w:r>
              <w:t>ptid</w:t>
            </w:r>
          </w:p>
        </w:tc>
        <w:tc>
          <w:tcPr>
            <w:tcW w:w="1492" w:type="dxa"/>
          </w:tcPr>
          <w:p w14:paraId="0FB863B6" w14:textId="77777777" w:rsidR="00AB0492" w:rsidRDefault="00B554AB">
            <w:r>
              <w:t>character</w:t>
            </w:r>
          </w:p>
        </w:tc>
        <w:tc>
          <w:tcPr>
            <w:tcW w:w="1344" w:type="dxa"/>
          </w:tcPr>
          <w:p w14:paraId="2FD5F7B6" w14:textId="77777777" w:rsidR="00AB0492" w:rsidRDefault="00B554AB">
            <w:r>
              <w:t>List truncated...</w:t>
            </w:r>
          </w:p>
        </w:tc>
        <w:tc>
          <w:tcPr>
            <w:tcW w:w="5014" w:type="dxa"/>
          </w:tcPr>
          <w:p w14:paraId="3E8CDC9B" w14:textId="77777777" w:rsidR="00AB0492" w:rsidRDefault="00AB0492"/>
        </w:tc>
      </w:tr>
      <w:tr w:rsidR="00AB0492" w14:paraId="4A8CFD92" w14:textId="77777777">
        <w:tc>
          <w:tcPr>
            <w:tcW w:w="1520" w:type="dxa"/>
          </w:tcPr>
          <w:p w14:paraId="0FEB71D6" w14:textId="77777777" w:rsidR="00AB0492" w:rsidRDefault="00B554AB">
            <w:r>
              <w:t>visitid</w:t>
            </w:r>
          </w:p>
        </w:tc>
        <w:tc>
          <w:tcPr>
            <w:tcW w:w="1492" w:type="dxa"/>
          </w:tcPr>
          <w:p w14:paraId="567ACED8" w14:textId="77777777" w:rsidR="00AB0492" w:rsidRDefault="00B554AB">
            <w:r>
              <w:t>bigint</w:t>
            </w:r>
          </w:p>
        </w:tc>
        <w:tc>
          <w:tcPr>
            <w:tcW w:w="1344" w:type="dxa"/>
          </w:tcPr>
          <w:p w14:paraId="405E25D6" w14:textId="77777777" w:rsidR="00AB0492" w:rsidRDefault="00AB0492"/>
        </w:tc>
        <w:tc>
          <w:tcPr>
            <w:tcW w:w="5014" w:type="dxa"/>
          </w:tcPr>
          <w:p w14:paraId="76DE55C2" w14:textId="77777777" w:rsidR="00AB0492" w:rsidRDefault="00AB0492"/>
        </w:tc>
      </w:tr>
      <w:tr w:rsidR="00AB0492" w14:paraId="0E6F8BFC" w14:textId="77777777">
        <w:tc>
          <w:tcPr>
            <w:tcW w:w="1520" w:type="dxa"/>
          </w:tcPr>
          <w:p w14:paraId="1DE89AE4" w14:textId="77777777" w:rsidR="00AB0492" w:rsidRDefault="00B554AB">
            <w:r>
              <w:t>encid</w:t>
            </w:r>
          </w:p>
        </w:tc>
        <w:tc>
          <w:tcPr>
            <w:tcW w:w="1492" w:type="dxa"/>
          </w:tcPr>
          <w:p w14:paraId="7F8ACFED" w14:textId="77777777" w:rsidR="00AB0492" w:rsidRDefault="00B554AB">
            <w:r>
              <w:t>character varying</w:t>
            </w:r>
          </w:p>
        </w:tc>
        <w:tc>
          <w:tcPr>
            <w:tcW w:w="1344" w:type="dxa"/>
          </w:tcPr>
          <w:p w14:paraId="0B57B2A8" w14:textId="77777777" w:rsidR="00AB0492" w:rsidRDefault="00B554AB">
            <w:r>
              <w:t>List truncated...</w:t>
            </w:r>
          </w:p>
        </w:tc>
        <w:tc>
          <w:tcPr>
            <w:tcW w:w="5014" w:type="dxa"/>
          </w:tcPr>
          <w:p w14:paraId="3E6D9EBD" w14:textId="77777777" w:rsidR="00AB0492" w:rsidRDefault="00AB0492"/>
        </w:tc>
      </w:tr>
      <w:tr w:rsidR="00AB0492" w14:paraId="227BD8A5" w14:textId="77777777">
        <w:tc>
          <w:tcPr>
            <w:tcW w:w="1520" w:type="dxa"/>
          </w:tcPr>
          <w:p w14:paraId="6859F56C" w14:textId="77777777" w:rsidR="00AB0492" w:rsidRDefault="00B554AB">
            <w:r>
              <w:t>interaction_type</w:t>
            </w:r>
          </w:p>
        </w:tc>
        <w:tc>
          <w:tcPr>
            <w:tcW w:w="1492" w:type="dxa"/>
          </w:tcPr>
          <w:p w14:paraId="5E2916E2" w14:textId="77777777" w:rsidR="00AB0492" w:rsidRDefault="00B554AB">
            <w:r>
              <w:t>character varying</w:t>
            </w:r>
          </w:p>
        </w:tc>
        <w:tc>
          <w:tcPr>
            <w:tcW w:w="1344" w:type="dxa"/>
          </w:tcPr>
          <w:p w14:paraId="695FD675" w14:textId="77777777" w:rsidR="00AB0492" w:rsidRDefault="00B554AB">
            <w:r>
              <w:t>Office or clinic patient</w:t>
            </w:r>
          </w:p>
        </w:tc>
        <w:tc>
          <w:tcPr>
            <w:tcW w:w="5014" w:type="dxa"/>
          </w:tcPr>
          <w:p w14:paraId="1CB33819" w14:textId="77777777" w:rsidR="00AB0492" w:rsidRDefault="00B554AB">
            <w:r>
              <w:t>Outpatient, Inpatient, ER, LTC. "Prescriptions and refills" don't sound like a valid encounter. Shouldn't be just going to the pharmacy. "other" --&gt; unknown</w:t>
            </w:r>
          </w:p>
        </w:tc>
      </w:tr>
      <w:tr w:rsidR="00AB0492" w14:paraId="5A02A1CD" w14:textId="77777777">
        <w:tc>
          <w:tcPr>
            <w:tcW w:w="1520" w:type="dxa"/>
          </w:tcPr>
          <w:p w14:paraId="04330950" w14:textId="77777777" w:rsidR="00AB0492" w:rsidRDefault="00B554AB">
            <w:r>
              <w:t>interaction_date</w:t>
            </w:r>
          </w:p>
        </w:tc>
        <w:tc>
          <w:tcPr>
            <w:tcW w:w="1492" w:type="dxa"/>
          </w:tcPr>
          <w:p w14:paraId="34F8ED99" w14:textId="77777777" w:rsidR="00AB0492" w:rsidRDefault="00B554AB">
            <w:r>
              <w:t>date</w:t>
            </w:r>
          </w:p>
        </w:tc>
        <w:tc>
          <w:tcPr>
            <w:tcW w:w="1344" w:type="dxa"/>
          </w:tcPr>
          <w:p w14:paraId="4CBFCE83" w14:textId="77777777" w:rsidR="00AB0492" w:rsidRDefault="00B554AB">
            <w:r>
              <w:t>2014-06-16</w:t>
            </w:r>
          </w:p>
        </w:tc>
        <w:tc>
          <w:tcPr>
            <w:tcW w:w="5014" w:type="dxa"/>
          </w:tcPr>
          <w:p w14:paraId="75625FD0" w14:textId="77777777" w:rsidR="00AB0492" w:rsidRDefault="00AB0492"/>
        </w:tc>
      </w:tr>
      <w:tr w:rsidR="00AB0492" w14:paraId="578E2861" w14:textId="77777777">
        <w:tc>
          <w:tcPr>
            <w:tcW w:w="1520" w:type="dxa"/>
          </w:tcPr>
          <w:p w14:paraId="32061D66" w14:textId="77777777" w:rsidR="00AB0492" w:rsidRDefault="00B554AB">
            <w:r>
              <w:t>interaction_time</w:t>
            </w:r>
          </w:p>
        </w:tc>
        <w:tc>
          <w:tcPr>
            <w:tcW w:w="1492" w:type="dxa"/>
          </w:tcPr>
          <w:p w14:paraId="2FA2A96C" w14:textId="77777777" w:rsidR="00AB0492" w:rsidRDefault="00B554AB">
            <w:r>
              <w:t>timestamp without time zone</w:t>
            </w:r>
          </w:p>
        </w:tc>
        <w:tc>
          <w:tcPr>
            <w:tcW w:w="1344" w:type="dxa"/>
          </w:tcPr>
          <w:p w14:paraId="0E4A6622" w14:textId="77777777" w:rsidR="00AB0492" w:rsidRDefault="00B554AB">
            <w:r>
              <w:t>1900-01-01.000000</w:t>
            </w:r>
          </w:p>
        </w:tc>
        <w:tc>
          <w:tcPr>
            <w:tcW w:w="5014" w:type="dxa"/>
          </w:tcPr>
          <w:p w14:paraId="573CEE48" w14:textId="77777777" w:rsidR="00AB0492" w:rsidRDefault="00AB0492"/>
        </w:tc>
      </w:tr>
    </w:tbl>
    <w:p w14:paraId="03B0047B" w14:textId="77777777" w:rsidR="00AB0492" w:rsidRDefault="00B554AB">
      <w:pPr>
        <w:pStyle w:val="Heading3"/>
      </w:pPr>
      <w:bookmarkStart w:id="604" w:name="_f2nqlmg15paf" w:colFirst="0" w:colLast="0"/>
      <w:bookmarkEnd w:id="604"/>
      <w:r>
        <w:t>Table: nlp_sds</w:t>
      </w:r>
    </w:p>
    <w:tbl>
      <w:tblPr>
        <w:tblStyle w:val="affc"/>
        <w:tblW w:w="9370" w:type="dxa"/>
        <w:tblBorders>
          <w:top w:val="nil"/>
          <w:left w:val="nil"/>
          <w:bottom w:val="nil"/>
          <w:right w:val="nil"/>
          <w:insideH w:val="nil"/>
          <w:insideV w:val="nil"/>
        </w:tblBorders>
        <w:tblLayout w:type="fixed"/>
        <w:tblLook w:val="0000" w:firstRow="0" w:lastRow="0" w:firstColumn="0" w:lastColumn="0" w:noHBand="0" w:noVBand="0"/>
      </w:tblPr>
      <w:tblGrid>
        <w:gridCol w:w="1328"/>
        <w:gridCol w:w="1295"/>
        <w:gridCol w:w="1324"/>
        <w:gridCol w:w="5423"/>
      </w:tblGrid>
      <w:tr w:rsidR="00AB0492" w14:paraId="32DDDFCE" w14:textId="77777777">
        <w:tc>
          <w:tcPr>
            <w:tcW w:w="1328" w:type="dxa"/>
            <w:shd w:val="clear" w:color="auto" w:fill="AAAAFF"/>
          </w:tcPr>
          <w:p w14:paraId="12A8A419" w14:textId="77777777" w:rsidR="00AB0492" w:rsidRDefault="00B554AB">
            <w:r>
              <w:t>Field</w:t>
            </w:r>
          </w:p>
        </w:tc>
        <w:tc>
          <w:tcPr>
            <w:tcW w:w="1295" w:type="dxa"/>
            <w:shd w:val="clear" w:color="auto" w:fill="AAAAFF"/>
          </w:tcPr>
          <w:p w14:paraId="6AAC1C82" w14:textId="77777777" w:rsidR="00AB0492" w:rsidRDefault="00B554AB">
            <w:r>
              <w:t>Type</w:t>
            </w:r>
          </w:p>
        </w:tc>
        <w:tc>
          <w:tcPr>
            <w:tcW w:w="1324" w:type="dxa"/>
            <w:shd w:val="clear" w:color="auto" w:fill="AAAAFF"/>
          </w:tcPr>
          <w:p w14:paraId="67CEA7BA" w14:textId="77777777" w:rsidR="00AB0492" w:rsidRDefault="00B554AB">
            <w:r>
              <w:t>Most freq. value</w:t>
            </w:r>
          </w:p>
        </w:tc>
        <w:tc>
          <w:tcPr>
            <w:tcW w:w="5423" w:type="dxa"/>
            <w:shd w:val="clear" w:color="auto" w:fill="AAAAFF"/>
          </w:tcPr>
          <w:p w14:paraId="7E05781D" w14:textId="77777777" w:rsidR="00AB0492" w:rsidRDefault="00B554AB">
            <w:r>
              <w:t>Comment</w:t>
            </w:r>
          </w:p>
        </w:tc>
      </w:tr>
      <w:tr w:rsidR="00AB0492" w14:paraId="2B6E667E" w14:textId="77777777">
        <w:tc>
          <w:tcPr>
            <w:tcW w:w="1328" w:type="dxa"/>
          </w:tcPr>
          <w:p w14:paraId="04DFB1A3" w14:textId="77777777" w:rsidR="00AB0492" w:rsidRDefault="00B554AB">
            <w:r>
              <w:t>ptid</w:t>
            </w:r>
          </w:p>
        </w:tc>
        <w:tc>
          <w:tcPr>
            <w:tcW w:w="1295" w:type="dxa"/>
          </w:tcPr>
          <w:p w14:paraId="14AE7EDA" w14:textId="77777777" w:rsidR="00AB0492" w:rsidRDefault="00B554AB">
            <w:r>
              <w:t>character</w:t>
            </w:r>
          </w:p>
        </w:tc>
        <w:tc>
          <w:tcPr>
            <w:tcW w:w="1324" w:type="dxa"/>
          </w:tcPr>
          <w:p w14:paraId="0545335C" w14:textId="77777777" w:rsidR="00AB0492" w:rsidRDefault="00B554AB">
            <w:r>
              <w:t>List truncated...</w:t>
            </w:r>
          </w:p>
        </w:tc>
        <w:tc>
          <w:tcPr>
            <w:tcW w:w="5423" w:type="dxa"/>
          </w:tcPr>
          <w:p w14:paraId="4AD012CF" w14:textId="77777777" w:rsidR="00AB0492" w:rsidRDefault="00AB0492"/>
        </w:tc>
      </w:tr>
      <w:tr w:rsidR="00AB0492" w14:paraId="78EDA871" w14:textId="77777777">
        <w:tc>
          <w:tcPr>
            <w:tcW w:w="1328" w:type="dxa"/>
          </w:tcPr>
          <w:p w14:paraId="455EBAB4" w14:textId="77777777" w:rsidR="00AB0492" w:rsidRDefault="00B554AB">
            <w:r>
              <w:t>encid</w:t>
            </w:r>
          </w:p>
        </w:tc>
        <w:tc>
          <w:tcPr>
            <w:tcW w:w="1295" w:type="dxa"/>
          </w:tcPr>
          <w:p w14:paraId="5E2D5771" w14:textId="77777777" w:rsidR="00AB0492" w:rsidRDefault="00B554AB">
            <w:r>
              <w:t>character varying</w:t>
            </w:r>
          </w:p>
        </w:tc>
        <w:tc>
          <w:tcPr>
            <w:tcW w:w="1324" w:type="dxa"/>
          </w:tcPr>
          <w:p w14:paraId="0C8071E8" w14:textId="77777777" w:rsidR="00AB0492" w:rsidRDefault="00AB0492"/>
        </w:tc>
        <w:tc>
          <w:tcPr>
            <w:tcW w:w="5423" w:type="dxa"/>
          </w:tcPr>
          <w:p w14:paraId="369E7B51" w14:textId="77777777" w:rsidR="00AB0492" w:rsidRDefault="00AB0492"/>
        </w:tc>
      </w:tr>
      <w:tr w:rsidR="00AB0492" w14:paraId="4D0B5BEE" w14:textId="77777777">
        <w:tc>
          <w:tcPr>
            <w:tcW w:w="1328" w:type="dxa"/>
          </w:tcPr>
          <w:p w14:paraId="5063E4F8" w14:textId="77777777" w:rsidR="00AB0492" w:rsidRDefault="00B554AB">
            <w:r>
              <w:lastRenderedPageBreak/>
              <w:t>note_date</w:t>
            </w:r>
          </w:p>
        </w:tc>
        <w:tc>
          <w:tcPr>
            <w:tcW w:w="1295" w:type="dxa"/>
          </w:tcPr>
          <w:p w14:paraId="2353E9EB" w14:textId="77777777" w:rsidR="00AB0492" w:rsidRDefault="00B554AB">
            <w:r>
              <w:t>date</w:t>
            </w:r>
          </w:p>
        </w:tc>
        <w:tc>
          <w:tcPr>
            <w:tcW w:w="1324" w:type="dxa"/>
          </w:tcPr>
          <w:p w14:paraId="65419E75" w14:textId="77777777" w:rsidR="00AB0492" w:rsidRDefault="00B554AB">
            <w:r>
              <w:t>2013-04-23</w:t>
            </w:r>
          </w:p>
        </w:tc>
        <w:tc>
          <w:tcPr>
            <w:tcW w:w="5423" w:type="dxa"/>
          </w:tcPr>
          <w:p w14:paraId="2168D04A" w14:textId="77777777" w:rsidR="00AB0492" w:rsidRDefault="00AB0492"/>
        </w:tc>
      </w:tr>
      <w:tr w:rsidR="00AB0492" w14:paraId="3E288915" w14:textId="77777777">
        <w:tc>
          <w:tcPr>
            <w:tcW w:w="1328" w:type="dxa"/>
          </w:tcPr>
          <w:p w14:paraId="47D2AA61" w14:textId="77777777" w:rsidR="00AB0492" w:rsidRDefault="00B554AB">
            <w:r>
              <w:t>sds_term</w:t>
            </w:r>
          </w:p>
        </w:tc>
        <w:tc>
          <w:tcPr>
            <w:tcW w:w="1295" w:type="dxa"/>
          </w:tcPr>
          <w:p w14:paraId="77DF1ACF" w14:textId="77777777" w:rsidR="00AB0492" w:rsidRDefault="00B554AB">
            <w:r>
              <w:t>character varying</w:t>
            </w:r>
          </w:p>
        </w:tc>
        <w:tc>
          <w:tcPr>
            <w:tcW w:w="1324" w:type="dxa"/>
          </w:tcPr>
          <w:p w14:paraId="451473A8" w14:textId="77777777" w:rsidR="00AB0492" w:rsidRDefault="00B554AB">
            <w:r>
              <w:t>pain</w:t>
            </w:r>
          </w:p>
        </w:tc>
        <w:tc>
          <w:tcPr>
            <w:tcW w:w="5423" w:type="dxa"/>
          </w:tcPr>
          <w:p w14:paraId="3CA5C2A2" w14:textId="77777777" w:rsidR="00AB0492" w:rsidRDefault="00B554AB">
            <w:r>
              <w:t>usagi. restrict to condition, only use high quality mapping. everything else, drop it.</w:t>
            </w:r>
          </w:p>
        </w:tc>
      </w:tr>
      <w:tr w:rsidR="00AB0492" w14:paraId="59FBBBDA" w14:textId="77777777">
        <w:tc>
          <w:tcPr>
            <w:tcW w:w="1328" w:type="dxa"/>
          </w:tcPr>
          <w:p w14:paraId="341FC85E" w14:textId="77777777" w:rsidR="00AB0492" w:rsidRDefault="00B554AB">
            <w:r>
              <w:t>sds_location</w:t>
            </w:r>
          </w:p>
        </w:tc>
        <w:tc>
          <w:tcPr>
            <w:tcW w:w="1295" w:type="dxa"/>
          </w:tcPr>
          <w:p w14:paraId="42567A8A" w14:textId="77777777" w:rsidR="00AB0492" w:rsidRDefault="00B554AB">
            <w:r>
              <w:t>character varying</w:t>
            </w:r>
          </w:p>
        </w:tc>
        <w:tc>
          <w:tcPr>
            <w:tcW w:w="1324" w:type="dxa"/>
          </w:tcPr>
          <w:p w14:paraId="0AA7E969" w14:textId="77777777" w:rsidR="00AB0492" w:rsidRDefault="00AB0492"/>
        </w:tc>
        <w:tc>
          <w:tcPr>
            <w:tcW w:w="5423" w:type="dxa"/>
          </w:tcPr>
          <w:p w14:paraId="66B21C7C" w14:textId="77777777" w:rsidR="00AB0492" w:rsidRDefault="00AB0492"/>
        </w:tc>
      </w:tr>
      <w:tr w:rsidR="00AB0492" w14:paraId="4A160BFE" w14:textId="77777777">
        <w:tc>
          <w:tcPr>
            <w:tcW w:w="1328" w:type="dxa"/>
          </w:tcPr>
          <w:p w14:paraId="29628F3C" w14:textId="77777777" w:rsidR="00AB0492" w:rsidRDefault="00B554AB">
            <w:r>
              <w:t>sds_attribute</w:t>
            </w:r>
          </w:p>
        </w:tc>
        <w:tc>
          <w:tcPr>
            <w:tcW w:w="1295" w:type="dxa"/>
          </w:tcPr>
          <w:p w14:paraId="451DBFFF" w14:textId="77777777" w:rsidR="00AB0492" w:rsidRDefault="00B554AB">
            <w:r>
              <w:t>character varying</w:t>
            </w:r>
          </w:p>
        </w:tc>
        <w:tc>
          <w:tcPr>
            <w:tcW w:w="1324" w:type="dxa"/>
          </w:tcPr>
          <w:p w14:paraId="215B7341" w14:textId="77777777" w:rsidR="00AB0492" w:rsidRDefault="00AB0492"/>
        </w:tc>
        <w:tc>
          <w:tcPr>
            <w:tcW w:w="5423" w:type="dxa"/>
          </w:tcPr>
          <w:p w14:paraId="4C614161" w14:textId="77777777" w:rsidR="00AB0492" w:rsidRDefault="00AB0492"/>
        </w:tc>
      </w:tr>
      <w:tr w:rsidR="00AB0492" w14:paraId="34E445A5" w14:textId="77777777">
        <w:tc>
          <w:tcPr>
            <w:tcW w:w="1328" w:type="dxa"/>
          </w:tcPr>
          <w:p w14:paraId="4AD6DC60" w14:textId="77777777" w:rsidR="00AB0492" w:rsidRDefault="00B554AB">
            <w:r>
              <w:t>sds_sentiment</w:t>
            </w:r>
          </w:p>
        </w:tc>
        <w:tc>
          <w:tcPr>
            <w:tcW w:w="1295" w:type="dxa"/>
          </w:tcPr>
          <w:p w14:paraId="2FD12532" w14:textId="77777777" w:rsidR="00AB0492" w:rsidRDefault="00B554AB">
            <w:r>
              <w:t>character varying</w:t>
            </w:r>
          </w:p>
        </w:tc>
        <w:tc>
          <w:tcPr>
            <w:tcW w:w="1324" w:type="dxa"/>
          </w:tcPr>
          <w:p w14:paraId="058CAC3C" w14:textId="77777777" w:rsidR="00AB0492" w:rsidRDefault="00AB0492"/>
        </w:tc>
        <w:tc>
          <w:tcPr>
            <w:tcW w:w="5423" w:type="dxa"/>
          </w:tcPr>
          <w:p w14:paraId="00B82EB3" w14:textId="77777777" w:rsidR="00AB0492" w:rsidRDefault="00B554AB">
            <w:r>
              <w:t>need to express only 'positive' findings in CONDITION_OCCURRENCE</w:t>
            </w:r>
          </w:p>
        </w:tc>
      </w:tr>
      <w:tr w:rsidR="00AB0492" w14:paraId="0CC2AE25" w14:textId="77777777">
        <w:tc>
          <w:tcPr>
            <w:tcW w:w="1328" w:type="dxa"/>
          </w:tcPr>
          <w:p w14:paraId="3450A2C2" w14:textId="77777777" w:rsidR="00AB0492" w:rsidRDefault="00B554AB">
            <w:r>
              <w:t>note_section</w:t>
            </w:r>
          </w:p>
        </w:tc>
        <w:tc>
          <w:tcPr>
            <w:tcW w:w="1295" w:type="dxa"/>
          </w:tcPr>
          <w:p w14:paraId="1480CD53" w14:textId="77777777" w:rsidR="00AB0492" w:rsidRDefault="00B554AB">
            <w:r>
              <w:t>character varying</w:t>
            </w:r>
          </w:p>
        </w:tc>
        <w:tc>
          <w:tcPr>
            <w:tcW w:w="1324" w:type="dxa"/>
          </w:tcPr>
          <w:p w14:paraId="2C51A702" w14:textId="77777777" w:rsidR="00AB0492" w:rsidRDefault="00AB0492"/>
        </w:tc>
        <w:tc>
          <w:tcPr>
            <w:tcW w:w="5423" w:type="dxa"/>
          </w:tcPr>
          <w:p w14:paraId="5380BC3F" w14:textId="77777777" w:rsidR="00AB0492" w:rsidRDefault="00AB0492"/>
        </w:tc>
      </w:tr>
    </w:tbl>
    <w:p w14:paraId="239F76CB" w14:textId="77777777" w:rsidR="00AB0492" w:rsidRDefault="00B554AB">
      <w:pPr>
        <w:pStyle w:val="Heading3"/>
      </w:pPr>
      <w:bookmarkStart w:id="605" w:name="_4bqp8bx8hkvs" w:colFirst="0" w:colLast="0"/>
      <w:bookmarkEnd w:id="605"/>
      <w:r>
        <w:t>Table: medication_administrations</w:t>
      </w:r>
    </w:p>
    <w:tbl>
      <w:tblPr>
        <w:tblStyle w:val="affd"/>
        <w:tblW w:w="9369" w:type="dxa"/>
        <w:tblBorders>
          <w:top w:val="nil"/>
          <w:left w:val="nil"/>
          <w:bottom w:val="nil"/>
          <w:right w:val="nil"/>
          <w:insideH w:val="nil"/>
          <w:insideV w:val="nil"/>
        </w:tblBorders>
        <w:tblLayout w:type="fixed"/>
        <w:tblLook w:val="0000" w:firstRow="0" w:lastRow="0" w:firstColumn="0" w:lastColumn="0" w:noHBand="0" w:noVBand="0"/>
      </w:tblPr>
      <w:tblGrid>
        <w:gridCol w:w="1599"/>
        <w:gridCol w:w="1835"/>
        <w:gridCol w:w="5031"/>
        <w:gridCol w:w="904"/>
      </w:tblGrid>
      <w:tr w:rsidR="00AB0492" w14:paraId="268E4F3A" w14:textId="77777777">
        <w:tc>
          <w:tcPr>
            <w:tcW w:w="1599" w:type="dxa"/>
            <w:shd w:val="clear" w:color="auto" w:fill="AAAAFF"/>
          </w:tcPr>
          <w:p w14:paraId="379D09D0" w14:textId="77777777" w:rsidR="00AB0492" w:rsidRDefault="00B554AB">
            <w:r>
              <w:t>Field</w:t>
            </w:r>
          </w:p>
        </w:tc>
        <w:tc>
          <w:tcPr>
            <w:tcW w:w="1835" w:type="dxa"/>
            <w:shd w:val="clear" w:color="auto" w:fill="AAAAFF"/>
          </w:tcPr>
          <w:p w14:paraId="1E8E2FA8" w14:textId="77777777" w:rsidR="00AB0492" w:rsidRDefault="00B554AB">
            <w:r>
              <w:t>Type</w:t>
            </w:r>
          </w:p>
        </w:tc>
        <w:tc>
          <w:tcPr>
            <w:tcW w:w="5032" w:type="dxa"/>
            <w:shd w:val="clear" w:color="auto" w:fill="AAAAFF"/>
          </w:tcPr>
          <w:p w14:paraId="4FC6F142" w14:textId="77777777" w:rsidR="00AB0492" w:rsidRDefault="00B554AB">
            <w:r>
              <w:t>Most freq. value</w:t>
            </w:r>
          </w:p>
        </w:tc>
        <w:tc>
          <w:tcPr>
            <w:tcW w:w="904" w:type="dxa"/>
            <w:shd w:val="clear" w:color="auto" w:fill="AAAAFF"/>
          </w:tcPr>
          <w:p w14:paraId="1E2257C8" w14:textId="77777777" w:rsidR="00AB0492" w:rsidRDefault="00B554AB">
            <w:r>
              <w:t>Comment</w:t>
            </w:r>
          </w:p>
        </w:tc>
      </w:tr>
      <w:tr w:rsidR="00AB0492" w14:paraId="11910161" w14:textId="77777777">
        <w:tc>
          <w:tcPr>
            <w:tcW w:w="1599" w:type="dxa"/>
          </w:tcPr>
          <w:p w14:paraId="3C82270F" w14:textId="77777777" w:rsidR="00AB0492" w:rsidRDefault="00B554AB">
            <w:r>
              <w:t>ptid</w:t>
            </w:r>
          </w:p>
        </w:tc>
        <w:tc>
          <w:tcPr>
            <w:tcW w:w="1835" w:type="dxa"/>
          </w:tcPr>
          <w:p w14:paraId="68212CC2" w14:textId="77777777" w:rsidR="00AB0492" w:rsidRDefault="00B554AB">
            <w:r>
              <w:t>character</w:t>
            </w:r>
          </w:p>
        </w:tc>
        <w:tc>
          <w:tcPr>
            <w:tcW w:w="5032" w:type="dxa"/>
          </w:tcPr>
          <w:p w14:paraId="5BBF0529" w14:textId="77777777" w:rsidR="00AB0492" w:rsidRDefault="00B554AB">
            <w:r>
              <w:t>PT093154612</w:t>
            </w:r>
          </w:p>
        </w:tc>
        <w:tc>
          <w:tcPr>
            <w:tcW w:w="904" w:type="dxa"/>
          </w:tcPr>
          <w:p w14:paraId="4A35EB4F" w14:textId="77777777" w:rsidR="00AB0492" w:rsidRDefault="00AB0492"/>
        </w:tc>
      </w:tr>
      <w:tr w:rsidR="00AB0492" w14:paraId="51CFC2BE" w14:textId="77777777">
        <w:tc>
          <w:tcPr>
            <w:tcW w:w="1599" w:type="dxa"/>
          </w:tcPr>
          <w:p w14:paraId="02EEAB40" w14:textId="77777777" w:rsidR="00AB0492" w:rsidRDefault="00B554AB">
            <w:r>
              <w:t>encid</w:t>
            </w:r>
          </w:p>
        </w:tc>
        <w:tc>
          <w:tcPr>
            <w:tcW w:w="1835" w:type="dxa"/>
          </w:tcPr>
          <w:p w14:paraId="192C74E5" w14:textId="77777777" w:rsidR="00AB0492" w:rsidRDefault="00B554AB">
            <w:r>
              <w:t>character varying</w:t>
            </w:r>
          </w:p>
        </w:tc>
        <w:tc>
          <w:tcPr>
            <w:tcW w:w="5032" w:type="dxa"/>
          </w:tcPr>
          <w:p w14:paraId="598D22F9" w14:textId="77777777" w:rsidR="00AB0492" w:rsidRDefault="00AB0492"/>
        </w:tc>
        <w:tc>
          <w:tcPr>
            <w:tcW w:w="904" w:type="dxa"/>
          </w:tcPr>
          <w:p w14:paraId="16839AA1" w14:textId="77777777" w:rsidR="00AB0492" w:rsidRDefault="00AB0492"/>
        </w:tc>
      </w:tr>
      <w:tr w:rsidR="00AB0492" w14:paraId="4BCF41A4" w14:textId="77777777">
        <w:tc>
          <w:tcPr>
            <w:tcW w:w="1599" w:type="dxa"/>
          </w:tcPr>
          <w:p w14:paraId="2A6ECBF7" w14:textId="77777777" w:rsidR="00AB0492" w:rsidRDefault="00B554AB">
            <w:r>
              <w:t>drug_name</w:t>
            </w:r>
          </w:p>
        </w:tc>
        <w:tc>
          <w:tcPr>
            <w:tcW w:w="1835" w:type="dxa"/>
          </w:tcPr>
          <w:p w14:paraId="77938D81" w14:textId="77777777" w:rsidR="00AB0492" w:rsidRDefault="00B554AB">
            <w:r>
              <w:t>character varying</w:t>
            </w:r>
          </w:p>
        </w:tc>
        <w:tc>
          <w:tcPr>
            <w:tcW w:w="5032" w:type="dxa"/>
          </w:tcPr>
          <w:p w14:paraId="72A898B4" w14:textId="77777777" w:rsidR="00AB0492" w:rsidRDefault="00B554AB">
            <w:r>
              <w:t>SODIUM CHLORIDE 0.9 %</w:t>
            </w:r>
          </w:p>
        </w:tc>
        <w:tc>
          <w:tcPr>
            <w:tcW w:w="904" w:type="dxa"/>
          </w:tcPr>
          <w:p w14:paraId="48F7218F" w14:textId="77777777" w:rsidR="00AB0492" w:rsidRDefault="00AB0492"/>
        </w:tc>
      </w:tr>
      <w:tr w:rsidR="00AB0492" w14:paraId="6D4801F1" w14:textId="77777777">
        <w:tc>
          <w:tcPr>
            <w:tcW w:w="1599" w:type="dxa"/>
          </w:tcPr>
          <w:p w14:paraId="6916107C" w14:textId="77777777" w:rsidR="00AB0492" w:rsidRDefault="00B554AB">
            <w:r>
              <w:t>ndc</w:t>
            </w:r>
          </w:p>
        </w:tc>
        <w:tc>
          <w:tcPr>
            <w:tcW w:w="1835" w:type="dxa"/>
          </w:tcPr>
          <w:p w14:paraId="0E835212" w14:textId="77777777" w:rsidR="00AB0492" w:rsidRDefault="00B554AB">
            <w:r>
              <w:t>character varying</w:t>
            </w:r>
          </w:p>
        </w:tc>
        <w:tc>
          <w:tcPr>
            <w:tcW w:w="5032" w:type="dxa"/>
          </w:tcPr>
          <w:p w14:paraId="5EF03B07" w14:textId="77777777" w:rsidR="00AB0492" w:rsidRDefault="00B554AB">
            <w:r>
              <w:t>00338004904</w:t>
            </w:r>
          </w:p>
        </w:tc>
        <w:tc>
          <w:tcPr>
            <w:tcW w:w="904" w:type="dxa"/>
          </w:tcPr>
          <w:p w14:paraId="4115681D" w14:textId="77777777" w:rsidR="00AB0492" w:rsidRDefault="00AB0492"/>
        </w:tc>
      </w:tr>
      <w:tr w:rsidR="00AB0492" w14:paraId="740B3F64" w14:textId="77777777">
        <w:tc>
          <w:tcPr>
            <w:tcW w:w="1599" w:type="dxa"/>
          </w:tcPr>
          <w:p w14:paraId="7E7F597B" w14:textId="77777777" w:rsidR="00AB0492" w:rsidRDefault="00B554AB">
            <w:r>
              <w:t>ndc_source</w:t>
            </w:r>
          </w:p>
        </w:tc>
        <w:tc>
          <w:tcPr>
            <w:tcW w:w="1835" w:type="dxa"/>
          </w:tcPr>
          <w:p w14:paraId="7698C947" w14:textId="77777777" w:rsidR="00AB0492" w:rsidRDefault="00B554AB">
            <w:r>
              <w:t>character varying</w:t>
            </w:r>
          </w:p>
        </w:tc>
        <w:tc>
          <w:tcPr>
            <w:tcW w:w="5032" w:type="dxa"/>
          </w:tcPr>
          <w:p w14:paraId="5E6EA3E6" w14:textId="77777777" w:rsidR="00AB0492" w:rsidRDefault="00B554AB">
            <w:r>
              <w:t>Derived</w:t>
            </w:r>
          </w:p>
        </w:tc>
        <w:tc>
          <w:tcPr>
            <w:tcW w:w="904" w:type="dxa"/>
          </w:tcPr>
          <w:p w14:paraId="5592992D" w14:textId="77777777" w:rsidR="00AB0492" w:rsidRDefault="00AB0492"/>
        </w:tc>
      </w:tr>
      <w:tr w:rsidR="00AB0492" w14:paraId="122846CE" w14:textId="77777777">
        <w:tc>
          <w:tcPr>
            <w:tcW w:w="1599" w:type="dxa"/>
          </w:tcPr>
          <w:p w14:paraId="6E8BDCAE" w14:textId="77777777" w:rsidR="00AB0492" w:rsidRDefault="00B554AB">
            <w:r>
              <w:t>order_date</w:t>
            </w:r>
          </w:p>
        </w:tc>
        <w:tc>
          <w:tcPr>
            <w:tcW w:w="1835" w:type="dxa"/>
          </w:tcPr>
          <w:p w14:paraId="069DFB12" w14:textId="77777777" w:rsidR="00AB0492" w:rsidRDefault="00B554AB">
            <w:r>
              <w:t>date</w:t>
            </w:r>
          </w:p>
        </w:tc>
        <w:tc>
          <w:tcPr>
            <w:tcW w:w="5032" w:type="dxa"/>
          </w:tcPr>
          <w:p w14:paraId="75B59EC1" w14:textId="77777777" w:rsidR="00AB0492" w:rsidRDefault="00B554AB">
            <w:r>
              <w:t>2014-10-07</w:t>
            </w:r>
          </w:p>
        </w:tc>
        <w:tc>
          <w:tcPr>
            <w:tcW w:w="904" w:type="dxa"/>
          </w:tcPr>
          <w:p w14:paraId="53983B50" w14:textId="77777777" w:rsidR="00AB0492" w:rsidRDefault="00AB0492"/>
        </w:tc>
      </w:tr>
      <w:tr w:rsidR="00AB0492" w14:paraId="4EC772BD" w14:textId="77777777">
        <w:tc>
          <w:tcPr>
            <w:tcW w:w="1599" w:type="dxa"/>
          </w:tcPr>
          <w:p w14:paraId="2E30FF0A" w14:textId="77777777" w:rsidR="00AB0492" w:rsidRDefault="00B554AB">
            <w:r>
              <w:t>order_time</w:t>
            </w:r>
          </w:p>
        </w:tc>
        <w:tc>
          <w:tcPr>
            <w:tcW w:w="1835" w:type="dxa"/>
          </w:tcPr>
          <w:p w14:paraId="28B4F0EF" w14:textId="77777777" w:rsidR="00AB0492" w:rsidRDefault="00B554AB">
            <w:r>
              <w:t>timestamp without time zone</w:t>
            </w:r>
          </w:p>
        </w:tc>
        <w:tc>
          <w:tcPr>
            <w:tcW w:w="5032" w:type="dxa"/>
          </w:tcPr>
          <w:p w14:paraId="408BD38C" w14:textId="77777777" w:rsidR="00AB0492" w:rsidRDefault="00B554AB">
            <w:r>
              <w:t>1900-01-01.000000</w:t>
            </w:r>
          </w:p>
        </w:tc>
        <w:tc>
          <w:tcPr>
            <w:tcW w:w="904" w:type="dxa"/>
          </w:tcPr>
          <w:p w14:paraId="4F3F69B7" w14:textId="77777777" w:rsidR="00AB0492" w:rsidRDefault="00AB0492"/>
        </w:tc>
      </w:tr>
      <w:tr w:rsidR="00AB0492" w14:paraId="021267A9" w14:textId="77777777">
        <w:tc>
          <w:tcPr>
            <w:tcW w:w="1599" w:type="dxa"/>
          </w:tcPr>
          <w:p w14:paraId="54898DA8" w14:textId="77777777" w:rsidR="00AB0492" w:rsidRDefault="00B554AB">
            <w:r>
              <w:t>admin_date</w:t>
            </w:r>
          </w:p>
        </w:tc>
        <w:tc>
          <w:tcPr>
            <w:tcW w:w="1835" w:type="dxa"/>
          </w:tcPr>
          <w:p w14:paraId="3C0C4D6F" w14:textId="77777777" w:rsidR="00AB0492" w:rsidRDefault="00B554AB">
            <w:r>
              <w:t>date</w:t>
            </w:r>
          </w:p>
        </w:tc>
        <w:tc>
          <w:tcPr>
            <w:tcW w:w="5032" w:type="dxa"/>
          </w:tcPr>
          <w:p w14:paraId="3F036847" w14:textId="77777777" w:rsidR="00AB0492" w:rsidRDefault="00AB0492"/>
        </w:tc>
        <w:tc>
          <w:tcPr>
            <w:tcW w:w="904" w:type="dxa"/>
          </w:tcPr>
          <w:p w14:paraId="00C4342E" w14:textId="77777777" w:rsidR="00AB0492" w:rsidRDefault="00AB0492"/>
        </w:tc>
      </w:tr>
      <w:tr w:rsidR="00AB0492" w14:paraId="72A9ABBA" w14:textId="77777777">
        <w:tc>
          <w:tcPr>
            <w:tcW w:w="1599" w:type="dxa"/>
          </w:tcPr>
          <w:p w14:paraId="171F728C" w14:textId="77777777" w:rsidR="00AB0492" w:rsidRDefault="00B554AB">
            <w:r>
              <w:t>admin_time</w:t>
            </w:r>
          </w:p>
        </w:tc>
        <w:tc>
          <w:tcPr>
            <w:tcW w:w="1835" w:type="dxa"/>
          </w:tcPr>
          <w:p w14:paraId="2C7A3405" w14:textId="77777777" w:rsidR="00AB0492" w:rsidRDefault="00B554AB">
            <w:r>
              <w:t>timestamp without time zone</w:t>
            </w:r>
          </w:p>
        </w:tc>
        <w:tc>
          <w:tcPr>
            <w:tcW w:w="5032" w:type="dxa"/>
          </w:tcPr>
          <w:p w14:paraId="672A7620" w14:textId="77777777" w:rsidR="00AB0492" w:rsidRDefault="00AB0492"/>
        </w:tc>
        <w:tc>
          <w:tcPr>
            <w:tcW w:w="904" w:type="dxa"/>
          </w:tcPr>
          <w:p w14:paraId="630284B3" w14:textId="77777777" w:rsidR="00AB0492" w:rsidRDefault="00AB0492"/>
        </w:tc>
      </w:tr>
      <w:tr w:rsidR="00AB0492" w14:paraId="3EEB8A35" w14:textId="77777777">
        <w:tc>
          <w:tcPr>
            <w:tcW w:w="1599" w:type="dxa"/>
          </w:tcPr>
          <w:p w14:paraId="722E0391" w14:textId="77777777" w:rsidR="00AB0492" w:rsidRDefault="00B554AB">
            <w:r>
              <w:t>provid</w:t>
            </w:r>
          </w:p>
        </w:tc>
        <w:tc>
          <w:tcPr>
            <w:tcW w:w="1835" w:type="dxa"/>
          </w:tcPr>
          <w:p w14:paraId="6A4BBB66" w14:textId="77777777" w:rsidR="00AB0492" w:rsidRDefault="00B554AB">
            <w:r>
              <w:t>character varying</w:t>
            </w:r>
          </w:p>
        </w:tc>
        <w:tc>
          <w:tcPr>
            <w:tcW w:w="5032" w:type="dxa"/>
          </w:tcPr>
          <w:p w14:paraId="76611D48" w14:textId="77777777" w:rsidR="00AB0492" w:rsidRDefault="00AB0492"/>
        </w:tc>
        <w:tc>
          <w:tcPr>
            <w:tcW w:w="904" w:type="dxa"/>
          </w:tcPr>
          <w:p w14:paraId="06AD3C36" w14:textId="77777777" w:rsidR="00AB0492" w:rsidRDefault="00AB0492"/>
        </w:tc>
      </w:tr>
      <w:tr w:rsidR="00AB0492" w14:paraId="344DEC35" w14:textId="77777777">
        <w:tc>
          <w:tcPr>
            <w:tcW w:w="1599" w:type="dxa"/>
          </w:tcPr>
          <w:p w14:paraId="6D21DBA2" w14:textId="77777777" w:rsidR="00AB0492" w:rsidRDefault="00B554AB">
            <w:r>
              <w:t>quantity_of_dose</w:t>
            </w:r>
          </w:p>
        </w:tc>
        <w:tc>
          <w:tcPr>
            <w:tcW w:w="1835" w:type="dxa"/>
          </w:tcPr>
          <w:p w14:paraId="46F3C186" w14:textId="77777777" w:rsidR="00AB0492" w:rsidRDefault="00B554AB">
            <w:r>
              <w:t>character varying</w:t>
            </w:r>
          </w:p>
        </w:tc>
        <w:tc>
          <w:tcPr>
            <w:tcW w:w="5032" w:type="dxa"/>
          </w:tcPr>
          <w:p w14:paraId="10540C45" w14:textId="77777777" w:rsidR="00AB0492" w:rsidRDefault="00AB0492"/>
        </w:tc>
        <w:tc>
          <w:tcPr>
            <w:tcW w:w="904" w:type="dxa"/>
          </w:tcPr>
          <w:p w14:paraId="03677DB3" w14:textId="77777777" w:rsidR="00AB0492" w:rsidRDefault="00AB0492"/>
        </w:tc>
      </w:tr>
      <w:tr w:rsidR="00AB0492" w14:paraId="1E7FEB8D" w14:textId="77777777">
        <w:tc>
          <w:tcPr>
            <w:tcW w:w="1599" w:type="dxa"/>
          </w:tcPr>
          <w:p w14:paraId="2C6B7F3A" w14:textId="77777777" w:rsidR="00AB0492" w:rsidRDefault="00B554AB">
            <w:r>
              <w:t>route</w:t>
            </w:r>
          </w:p>
        </w:tc>
        <w:tc>
          <w:tcPr>
            <w:tcW w:w="1835" w:type="dxa"/>
          </w:tcPr>
          <w:p w14:paraId="32FCA2F9" w14:textId="77777777" w:rsidR="00AB0492" w:rsidRDefault="00B554AB">
            <w:r>
              <w:t>character varying</w:t>
            </w:r>
          </w:p>
        </w:tc>
        <w:tc>
          <w:tcPr>
            <w:tcW w:w="5032" w:type="dxa"/>
          </w:tcPr>
          <w:p w14:paraId="2104E833" w14:textId="77777777" w:rsidR="00AB0492" w:rsidRDefault="00B554AB">
            <w:r>
              <w:t>Intravenous</w:t>
            </w:r>
          </w:p>
        </w:tc>
        <w:tc>
          <w:tcPr>
            <w:tcW w:w="904" w:type="dxa"/>
          </w:tcPr>
          <w:p w14:paraId="544CB9C7" w14:textId="77777777" w:rsidR="00AB0492" w:rsidRDefault="00AB0492"/>
        </w:tc>
      </w:tr>
      <w:tr w:rsidR="00AB0492" w14:paraId="79B6AD79" w14:textId="77777777">
        <w:tc>
          <w:tcPr>
            <w:tcW w:w="1599" w:type="dxa"/>
          </w:tcPr>
          <w:p w14:paraId="2C7C350C" w14:textId="77777777" w:rsidR="00AB0492" w:rsidRDefault="00B554AB">
            <w:r>
              <w:t>strength</w:t>
            </w:r>
          </w:p>
        </w:tc>
        <w:tc>
          <w:tcPr>
            <w:tcW w:w="1835" w:type="dxa"/>
          </w:tcPr>
          <w:p w14:paraId="340BE95F" w14:textId="77777777" w:rsidR="00AB0492" w:rsidRDefault="00B554AB">
            <w:r>
              <w:t>character varying</w:t>
            </w:r>
          </w:p>
        </w:tc>
        <w:tc>
          <w:tcPr>
            <w:tcW w:w="5032" w:type="dxa"/>
          </w:tcPr>
          <w:p w14:paraId="4804BD73" w14:textId="77777777" w:rsidR="00AB0492" w:rsidRDefault="00AB0492"/>
        </w:tc>
        <w:tc>
          <w:tcPr>
            <w:tcW w:w="904" w:type="dxa"/>
          </w:tcPr>
          <w:p w14:paraId="78E4B9BE" w14:textId="77777777" w:rsidR="00AB0492" w:rsidRDefault="00AB0492"/>
        </w:tc>
      </w:tr>
      <w:tr w:rsidR="00AB0492" w14:paraId="7D0ECD18" w14:textId="77777777">
        <w:tc>
          <w:tcPr>
            <w:tcW w:w="1599" w:type="dxa"/>
          </w:tcPr>
          <w:p w14:paraId="7029FA1C" w14:textId="77777777" w:rsidR="00AB0492" w:rsidRDefault="00B554AB">
            <w:r>
              <w:lastRenderedPageBreak/>
              <w:t>strength_unit</w:t>
            </w:r>
          </w:p>
        </w:tc>
        <w:tc>
          <w:tcPr>
            <w:tcW w:w="1835" w:type="dxa"/>
          </w:tcPr>
          <w:p w14:paraId="156CE774" w14:textId="77777777" w:rsidR="00AB0492" w:rsidRDefault="00B554AB">
            <w:r>
              <w:t>character varying</w:t>
            </w:r>
          </w:p>
        </w:tc>
        <w:tc>
          <w:tcPr>
            <w:tcW w:w="5032" w:type="dxa"/>
          </w:tcPr>
          <w:p w14:paraId="0DF81A8C" w14:textId="77777777" w:rsidR="00AB0492" w:rsidRDefault="00AB0492"/>
        </w:tc>
        <w:tc>
          <w:tcPr>
            <w:tcW w:w="904" w:type="dxa"/>
          </w:tcPr>
          <w:p w14:paraId="021F1254" w14:textId="77777777" w:rsidR="00AB0492" w:rsidRDefault="00AB0492"/>
        </w:tc>
      </w:tr>
      <w:tr w:rsidR="00AB0492" w14:paraId="0F793237" w14:textId="77777777">
        <w:tc>
          <w:tcPr>
            <w:tcW w:w="1599" w:type="dxa"/>
          </w:tcPr>
          <w:p w14:paraId="3BDF14D9" w14:textId="77777777" w:rsidR="00AB0492" w:rsidRDefault="00B554AB">
            <w:r>
              <w:t>dosage_form</w:t>
            </w:r>
          </w:p>
        </w:tc>
        <w:tc>
          <w:tcPr>
            <w:tcW w:w="1835" w:type="dxa"/>
          </w:tcPr>
          <w:p w14:paraId="782F8E70" w14:textId="77777777" w:rsidR="00AB0492" w:rsidRDefault="00B554AB">
            <w:r>
              <w:t>character varying</w:t>
            </w:r>
          </w:p>
        </w:tc>
        <w:tc>
          <w:tcPr>
            <w:tcW w:w="5032" w:type="dxa"/>
          </w:tcPr>
          <w:p w14:paraId="53785513" w14:textId="77777777" w:rsidR="00AB0492" w:rsidRDefault="00AB0492"/>
        </w:tc>
        <w:tc>
          <w:tcPr>
            <w:tcW w:w="904" w:type="dxa"/>
          </w:tcPr>
          <w:p w14:paraId="4A649371" w14:textId="77777777" w:rsidR="00AB0492" w:rsidRDefault="00AB0492"/>
        </w:tc>
      </w:tr>
      <w:tr w:rsidR="00AB0492" w14:paraId="6515B50D" w14:textId="77777777">
        <w:tc>
          <w:tcPr>
            <w:tcW w:w="1599" w:type="dxa"/>
          </w:tcPr>
          <w:p w14:paraId="37882B7E" w14:textId="77777777" w:rsidR="00AB0492" w:rsidRDefault="00B554AB">
            <w:r>
              <w:t>dosefreq</w:t>
            </w:r>
          </w:p>
        </w:tc>
        <w:tc>
          <w:tcPr>
            <w:tcW w:w="1835" w:type="dxa"/>
          </w:tcPr>
          <w:p w14:paraId="7DF94D7F" w14:textId="77777777" w:rsidR="00AB0492" w:rsidRDefault="00B554AB">
            <w:r>
              <w:t>character varying</w:t>
            </w:r>
          </w:p>
        </w:tc>
        <w:tc>
          <w:tcPr>
            <w:tcW w:w="5032" w:type="dxa"/>
          </w:tcPr>
          <w:p w14:paraId="601F0156" w14:textId="77777777" w:rsidR="00AB0492" w:rsidRDefault="00AB0492"/>
        </w:tc>
        <w:tc>
          <w:tcPr>
            <w:tcW w:w="904" w:type="dxa"/>
          </w:tcPr>
          <w:p w14:paraId="2083385B" w14:textId="77777777" w:rsidR="00AB0492" w:rsidRDefault="00AB0492"/>
        </w:tc>
      </w:tr>
      <w:tr w:rsidR="00AB0492" w14:paraId="6379E2B2" w14:textId="77777777">
        <w:tc>
          <w:tcPr>
            <w:tcW w:w="1599" w:type="dxa"/>
          </w:tcPr>
          <w:p w14:paraId="0CCFA432" w14:textId="77777777" w:rsidR="00AB0492" w:rsidRDefault="00B554AB">
            <w:r>
              <w:t>generic_desc</w:t>
            </w:r>
          </w:p>
        </w:tc>
        <w:tc>
          <w:tcPr>
            <w:tcW w:w="1835" w:type="dxa"/>
          </w:tcPr>
          <w:p w14:paraId="14DAB7EE" w14:textId="77777777" w:rsidR="00AB0492" w:rsidRDefault="00B554AB">
            <w:r>
              <w:t>character varying</w:t>
            </w:r>
          </w:p>
        </w:tc>
        <w:tc>
          <w:tcPr>
            <w:tcW w:w="5032" w:type="dxa"/>
          </w:tcPr>
          <w:p w14:paraId="25CEEDEB" w14:textId="77777777" w:rsidR="00AB0492" w:rsidRDefault="00B554AB">
            <w:r>
              <w:t>SODIUM CHLORIDE</w:t>
            </w:r>
          </w:p>
        </w:tc>
        <w:tc>
          <w:tcPr>
            <w:tcW w:w="904" w:type="dxa"/>
          </w:tcPr>
          <w:p w14:paraId="0E8A1CA7" w14:textId="77777777" w:rsidR="00AB0492" w:rsidRDefault="00AB0492"/>
        </w:tc>
      </w:tr>
      <w:tr w:rsidR="00AB0492" w14:paraId="49FF2B90" w14:textId="77777777">
        <w:tc>
          <w:tcPr>
            <w:tcW w:w="1599" w:type="dxa"/>
          </w:tcPr>
          <w:p w14:paraId="55FAB110" w14:textId="77777777" w:rsidR="00AB0492" w:rsidRDefault="00B554AB">
            <w:r>
              <w:t>drug_class</w:t>
            </w:r>
          </w:p>
        </w:tc>
        <w:tc>
          <w:tcPr>
            <w:tcW w:w="1835" w:type="dxa"/>
          </w:tcPr>
          <w:p w14:paraId="0D6789F5" w14:textId="77777777" w:rsidR="00AB0492" w:rsidRDefault="00B554AB">
            <w:r>
              <w:t>character varying</w:t>
            </w:r>
          </w:p>
        </w:tc>
        <w:tc>
          <w:tcPr>
            <w:tcW w:w="5032" w:type="dxa"/>
          </w:tcPr>
          <w:p w14:paraId="582438FF" w14:textId="77777777" w:rsidR="00AB0492" w:rsidRDefault="00B554AB">
            <w:r>
              <w:t>Intravenous nutritional therapy; electrolyte; trace element; metal; vitamin; alone or combinations</w:t>
            </w:r>
          </w:p>
        </w:tc>
        <w:tc>
          <w:tcPr>
            <w:tcW w:w="904" w:type="dxa"/>
          </w:tcPr>
          <w:p w14:paraId="00AB62EF" w14:textId="77777777" w:rsidR="00AB0492" w:rsidRDefault="00AB0492"/>
        </w:tc>
      </w:tr>
    </w:tbl>
    <w:p w14:paraId="5D370AC1" w14:textId="77777777" w:rsidR="00AB0492" w:rsidRDefault="00B554AB">
      <w:pPr>
        <w:pStyle w:val="Heading3"/>
      </w:pPr>
      <w:bookmarkStart w:id="606" w:name="_q4d9txo2vv3p" w:colFirst="0" w:colLast="0"/>
      <w:bookmarkEnd w:id="606"/>
      <w:r>
        <w:t>Table: patient_reported_meds</w:t>
      </w:r>
    </w:p>
    <w:tbl>
      <w:tblPr>
        <w:tblStyle w:val="affe"/>
        <w:tblW w:w="5561" w:type="dxa"/>
        <w:tblBorders>
          <w:top w:val="nil"/>
          <w:left w:val="nil"/>
          <w:bottom w:val="nil"/>
          <w:right w:val="nil"/>
          <w:insideH w:val="nil"/>
          <w:insideV w:val="nil"/>
        </w:tblBorders>
        <w:tblLayout w:type="fixed"/>
        <w:tblLook w:val="0000" w:firstRow="0" w:lastRow="0" w:firstColumn="0" w:lastColumn="0" w:noHBand="0" w:noVBand="0"/>
      </w:tblPr>
      <w:tblGrid>
        <w:gridCol w:w="1598"/>
        <w:gridCol w:w="1570"/>
        <w:gridCol w:w="1489"/>
        <w:gridCol w:w="904"/>
      </w:tblGrid>
      <w:tr w:rsidR="00AB0492" w14:paraId="57D9006E" w14:textId="77777777">
        <w:tc>
          <w:tcPr>
            <w:tcW w:w="1599" w:type="dxa"/>
            <w:shd w:val="clear" w:color="auto" w:fill="AAAAFF"/>
          </w:tcPr>
          <w:p w14:paraId="23A47272" w14:textId="77777777" w:rsidR="00AB0492" w:rsidRDefault="00B554AB">
            <w:r>
              <w:t>Field</w:t>
            </w:r>
          </w:p>
        </w:tc>
        <w:tc>
          <w:tcPr>
            <w:tcW w:w="1570" w:type="dxa"/>
            <w:shd w:val="clear" w:color="auto" w:fill="AAAAFF"/>
          </w:tcPr>
          <w:p w14:paraId="76C73B34" w14:textId="77777777" w:rsidR="00AB0492" w:rsidRDefault="00B554AB">
            <w:r>
              <w:t>Type</w:t>
            </w:r>
          </w:p>
        </w:tc>
        <w:tc>
          <w:tcPr>
            <w:tcW w:w="1489" w:type="dxa"/>
            <w:shd w:val="clear" w:color="auto" w:fill="AAAAFF"/>
          </w:tcPr>
          <w:p w14:paraId="54373825" w14:textId="77777777" w:rsidR="00AB0492" w:rsidRDefault="00B554AB">
            <w:r>
              <w:t>Most freq. value</w:t>
            </w:r>
          </w:p>
        </w:tc>
        <w:tc>
          <w:tcPr>
            <w:tcW w:w="904" w:type="dxa"/>
            <w:shd w:val="clear" w:color="auto" w:fill="AAAAFF"/>
          </w:tcPr>
          <w:p w14:paraId="6571BFD3" w14:textId="77777777" w:rsidR="00AB0492" w:rsidRDefault="00B554AB">
            <w:r>
              <w:t>Comment</w:t>
            </w:r>
          </w:p>
        </w:tc>
      </w:tr>
      <w:tr w:rsidR="00AB0492" w14:paraId="0CE56967" w14:textId="77777777">
        <w:tc>
          <w:tcPr>
            <w:tcW w:w="1599" w:type="dxa"/>
          </w:tcPr>
          <w:p w14:paraId="3AF262B0" w14:textId="77777777" w:rsidR="00AB0492" w:rsidRDefault="00B554AB">
            <w:r>
              <w:t>ptid</w:t>
            </w:r>
          </w:p>
        </w:tc>
        <w:tc>
          <w:tcPr>
            <w:tcW w:w="1570" w:type="dxa"/>
          </w:tcPr>
          <w:p w14:paraId="7FC0D4E6" w14:textId="77777777" w:rsidR="00AB0492" w:rsidRDefault="00B554AB">
            <w:r>
              <w:t>character</w:t>
            </w:r>
          </w:p>
        </w:tc>
        <w:tc>
          <w:tcPr>
            <w:tcW w:w="1489" w:type="dxa"/>
          </w:tcPr>
          <w:p w14:paraId="23B46907" w14:textId="77777777" w:rsidR="00AB0492" w:rsidRDefault="00B554AB">
            <w:r>
              <w:t>PT155237089</w:t>
            </w:r>
          </w:p>
        </w:tc>
        <w:tc>
          <w:tcPr>
            <w:tcW w:w="904" w:type="dxa"/>
          </w:tcPr>
          <w:p w14:paraId="5B2DF38E" w14:textId="77777777" w:rsidR="00AB0492" w:rsidRDefault="00AB0492"/>
        </w:tc>
      </w:tr>
      <w:tr w:rsidR="00AB0492" w14:paraId="1AB7F392" w14:textId="77777777">
        <w:tc>
          <w:tcPr>
            <w:tcW w:w="1599" w:type="dxa"/>
          </w:tcPr>
          <w:p w14:paraId="58094D96" w14:textId="77777777" w:rsidR="00AB0492" w:rsidRDefault="00B554AB">
            <w:r>
              <w:t>reported_date</w:t>
            </w:r>
          </w:p>
        </w:tc>
        <w:tc>
          <w:tcPr>
            <w:tcW w:w="1570" w:type="dxa"/>
          </w:tcPr>
          <w:p w14:paraId="77F26408" w14:textId="77777777" w:rsidR="00AB0492" w:rsidRDefault="00B554AB">
            <w:r>
              <w:t>date</w:t>
            </w:r>
          </w:p>
        </w:tc>
        <w:tc>
          <w:tcPr>
            <w:tcW w:w="1489" w:type="dxa"/>
          </w:tcPr>
          <w:p w14:paraId="28F4805E" w14:textId="77777777" w:rsidR="00AB0492" w:rsidRDefault="00B554AB">
            <w:r>
              <w:t>2009-03-27</w:t>
            </w:r>
          </w:p>
        </w:tc>
        <w:tc>
          <w:tcPr>
            <w:tcW w:w="904" w:type="dxa"/>
          </w:tcPr>
          <w:p w14:paraId="46ED5A8F" w14:textId="77777777" w:rsidR="00AB0492" w:rsidRDefault="00AB0492"/>
        </w:tc>
      </w:tr>
      <w:tr w:rsidR="00AB0492" w14:paraId="4D42DBC7" w14:textId="77777777">
        <w:tc>
          <w:tcPr>
            <w:tcW w:w="1599" w:type="dxa"/>
          </w:tcPr>
          <w:p w14:paraId="1E07F6CB" w14:textId="77777777" w:rsidR="00AB0492" w:rsidRDefault="00B554AB">
            <w:r>
              <w:t>drug_name</w:t>
            </w:r>
          </w:p>
        </w:tc>
        <w:tc>
          <w:tcPr>
            <w:tcW w:w="1570" w:type="dxa"/>
          </w:tcPr>
          <w:p w14:paraId="3293798D" w14:textId="77777777" w:rsidR="00AB0492" w:rsidRDefault="00B554AB">
            <w:r>
              <w:t>character varying</w:t>
            </w:r>
          </w:p>
        </w:tc>
        <w:tc>
          <w:tcPr>
            <w:tcW w:w="1489" w:type="dxa"/>
          </w:tcPr>
          <w:p w14:paraId="5EAAEBB7" w14:textId="77777777" w:rsidR="00AB0492" w:rsidRDefault="00AB0492"/>
        </w:tc>
        <w:tc>
          <w:tcPr>
            <w:tcW w:w="904" w:type="dxa"/>
          </w:tcPr>
          <w:p w14:paraId="5E21AEFC" w14:textId="77777777" w:rsidR="00AB0492" w:rsidRDefault="00AB0492"/>
        </w:tc>
      </w:tr>
      <w:tr w:rsidR="00AB0492" w14:paraId="747DA12D" w14:textId="77777777">
        <w:tc>
          <w:tcPr>
            <w:tcW w:w="1599" w:type="dxa"/>
          </w:tcPr>
          <w:p w14:paraId="18F64028" w14:textId="77777777" w:rsidR="00AB0492" w:rsidRDefault="00B554AB">
            <w:r>
              <w:t>ndc</w:t>
            </w:r>
          </w:p>
        </w:tc>
        <w:tc>
          <w:tcPr>
            <w:tcW w:w="1570" w:type="dxa"/>
          </w:tcPr>
          <w:p w14:paraId="3A07F05C" w14:textId="77777777" w:rsidR="00AB0492" w:rsidRDefault="00B554AB">
            <w:r>
              <w:t>character varying</w:t>
            </w:r>
          </w:p>
        </w:tc>
        <w:tc>
          <w:tcPr>
            <w:tcW w:w="1489" w:type="dxa"/>
          </w:tcPr>
          <w:p w14:paraId="5D9CCB3E" w14:textId="77777777" w:rsidR="00AB0492" w:rsidRDefault="00B554AB">
            <w:r>
              <w:t>49999035930</w:t>
            </w:r>
          </w:p>
        </w:tc>
        <w:tc>
          <w:tcPr>
            <w:tcW w:w="904" w:type="dxa"/>
          </w:tcPr>
          <w:p w14:paraId="632DF0D9" w14:textId="77777777" w:rsidR="00AB0492" w:rsidRDefault="00AB0492"/>
        </w:tc>
      </w:tr>
      <w:tr w:rsidR="00AB0492" w14:paraId="6D3E3855" w14:textId="77777777">
        <w:tc>
          <w:tcPr>
            <w:tcW w:w="1599" w:type="dxa"/>
          </w:tcPr>
          <w:p w14:paraId="129D2E37" w14:textId="77777777" w:rsidR="00AB0492" w:rsidRDefault="00B554AB">
            <w:r>
              <w:t>ndc_source</w:t>
            </w:r>
          </w:p>
        </w:tc>
        <w:tc>
          <w:tcPr>
            <w:tcW w:w="1570" w:type="dxa"/>
          </w:tcPr>
          <w:p w14:paraId="3302B8FE" w14:textId="77777777" w:rsidR="00AB0492" w:rsidRDefault="00B554AB">
            <w:r>
              <w:t>character varying</w:t>
            </w:r>
          </w:p>
        </w:tc>
        <w:tc>
          <w:tcPr>
            <w:tcW w:w="1489" w:type="dxa"/>
          </w:tcPr>
          <w:p w14:paraId="0A7FA6EB" w14:textId="77777777" w:rsidR="00AB0492" w:rsidRDefault="00B554AB">
            <w:r>
              <w:t>Direct</w:t>
            </w:r>
          </w:p>
        </w:tc>
        <w:tc>
          <w:tcPr>
            <w:tcW w:w="904" w:type="dxa"/>
          </w:tcPr>
          <w:p w14:paraId="5E333327" w14:textId="77777777" w:rsidR="00AB0492" w:rsidRDefault="00AB0492"/>
        </w:tc>
      </w:tr>
      <w:tr w:rsidR="00AB0492" w14:paraId="6AE429E6" w14:textId="77777777">
        <w:tc>
          <w:tcPr>
            <w:tcW w:w="1599" w:type="dxa"/>
          </w:tcPr>
          <w:p w14:paraId="0703F491" w14:textId="77777777" w:rsidR="00AB0492" w:rsidRDefault="00B554AB">
            <w:r>
              <w:t>provid</w:t>
            </w:r>
          </w:p>
        </w:tc>
        <w:tc>
          <w:tcPr>
            <w:tcW w:w="1570" w:type="dxa"/>
          </w:tcPr>
          <w:p w14:paraId="3DCA1081" w14:textId="77777777" w:rsidR="00AB0492" w:rsidRDefault="00B554AB">
            <w:r>
              <w:t>character varying</w:t>
            </w:r>
          </w:p>
        </w:tc>
        <w:tc>
          <w:tcPr>
            <w:tcW w:w="1489" w:type="dxa"/>
          </w:tcPr>
          <w:p w14:paraId="0BE7F6B0" w14:textId="77777777" w:rsidR="00AB0492" w:rsidRDefault="00AB0492"/>
        </w:tc>
        <w:tc>
          <w:tcPr>
            <w:tcW w:w="904" w:type="dxa"/>
          </w:tcPr>
          <w:p w14:paraId="5CEF7EE6" w14:textId="77777777" w:rsidR="00AB0492" w:rsidRDefault="00AB0492"/>
        </w:tc>
      </w:tr>
      <w:tr w:rsidR="00AB0492" w14:paraId="3D50A79A" w14:textId="77777777">
        <w:tc>
          <w:tcPr>
            <w:tcW w:w="1599" w:type="dxa"/>
          </w:tcPr>
          <w:p w14:paraId="4E284F6B" w14:textId="77777777" w:rsidR="00AB0492" w:rsidRDefault="00B554AB">
            <w:r>
              <w:t>route</w:t>
            </w:r>
          </w:p>
        </w:tc>
        <w:tc>
          <w:tcPr>
            <w:tcW w:w="1570" w:type="dxa"/>
          </w:tcPr>
          <w:p w14:paraId="7B7BA73D" w14:textId="77777777" w:rsidR="00AB0492" w:rsidRDefault="00B554AB">
            <w:r>
              <w:t>character varying</w:t>
            </w:r>
          </w:p>
        </w:tc>
        <w:tc>
          <w:tcPr>
            <w:tcW w:w="1489" w:type="dxa"/>
          </w:tcPr>
          <w:p w14:paraId="51CBDA87" w14:textId="77777777" w:rsidR="00AB0492" w:rsidRDefault="00B554AB">
            <w:r>
              <w:t>Oral</w:t>
            </w:r>
          </w:p>
        </w:tc>
        <w:tc>
          <w:tcPr>
            <w:tcW w:w="904" w:type="dxa"/>
          </w:tcPr>
          <w:p w14:paraId="148B4131" w14:textId="77777777" w:rsidR="00AB0492" w:rsidRDefault="00AB0492"/>
        </w:tc>
      </w:tr>
      <w:tr w:rsidR="00AB0492" w14:paraId="384588BA" w14:textId="77777777">
        <w:tc>
          <w:tcPr>
            <w:tcW w:w="1599" w:type="dxa"/>
          </w:tcPr>
          <w:p w14:paraId="5A3A9EA1" w14:textId="77777777" w:rsidR="00AB0492" w:rsidRDefault="00B554AB">
            <w:r>
              <w:t>quantity_of_dose</w:t>
            </w:r>
          </w:p>
        </w:tc>
        <w:tc>
          <w:tcPr>
            <w:tcW w:w="1570" w:type="dxa"/>
          </w:tcPr>
          <w:p w14:paraId="15E45E9B" w14:textId="77777777" w:rsidR="00AB0492" w:rsidRDefault="00B554AB">
            <w:r>
              <w:t>character varying</w:t>
            </w:r>
          </w:p>
        </w:tc>
        <w:tc>
          <w:tcPr>
            <w:tcW w:w="1489" w:type="dxa"/>
          </w:tcPr>
          <w:p w14:paraId="750E2B29" w14:textId="77777777" w:rsidR="00AB0492" w:rsidRDefault="00AB0492"/>
        </w:tc>
        <w:tc>
          <w:tcPr>
            <w:tcW w:w="904" w:type="dxa"/>
          </w:tcPr>
          <w:p w14:paraId="3B9AAF58" w14:textId="77777777" w:rsidR="00AB0492" w:rsidRDefault="00AB0492"/>
        </w:tc>
      </w:tr>
      <w:tr w:rsidR="00AB0492" w14:paraId="6D9A252D" w14:textId="77777777">
        <w:tc>
          <w:tcPr>
            <w:tcW w:w="1599" w:type="dxa"/>
          </w:tcPr>
          <w:p w14:paraId="5E9B2587" w14:textId="77777777" w:rsidR="00AB0492" w:rsidRDefault="00B554AB">
            <w:r>
              <w:t>strength</w:t>
            </w:r>
          </w:p>
        </w:tc>
        <w:tc>
          <w:tcPr>
            <w:tcW w:w="1570" w:type="dxa"/>
          </w:tcPr>
          <w:p w14:paraId="00FBA3B5" w14:textId="77777777" w:rsidR="00AB0492" w:rsidRDefault="00B554AB">
            <w:r>
              <w:t>character varying</w:t>
            </w:r>
          </w:p>
        </w:tc>
        <w:tc>
          <w:tcPr>
            <w:tcW w:w="1489" w:type="dxa"/>
          </w:tcPr>
          <w:p w14:paraId="50C40D4D" w14:textId="77777777" w:rsidR="00AB0492" w:rsidRDefault="00AB0492"/>
        </w:tc>
        <w:tc>
          <w:tcPr>
            <w:tcW w:w="904" w:type="dxa"/>
          </w:tcPr>
          <w:p w14:paraId="0C3F25CF" w14:textId="77777777" w:rsidR="00AB0492" w:rsidRDefault="00AB0492"/>
        </w:tc>
      </w:tr>
      <w:tr w:rsidR="00AB0492" w14:paraId="5AE6882F" w14:textId="77777777">
        <w:tc>
          <w:tcPr>
            <w:tcW w:w="1599" w:type="dxa"/>
          </w:tcPr>
          <w:p w14:paraId="4D912B47" w14:textId="77777777" w:rsidR="00AB0492" w:rsidRDefault="00B554AB">
            <w:r>
              <w:t>strength_unit</w:t>
            </w:r>
          </w:p>
        </w:tc>
        <w:tc>
          <w:tcPr>
            <w:tcW w:w="1570" w:type="dxa"/>
          </w:tcPr>
          <w:p w14:paraId="55362D6A" w14:textId="77777777" w:rsidR="00AB0492" w:rsidRDefault="00B554AB">
            <w:r>
              <w:t>character varying</w:t>
            </w:r>
          </w:p>
        </w:tc>
        <w:tc>
          <w:tcPr>
            <w:tcW w:w="1489" w:type="dxa"/>
          </w:tcPr>
          <w:p w14:paraId="1A79278F" w14:textId="77777777" w:rsidR="00AB0492" w:rsidRDefault="00B554AB">
            <w:r>
              <w:t>mg</w:t>
            </w:r>
          </w:p>
        </w:tc>
        <w:tc>
          <w:tcPr>
            <w:tcW w:w="904" w:type="dxa"/>
          </w:tcPr>
          <w:p w14:paraId="34EF4994" w14:textId="77777777" w:rsidR="00AB0492" w:rsidRDefault="00AB0492"/>
        </w:tc>
      </w:tr>
      <w:tr w:rsidR="00AB0492" w14:paraId="10D968E5" w14:textId="77777777">
        <w:tc>
          <w:tcPr>
            <w:tcW w:w="1599" w:type="dxa"/>
          </w:tcPr>
          <w:p w14:paraId="59034F9C" w14:textId="77777777" w:rsidR="00AB0492" w:rsidRDefault="00B554AB">
            <w:r>
              <w:t>dosage_form</w:t>
            </w:r>
          </w:p>
        </w:tc>
        <w:tc>
          <w:tcPr>
            <w:tcW w:w="1570" w:type="dxa"/>
          </w:tcPr>
          <w:p w14:paraId="6F11FA05" w14:textId="77777777" w:rsidR="00AB0492" w:rsidRDefault="00B554AB">
            <w:r>
              <w:t>character varying</w:t>
            </w:r>
          </w:p>
        </w:tc>
        <w:tc>
          <w:tcPr>
            <w:tcW w:w="1489" w:type="dxa"/>
          </w:tcPr>
          <w:p w14:paraId="1FB196AB" w14:textId="77777777" w:rsidR="00AB0492" w:rsidRDefault="00B554AB">
            <w:r>
              <w:t>Tabs</w:t>
            </w:r>
          </w:p>
        </w:tc>
        <w:tc>
          <w:tcPr>
            <w:tcW w:w="904" w:type="dxa"/>
          </w:tcPr>
          <w:p w14:paraId="7AEDD38B" w14:textId="77777777" w:rsidR="00AB0492" w:rsidRDefault="00AB0492"/>
        </w:tc>
      </w:tr>
      <w:tr w:rsidR="00AB0492" w14:paraId="147E27FD" w14:textId="77777777">
        <w:tc>
          <w:tcPr>
            <w:tcW w:w="1599" w:type="dxa"/>
          </w:tcPr>
          <w:p w14:paraId="7F99D428" w14:textId="77777777" w:rsidR="00AB0492" w:rsidRDefault="00B554AB">
            <w:r>
              <w:t>dosefreq</w:t>
            </w:r>
          </w:p>
        </w:tc>
        <w:tc>
          <w:tcPr>
            <w:tcW w:w="1570" w:type="dxa"/>
          </w:tcPr>
          <w:p w14:paraId="4B6D00DC" w14:textId="77777777" w:rsidR="00AB0492" w:rsidRDefault="00B554AB">
            <w:r>
              <w:t>character varying</w:t>
            </w:r>
          </w:p>
        </w:tc>
        <w:tc>
          <w:tcPr>
            <w:tcW w:w="1489" w:type="dxa"/>
          </w:tcPr>
          <w:p w14:paraId="2FC6DB5A" w14:textId="77777777" w:rsidR="00AB0492" w:rsidRDefault="00AB0492"/>
        </w:tc>
        <w:tc>
          <w:tcPr>
            <w:tcW w:w="904" w:type="dxa"/>
          </w:tcPr>
          <w:p w14:paraId="7AD9E6F4" w14:textId="77777777" w:rsidR="00AB0492" w:rsidRDefault="00AB0492"/>
        </w:tc>
      </w:tr>
      <w:tr w:rsidR="00AB0492" w14:paraId="4AF1DCEE" w14:textId="77777777">
        <w:tc>
          <w:tcPr>
            <w:tcW w:w="1599" w:type="dxa"/>
          </w:tcPr>
          <w:p w14:paraId="46D0C670" w14:textId="77777777" w:rsidR="00AB0492" w:rsidRDefault="00B554AB">
            <w:r>
              <w:t>generic_desc</w:t>
            </w:r>
          </w:p>
        </w:tc>
        <w:tc>
          <w:tcPr>
            <w:tcW w:w="1570" w:type="dxa"/>
          </w:tcPr>
          <w:p w14:paraId="52599300" w14:textId="77777777" w:rsidR="00AB0492" w:rsidRDefault="00B554AB">
            <w:r>
              <w:t>character varying</w:t>
            </w:r>
          </w:p>
        </w:tc>
        <w:tc>
          <w:tcPr>
            <w:tcW w:w="1489" w:type="dxa"/>
          </w:tcPr>
          <w:p w14:paraId="51693872" w14:textId="77777777" w:rsidR="00AB0492" w:rsidRDefault="00AB0492"/>
        </w:tc>
        <w:tc>
          <w:tcPr>
            <w:tcW w:w="904" w:type="dxa"/>
          </w:tcPr>
          <w:p w14:paraId="4CA75843" w14:textId="77777777" w:rsidR="00AB0492" w:rsidRDefault="00AB0492"/>
        </w:tc>
      </w:tr>
      <w:tr w:rsidR="00AB0492" w14:paraId="063930A9" w14:textId="77777777">
        <w:tc>
          <w:tcPr>
            <w:tcW w:w="1599" w:type="dxa"/>
          </w:tcPr>
          <w:p w14:paraId="3BB56117" w14:textId="77777777" w:rsidR="00AB0492" w:rsidRDefault="00B554AB">
            <w:r>
              <w:t>drug_class</w:t>
            </w:r>
          </w:p>
        </w:tc>
        <w:tc>
          <w:tcPr>
            <w:tcW w:w="1570" w:type="dxa"/>
          </w:tcPr>
          <w:p w14:paraId="385A85E6" w14:textId="77777777" w:rsidR="00AB0492" w:rsidRDefault="00B554AB">
            <w:r>
              <w:t>character varying</w:t>
            </w:r>
          </w:p>
        </w:tc>
        <w:tc>
          <w:tcPr>
            <w:tcW w:w="1489" w:type="dxa"/>
          </w:tcPr>
          <w:p w14:paraId="03CF9A88" w14:textId="77777777" w:rsidR="00AB0492" w:rsidRDefault="00B554AB">
            <w:r>
              <w:t>Salicylates</w:t>
            </w:r>
          </w:p>
        </w:tc>
        <w:tc>
          <w:tcPr>
            <w:tcW w:w="904" w:type="dxa"/>
          </w:tcPr>
          <w:p w14:paraId="4E67FBF1" w14:textId="77777777" w:rsidR="00AB0492" w:rsidRDefault="00AB0492"/>
        </w:tc>
      </w:tr>
    </w:tbl>
    <w:p w14:paraId="5B0C6A48" w14:textId="77777777" w:rsidR="00AB0492" w:rsidRDefault="00B554AB">
      <w:pPr>
        <w:pStyle w:val="Heading3"/>
      </w:pPr>
      <w:bookmarkStart w:id="607" w:name="_ndj9b7jelpi3" w:colFirst="0" w:colLast="0"/>
      <w:bookmarkEnd w:id="607"/>
      <w:r>
        <w:t>Table: prescriptions_written</w:t>
      </w:r>
    </w:p>
    <w:tbl>
      <w:tblPr>
        <w:tblStyle w:val="afff"/>
        <w:tblW w:w="8882" w:type="dxa"/>
        <w:tblBorders>
          <w:top w:val="nil"/>
          <w:left w:val="nil"/>
          <w:bottom w:val="nil"/>
          <w:right w:val="nil"/>
          <w:insideH w:val="nil"/>
          <w:insideV w:val="nil"/>
        </w:tblBorders>
        <w:tblLayout w:type="fixed"/>
        <w:tblLook w:val="0000" w:firstRow="0" w:lastRow="0" w:firstColumn="0" w:lastColumn="0" w:noHBand="0" w:noVBand="0"/>
      </w:tblPr>
      <w:tblGrid>
        <w:gridCol w:w="1599"/>
        <w:gridCol w:w="2675"/>
        <w:gridCol w:w="3704"/>
        <w:gridCol w:w="904"/>
      </w:tblGrid>
      <w:tr w:rsidR="00AB0492" w14:paraId="36A7DD2C" w14:textId="77777777">
        <w:tc>
          <w:tcPr>
            <w:tcW w:w="1599" w:type="dxa"/>
            <w:shd w:val="clear" w:color="auto" w:fill="AAAAFF"/>
          </w:tcPr>
          <w:p w14:paraId="0656306A" w14:textId="77777777" w:rsidR="00AB0492" w:rsidRDefault="00B554AB">
            <w:r>
              <w:t>Field</w:t>
            </w:r>
          </w:p>
        </w:tc>
        <w:tc>
          <w:tcPr>
            <w:tcW w:w="2675" w:type="dxa"/>
            <w:shd w:val="clear" w:color="auto" w:fill="AAAAFF"/>
          </w:tcPr>
          <w:p w14:paraId="338C0755" w14:textId="77777777" w:rsidR="00AB0492" w:rsidRDefault="00B554AB">
            <w:r>
              <w:t>Type</w:t>
            </w:r>
          </w:p>
        </w:tc>
        <w:tc>
          <w:tcPr>
            <w:tcW w:w="3704" w:type="dxa"/>
            <w:shd w:val="clear" w:color="auto" w:fill="AAAAFF"/>
          </w:tcPr>
          <w:p w14:paraId="1E0223E5" w14:textId="77777777" w:rsidR="00AB0492" w:rsidRDefault="00B554AB">
            <w:r>
              <w:t>Most freq. value</w:t>
            </w:r>
          </w:p>
        </w:tc>
        <w:tc>
          <w:tcPr>
            <w:tcW w:w="904" w:type="dxa"/>
            <w:shd w:val="clear" w:color="auto" w:fill="AAAAFF"/>
          </w:tcPr>
          <w:p w14:paraId="5327BDC4" w14:textId="77777777" w:rsidR="00AB0492" w:rsidRDefault="00B554AB">
            <w:r>
              <w:t>Comment</w:t>
            </w:r>
          </w:p>
        </w:tc>
      </w:tr>
      <w:tr w:rsidR="00AB0492" w14:paraId="4D4B5045" w14:textId="77777777">
        <w:tc>
          <w:tcPr>
            <w:tcW w:w="1599" w:type="dxa"/>
          </w:tcPr>
          <w:p w14:paraId="60DCBA13" w14:textId="77777777" w:rsidR="00AB0492" w:rsidRDefault="00B554AB">
            <w:r>
              <w:t>ptid</w:t>
            </w:r>
          </w:p>
        </w:tc>
        <w:tc>
          <w:tcPr>
            <w:tcW w:w="2675" w:type="dxa"/>
          </w:tcPr>
          <w:p w14:paraId="0EDB439F" w14:textId="77777777" w:rsidR="00AB0492" w:rsidRDefault="00B554AB">
            <w:r>
              <w:t>character</w:t>
            </w:r>
          </w:p>
        </w:tc>
        <w:tc>
          <w:tcPr>
            <w:tcW w:w="3704" w:type="dxa"/>
          </w:tcPr>
          <w:p w14:paraId="0CBDE0A3" w14:textId="77777777" w:rsidR="00AB0492" w:rsidRDefault="00B554AB">
            <w:r>
              <w:t>PT118881881</w:t>
            </w:r>
          </w:p>
        </w:tc>
        <w:tc>
          <w:tcPr>
            <w:tcW w:w="904" w:type="dxa"/>
          </w:tcPr>
          <w:p w14:paraId="6B5F97B1" w14:textId="77777777" w:rsidR="00AB0492" w:rsidRDefault="00AB0492"/>
        </w:tc>
      </w:tr>
      <w:tr w:rsidR="00AB0492" w14:paraId="492EB051" w14:textId="77777777">
        <w:tc>
          <w:tcPr>
            <w:tcW w:w="1599" w:type="dxa"/>
          </w:tcPr>
          <w:p w14:paraId="5D53415B" w14:textId="77777777" w:rsidR="00AB0492" w:rsidRDefault="00B554AB">
            <w:r>
              <w:lastRenderedPageBreak/>
              <w:t>rxdate</w:t>
            </w:r>
          </w:p>
        </w:tc>
        <w:tc>
          <w:tcPr>
            <w:tcW w:w="2675" w:type="dxa"/>
          </w:tcPr>
          <w:p w14:paraId="5DFF152D" w14:textId="77777777" w:rsidR="00AB0492" w:rsidRDefault="00B554AB">
            <w:r>
              <w:t>date</w:t>
            </w:r>
          </w:p>
        </w:tc>
        <w:tc>
          <w:tcPr>
            <w:tcW w:w="3704" w:type="dxa"/>
          </w:tcPr>
          <w:p w14:paraId="1DDC4660" w14:textId="77777777" w:rsidR="00AB0492" w:rsidRDefault="00B554AB">
            <w:r>
              <w:t>2014-02-24</w:t>
            </w:r>
          </w:p>
        </w:tc>
        <w:tc>
          <w:tcPr>
            <w:tcW w:w="904" w:type="dxa"/>
          </w:tcPr>
          <w:p w14:paraId="2684A15A" w14:textId="77777777" w:rsidR="00AB0492" w:rsidRDefault="00AB0492"/>
        </w:tc>
      </w:tr>
      <w:tr w:rsidR="00AB0492" w14:paraId="256D90D0" w14:textId="77777777">
        <w:tc>
          <w:tcPr>
            <w:tcW w:w="1599" w:type="dxa"/>
          </w:tcPr>
          <w:p w14:paraId="1F2EFD3A" w14:textId="77777777" w:rsidR="00AB0492" w:rsidRDefault="00B554AB">
            <w:r>
              <w:t>rxtime</w:t>
            </w:r>
          </w:p>
        </w:tc>
        <w:tc>
          <w:tcPr>
            <w:tcW w:w="2675" w:type="dxa"/>
          </w:tcPr>
          <w:p w14:paraId="68B55FD4" w14:textId="77777777" w:rsidR="00AB0492" w:rsidRDefault="00B554AB">
            <w:r>
              <w:t>timestamp without time zone</w:t>
            </w:r>
          </w:p>
        </w:tc>
        <w:tc>
          <w:tcPr>
            <w:tcW w:w="3704" w:type="dxa"/>
          </w:tcPr>
          <w:p w14:paraId="112A25FB" w14:textId="77777777" w:rsidR="00AB0492" w:rsidRDefault="00B554AB">
            <w:r>
              <w:t>1900-01-01.000000</w:t>
            </w:r>
          </w:p>
        </w:tc>
        <w:tc>
          <w:tcPr>
            <w:tcW w:w="904" w:type="dxa"/>
          </w:tcPr>
          <w:p w14:paraId="18FFB91F" w14:textId="77777777" w:rsidR="00AB0492" w:rsidRDefault="00AB0492"/>
        </w:tc>
      </w:tr>
      <w:tr w:rsidR="00AB0492" w14:paraId="404283EC" w14:textId="77777777">
        <w:tc>
          <w:tcPr>
            <w:tcW w:w="1599" w:type="dxa"/>
          </w:tcPr>
          <w:p w14:paraId="77593807" w14:textId="77777777" w:rsidR="00AB0492" w:rsidRDefault="00B554AB">
            <w:r>
              <w:t>drug_name</w:t>
            </w:r>
          </w:p>
        </w:tc>
        <w:tc>
          <w:tcPr>
            <w:tcW w:w="2675" w:type="dxa"/>
          </w:tcPr>
          <w:p w14:paraId="34C754C9" w14:textId="77777777" w:rsidR="00AB0492" w:rsidRDefault="00B554AB">
            <w:r>
              <w:t>character varying</w:t>
            </w:r>
          </w:p>
        </w:tc>
        <w:tc>
          <w:tcPr>
            <w:tcW w:w="3704" w:type="dxa"/>
          </w:tcPr>
          <w:p w14:paraId="5E0C80C1" w14:textId="77777777" w:rsidR="00AB0492" w:rsidRDefault="00AB0492"/>
        </w:tc>
        <w:tc>
          <w:tcPr>
            <w:tcW w:w="904" w:type="dxa"/>
          </w:tcPr>
          <w:p w14:paraId="20B44EDF" w14:textId="77777777" w:rsidR="00AB0492" w:rsidRDefault="00AB0492"/>
        </w:tc>
      </w:tr>
      <w:tr w:rsidR="00AB0492" w14:paraId="54B32F32" w14:textId="77777777">
        <w:tc>
          <w:tcPr>
            <w:tcW w:w="1599" w:type="dxa"/>
          </w:tcPr>
          <w:p w14:paraId="52CBD671" w14:textId="77777777" w:rsidR="00AB0492" w:rsidRDefault="00B554AB">
            <w:r>
              <w:t>ndc</w:t>
            </w:r>
          </w:p>
        </w:tc>
        <w:tc>
          <w:tcPr>
            <w:tcW w:w="2675" w:type="dxa"/>
          </w:tcPr>
          <w:p w14:paraId="70EE817E" w14:textId="77777777" w:rsidR="00AB0492" w:rsidRDefault="00B554AB">
            <w:r>
              <w:t>character varying</w:t>
            </w:r>
          </w:p>
        </w:tc>
        <w:tc>
          <w:tcPr>
            <w:tcW w:w="3704" w:type="dxa"/>
          </w:tcPr>
          <w:p w14:paraId="08EAB3D1" w14:textId="77777777" w:rsidR="00AB0492" w:rsidRDefault="00B554AB">
            <w:r>
              <w:t>00406035705</w:t>
            </w:r>
          </w:p>
        </w:tc>
        <w:tc>
          <w:tcPr>
            <w:tcW w:w="904" w:type="dxa"/>
          </w:tcPr>
          <w:p w14:paraId="2F0101EA" w14:textId="77777777" w:rsidR="00AB0492" w:rsidRDefault="00AB0492"/>
        </w:tc>
      </w:tr>
      <w:tr w:rsidR="00AB0492" w14:paraId="532AD8AE" w14:textId="77777777">
        <w:tc>
          <w:tcPr>
            <w:tcW w:w="1599" w:type="dxa"/>
          </w:tcPr>
          <w:p w14:paraId="79266C0D" w14:textId="77777777" w:rsidR="00AB0492" w:rsidRDefault="00B554AB">
            <w:r>
              <w:t>ndc_source</w:t>
            </w:r>
          </w:p>
        </w:tc>
        <w:tc>
          <w:tcPr>
            <w:tcW w:w="2675" w:type="dxa"/>
          </w:tcPr>
          <w:p w14:paraId="520C1539" w14:textId="77777777" w:rsidR="00AB0492" w:rsidRDefault="00B554AB">
            <w:r>
              <w:t>character varying</w:t>
            </w:r>
          </w:p>
        </w:tc>
        <w:tc>
          <w:tcPr>
            <w:tcW w:w="3704" w:type="dxa"/>
          </w:tcPr>
          <w:p w14:paraId="34971821" w14:textId="77777777" w:rsidR="00AB0492" w:rsidRDefault="00B554AB">
            <w:r>
              <w:t>Direct</w:t>
            </w:r>
          </w:p>
        </w:tc>
        <w:tc>
          <w:tcPr>
            <w:tcW w:w="904" w:type="dxa"/>
          </w:tcPr>
          <w:p w14:paraId="23857D76" w14:textId="77777777" w:rsidR="00AB0492" w:rsidRDefault="00AB0492"/>
        </w:tc>
      </w:tr>
      <w:tr w:rsidR="00AB0492" w14:paraId="2E395AD2" w14:textId="77777777">
        <w:tc>
          <w:tcPr>
            <w:tcW w:w="1599" w:type="dxa"/>
          </w:tcPr>
          <w:p w14:paraId="2DC7699F" w14:textId="77777777" w:rsidR="00AB0492" w:rsidRDefault="00B554AB">
            <w:r>
              <w:t>provid</w:t>
            </w:r>
          </w:p>
        </w:tc>
        <w:tc>
          <w:tcPr>
            <w:tcW w:w="2675" w:type="dxa"/>
          </w:tcPr>
          <w:p w14:paraId="562BCD81" w14:textId="77777777" w:rsidR="00AB0492" w:rsidRDefault="00B554AB">
            <w:r>
              <w:t>character varying</w:t>
            </w:r>
          </w:p>
        </w:tc>
        <w:tc>
          <w:tcPr>
            <w:tcW w:w="3704" w:type="dxa"/>
          </w:tcPr>
          <w:p w14:paraId="6977B869" w14:textId="77777777" w:rsidR="00AB0492" w:rsidRDefault="00AB0492"/>
        </w:tc>
        <w:tc>
          <w:tcPr>
            <w:tcW w:w="904" w:type="dxa"/>
          </w:tcPr>
          <w:p w14:paraId="30EA7939" w14:textId="77777777" w:rsidR="00AB0492" w:rsidRDefault="00AB0492"/>
        </w:tc>
      </w:tr>
      <w:tr w:rsidR="00AB0492" w14:paraId="7E291D05" w14:textId="77777777">
        <w:tc>
          <w:tcPr>
            <w:tcW w:w="1599" w:type="dxa"/>
          </w:tcPr>
          <w:p w14:paraId="695DFF55" w14:textId="77777777" w:rsidR="00AB0492" w:rsidRDefault="00B554AB">
            <w:r>
              <w:t>route</w:t>
            </w:r>
          </w:p>
        </w:tc>
        <w:tc>
          <w:tcPr>
            <w:tcW w:w="2675" w:type="dxa"/>
          </w:tcPr>
          <w:p w14:paraId="56193FF0" w14:textId="77777777" w:rsidR="00AB0492" w:rsidRDefault="00B554AB">
            <w:r>
              <w:t>character varying</w:t>
            </w:r>
          </w:p>
        </w:tc>
        <w:tc>
          <w:tcPr>
            <w:tcW w:w="3704" w:type="dxa"/>
          </w:tcPr>
          <w:p w14:paraId="21B6AEC9" w14:textId="77777777" w:rsidR="00AB0492" w:rsidRDefault="00B554AB">
            <w:r>
              <w:t>Oral</w:t>
            </w:r>
          </w:p>
        </w:tc>
        <w:tc>
          <w:tcPr>
            <w:tcW w:w="904" w:type="dxa"/>
          </w:tcPr>
          <w:p w14:paraId="785C0B44" w14:textId="77777777" w:rsidR="00AB0492" w:rsidRDefault="00AB0492"/>
        </w:tc>
      </w:tr>
      <w:tr w:rsidR="00AB0492" w14:paraId="259EF9F0" w14:textId="77777777">
        <w:tc>
          <w:tcPr>
            <w:tcW w:w="1599" w:type="dxa"/>
          </w:tcPr>
          <w:p w14:paraId="0A4B499F" w14:textId="77777777" w:rsidR="00AB0492" w:rsidRDefault="00B554AB">
            <w:r>
              <w:t>quantity_of_dose</w:t>
            </w:r>
          </w:p>
        </w:tc>
        <w:tc>
          <w:tcPr>
            <w:tcW w:w="2675" w:type="dxa"/>
          </w:tcPr>
          <w:p w14:paraId="05541588" w14:textId="77777777" w:rsidR="00AB0492" w:rsidRDefault="00B554AB">
            <w:r>
              <w:t>character varying</w:t>
            </w:r>
          </w:p>
        </w:tc>
        <w:tc>
          <w:tcPr>
            <w:tcW w:w="3704" w:type="dxa"/>
          </w:tcPr>
          <w:p w14:paraId="05CAC1CD" w14:textId="77777777" w:rsidR="00AB0492" w:rsidRDefault="00AB0492"/>
        </w:tc>
        <w:tc>
          <w:tcPr>
            <w:tcW w:w="904" w:type="dxa"/>
          </w:tcPr>
          <w:p w14:paraId="4E797C36" w14:textId="77777777" w:rsidR="00AB0492" w:rsidRDefault="00AB0492"/>
        </w:tc>
      </w:tr>
      <w:tr w:rsidR="00AB0492" w14:paraId="236E3DB8" w14:textId="77777777">
        <w:tc>
          <w:tcPr>
            <w:tcW w:w="1599" w:type="dxa"/>
          </w:tcPr>
          <w:p w14:paraId="5EE72941" w14:textId="77777777" w:rsidR="00AB0492" w:rsidRDefault="00B554AB">
            <w:r>
              <w:t>strength</w:t>
            </w:r>
          </w:p>
        </w:tc>
        <w:tc>
          <w:tcPr>
            <w:tcW w:w="2675" w:type="dxa"/>
          </w:tcPr>
          <w:p w14:paraId="65267DE0" w14:textId="77777777" w:rsidR="00AB0492" w:rsidRDefault="00B554AB">
            <w:r>
              <w:t>character varying</w:t>
            </w:r>
          </w:p>
        </w:tc>
        <w:tc>
          <w:tcPr>
            <w:tcW w:w="3704" w:type="dxa"/>
          </w:tcPr>
          <w:p w14:paraId="10B7DD5C" w14:textId="77777777" w:rsidR="00AB0492" w:rsidRDefault="00AB0492"/>
        </w:tc>
        <w:tc>
          <w:tcPr>
            <w:tcW w:w="904" w:type="dxa"/>
          </w:tcPr>
          <w:p w14:paraId="78B3C3DF" w14:textId="77777777" w:rsidR="00AB0492" w:rsidRDefault="00AB0492"/>
        </w:tc>
      </w:tr>
      <w:tr w:rsidR="00AB0492" w14:paraId="2A1ACEE8" w14:textId="77777777">
        <w:tc>
          <w:tcPr>
            <w:tcW w:w="1599" w:type="dxa"/>
          </w:tcPr>
          <w:p w14:paraId="5742917C" w14:textId="77777777" w:rsidR="00AB0492" w:rsidRDefault="00B554AB">
            <w:r>
              <w:t>strength_unit</w:t>
            </w:r>
          </w:p>
        </w:tc>
        <w:tc>
          <w:tcPr>
            <w:tcW w:w="2675" w:type="dxa"/>
          </w:tcPr>
          <w:p w14:paraId="2FD4337D" w14:textId="77777777" w:rsidR="00AB0492" w:rsidRDefault="00B554AB">
            <w:r>
              <w:t>character varying</w:t>
            </w:r>
          </w:p>
        </w:tc>
        <w:tc>
          <w:tcPr>
            <w:tcW w:w="3704" w:type="dxa"/>
          </w:tcPr>
          <w:p w14:paraId="7AC81C65" w14:textId="77777777" w:rsidR="00AB0492" w:rsidRDefault="00B554AB">
            <w:r>
              <w:t>mg</w:t>
            </w:r>
          </w:p>
        </w:tc>
        <w:tc>
          <w:tcPr>
            <w:tcW w:w="904" w:type="dxa"/>
          </w:tcPr>
          <w:p w14:paraId="69F654A9" w14:textId="77777777" w:rsidR="00AB0492" w:rsidRDefault="00AB0492"/>
        </w:tc>
      </w:tr>
      <w:tr w:rsidR="00AB0492" w14:paraId="23319881" w14:textId="77777777">
        <w:tc>
          <w:tcPr>
            <w:tcW w:w="1599" w:type="dxa"/>
          </w:tcPr>
          <w:p w14:paraId="61806941" w14:textId="77777777" w:rsidR="00AB0492" w:rsidRDefault="00B554AB">
            <w:r>
              <w:t>dosage_form</w:t>
            </w:r>
          </w:p>
        </w:tc>
        <w:tc>
          <w:tcPr>
            <w:tcW w:w="2675" w:type="dxa"/>
          </w:tcPr>
          <w:p w14:paraId="1652CDB0" w14:textId="77777777" w:rsidR="00AB0492" w:rsidRDefault="00B554AB">
            <w:r>
              <w:t>character varying</w:t>
            </w:r>
          </w:p>
        </w:tc>
        <w:tc>
          <w:tcPr>
            <w:tcW w:w="3704" w:type="dxa"/>
          </w:tcPr>
          <w:p w14:paraId="01A9A212" w14:textId="77777777" w:rsidR="00AB0492" w:rsidRDefault="00B554AB">
            <w:r>
              <w:t>Tabs</w:t>
            </w:r>
          </w:p>
        </w:tc>
        <w:tc>
          <w:tcPr>
            <w:tcW w:w="904" w:type="dxa"/>
          </w:tcPr>
          <w:p w14:paraId="63BB4ACD" w14:textId="77777777" w:rsidR="00AB0492" w:rsidRDefault="00AB0492"/>
        </w:tc>
      </w:tr>
      <w:tr w:rsidR="00AB0492" w14:paraId="31005656" w14:textId="77777777">
        <w:tc>
          <w:tcPr>
            <w:tcW w:w="1599" w:type="dxa"/>
          </w:tcPr>
          <w:p w14:paraId="40B45FBC" w14:textId="77777777" w:rsidR="00AB0492" w:rsidRDefault="00B554AB">
            <w:r>
              <w:t>dosefreq</w:t>
            </w:r>
          </w:p>
        </w:tc>
        <w:tc>
          <w:tcPr>
            <w:tcW w:w="2675" w:type="dxa"/>
          </w:tcPr>
          <w:p w14:paraId="62C98517" w14:textId="77777777" w:rsidR="00AB0492" w:rsidRDefault="00B554AB">
            <w:r>
              <w:t>character varying</w:t>
            </w:r>
          </w:p>
        </w:tc>
        <w:tc>
          <w:tcPr>
            <w:tcW w:w="3704" w:type="dxa"/>
          </w:tcPr>
          <w:p w14:paraId="68039C5E" w14:textId="77777777" w:rsidR="00AB0492" w:rsidRDefault="00AB0492"/>
        </w:tc>
        <w:tc>
          <w:tcPr>
            <w:tcW w:w="904" w:type="dxa"/>
          </w:tcPr>
          <w:p w14:paraId="6D92BA42" w14:textId="77777777" w:rsidR="00AB0492" w:rsidRDefault="00AB0492"/>
        </w:tc>
      </w:tr>
      <w:tr w:rsidR="00AB0492" w14:paraId="4AE094DF" w14:textId="77777777">
        <w:tc>
          <w:tcPr>
            <w:tcW w:w="1599" w:type="dxa"/>
          </w:tcPr>
          <w:p w14:paraId="74FCEB7E" w14:textId="77777777" w:rsidR="00AB0492" w:rsidRDefault="00B554AB">
            <w:r>
              <w:t>quantity_per_fill</w:t>
            </w:r>
          </w:p>
        </w:tc>
        <w:tc>
          <w:tcPr>
            <w:tcW w:w="2675" w:type="dxa"/>
          </w:tcPr>
          <w:p w14:paraId="25E34134" w14:textId="77777777" w:rsidR="00AB0492" w:rsidRDefault="00B554AB">
            <w:r>
              <w:t>character varying</w:t>
            </w:r>
          </w:p>
        </w:tc>
        <w:tc>
          <w:tcPr>
            <w:tcW w:w="3704" w:type="dxa"/>
          </w:tcPr>
          <w:p w14:paraId="1A492842" w14:textId="77777777" w:rsidR="00AB0492" w:rsidRDefault="00B554AB">
            <w:r>
              <w:t>30</w:t>
            </w:r>
          </w:p>
        </w:tc>
        <w:tc>
          <w:tcPr>
            <w:tcW w:w="904" w:type="dxa"/>
          </w:tcPr>
          <w:p w14:paraId="039A2095" w14:textId="77777777" w:rsidR="00AB0492" w:rsidRDefault="00AB0492"/>
        </w:tc>
      </w:tr>
      <w:tr w:rsidR="00AB0492" w14:paraId="3CE99CF7" w14:textId="77777777">
        <w:tc>
          <w:tcPr>
            <w:tcW w:w="1599" w:type="dxa"/>
          </w:tcPr>
          <w:p w14:paraId="24BC1750" w14:textId="77777777" w:rsidR="00AB0492" w:rsidRDefault="00B554AB">
            <w:r>
              <w:t>num_refills</w:t>
            </w:r>
          </w:p>
        </w:tc>
        <w:tc>
          <w:tcPr>
            <w:tcW w:w="2675" w:type="dxa"/>
          </w:tcPr>
          <w:p w14:paraId="5ED72BE8" w14:textId="77777777" w:rsidR="00AB0492" w:rsidRDefault="00B554AB">
            <w:r>
              <w:t>double precision</w:t>
            </w:r>
          </w:p>
        </w:tc>
        <w:tc>
          <w:tcPr>
            <w:tcW w:w="3704" w:type="dxa"/>
          </w:tcPr>
          <w:p w14:paraId="7FBC46EF" w14:textId="77777777" w:rsidR="00AB0492" w:rsidRDefault="00B554AB">
            <w:r>
              <w:t>0.0</w:t>
            </w:r>
          </w:p>
        </w:tc>
        <w:tc>
          <w:tcPr>
            <w:tcW w:w="904" w:type="dxa"/>
          </w:tcPr>
          <w:p w14:paraId="74FA2EFD" w14:textId="77777777" w:rsidR="00AB0492" w:rsidRDefault="00AB0492"/>
        </w:tc>
      </w:tr>
      <w:tr w:rsidR="00AB0492" w14:paraId="29CA5927" w14:textId="77777777">
        <w:tc>
          <w:tcPr>
            <w:tcW w:w="1599" w:type="dxa"/>
          </w:tcPr>
          <w:p w14:paraId="69378FB6" w14:textId="77777777" w:rsidR="00AB0492" w:rsidRDefault="00B554AB">
            <w:r>
              <w:t>days_supply</w:t>
            </w:r>
          </w:p>
        </w:tc>
        <w:tc>
          <w:tcPr>
            <w:tcW w:w="2675" w:type="dxa"/>
          </w:tcPr>
          <w:p w14:paraId="13912D1C" w14:textId="77777777" w:rsidR="00AB0492" w:rsidRDefault="00B554AB">
            <w:r>
              <w:t>double precision</w:t>
            </w:r>
          </w:p>
        </w:tc>
        <w:tc>
          <w:tcPr>
            <w:tcW w:w="3704" w:type="dxa"/>
          </w:tcPr>
          <w:p w14:paraId="437C458B" w14:textId="77777777" w:rsidR="00AB0492" w:rsidRDefault="00AB0492"/>
        </w:tc>
        <w:tc>
          <w:tcPr>
            <w:tcW w:w="904" w:type="dxa"/>
          </w:tcPr>
          <w:p w14:paraId="1184AC15" w14:textId="77777777" w:rsidR="00AB0492" w:rsidRDefault="00AB0492"/>
        </w:tc>
      </w:tr>
      <w:tr w:rsidR="00AB0492" w14:paraId="1D18AFF3" w14:textId="77777777">
        <w:tc>
          <w:tcPr>
            <w:tcW w:w="1599" w:type="dxa"/>
          </w:tcPr>
          <w:p w14:paraId="52CAF77F" w14:textId="77777777" w:rsidR="00AB0492" w:rsidRDefault="00B554AB">
            <w:r>
              <w:t>generic_desc</w:t>
            </w:r>
          </w:p>
        </w:tc>
        <w:tc>
          <w:tcPr>
            <w:tcW w:w="2675" w:type="dxa"/>
          </w:tcPr>
          <w:p w14:paraId="4F85A42B" w14:textId="77777777" w:rsidR="00AB0492" w:rsidRDefault="00B554AB">
            <w:r>
              <w:t>character varying</w:t>
            </w:r>
          </w:p>
        </w:tc>
        <w:tc>
          <w:tcPr>
            <w:tcW w:w="3704" w:type="dxa"/>
          </w:tcPr>
          <w:p w14:paraId="54F7E813" w14:textId="77777777" w:rsidR="00AB0492" w:rsidRDefault="00AB0492"/>
        </w:tc>
        <w:tc>
          <w:tcPr>
            <w:tcW w:w="904" w:type="dxa"/>
          </w:tcPr>
          <w:p w14:paraId="458F14AB" w14:textId="77777777" w:rsidR="00AB0492" w:rsidRDefault="00AB0492"/>
        </w:tc>
      </w:tr>
      <w:tr w:rsidR="00AB0492" w14:paraId="29487A31" w14:textId="77777777">
        <w:tc>
          <w:tcPr>
            <w:tcW w:w="1599" w:type="dxa"/>
          </w:tcPr>
          <w:p w14:paraId="5722D039" w14:textId="77777777" w:rsidR="00AB0492" w:rsidRDefault="00B554AB">
            <w:r>
              <w:t>drug_class</w:t>
            </w:r>
          </w:p>
        </w:tc>
        <w:tc>
          <w:tcPr>
            <w:tcW w:w="2675" w:type="dxa"/>
          </w:tcPr>
          <w:p w14:paraId="6D9AF777" w14:textId="77777777" w:rsidR="00AB0492" w:rsidRDefault="00B554AB">
            <w:r>
              <w:t>character varying</w:t>
            </w:r>
          </w:p>
        </w:tc>
        <w:tc>
          <w:tcPr>
            <w:tcW w:w="3704" w:type="dxa"/>
          </w:tcPr>
          <w:p w14:paraId="6D148B7C" w14:textId="77777777" w:rsidR="00AB0492" w:rsidRDefault="00B554AB">
            <w:r>
              <w:t>HMG &amp; CoA reductase inhibitors (statins)</w:t>
            </w:r>
          </w:p>
        </w:tc>
        <w:tc>
          <w:tcPr>
            <w:tcW w:w="904" w:type="dxa"/>
          </w:tcPr>
          <w:p w14:paraId="48380C9B" w14:textId="77777777" w:rsidR="00AB0492" w:rsidRDefault="00AB0492"/>
        </w:tc>
      </w:tr>
    </w:tbl>
    <w:p w14:paraId="5C846225" w14:textId="77777777" w:rsidR="00AB0492" w:rsidRDefault="00B554AB">
      <w:pPr>
        <w:pStyle w:val="Heading3"/>
      </w:pPr>
      <w:bookmarkStart w:id="608" w:name="_eppu754egguk" w:colFirst="0" w:colLast="0"/>
      <w:bookmarkEnd w:id="608"/>
      <w:r>
        <w:t>Table: nlp_drug_rationale</w:t>
      </w:r>
    </w:p>
    <w:tbl>
      <w:tblPr>
        <w:tblStyle w:val="afff0"/>
        <w:tblW w:w="6194" w:type="dxa"/>
        <w:tblBorders>
          <w:top w:val="nil"/>
          <w:left w:val="nil"/>
          <w:bottom w:val="nil"/>
          <w:right w:val="nil"/>
          <w:insideH w:val="nil"/>
          <w:insideV w:val="nil"/>
        </w:tblBorders>
        <w:tblLayout w:type="fixed"/>
        <w:tblLook w:val="0000" w:firstRow="0" w:lastRow="0" w:firstColumn="0" w:lastColumn="0" w:noHBand="0" w:noVBand="0"/>
      </w:tblPr>
      <w:tblGrid>
        <w:gridCol w:w="2231"/>
        <w:gridCol w:w="1570"/>
        <w:gridCol w:w="1489"/>
        <w:gridCol w:w="904"/>
      </w:tblGrid>
      <w:tr w:rsidR="00AB0492" w14:paraId="079F70A8" w14:textId="77777777">
        <w:tc>
          <w:tcPr>
            <w:tcW w:w="2231" w:type="dxa"/>
            <w:shd w:val="clear" w:color="auto" w:fill="AAAAFF"/>
          </w:tcPr>
          <w:p w14:paraId="5DB6160F" w14:textId="77777777" w:rsidR="00AB0492" w:rsidRDefault="00B554AB">
            <w:r>
              <w:t>Field</w:t>
            </w:r>
          </w:p>
        </w:tc>
        <w:tc>
          <w:tcPr>
            <w:tcW w:w="1570" w:type="dxa"/>
            <w:shd w:val="clear" w:color="auto" w:fill="AAAAFF"/>
          </w:tcPr>
          <w:p w14:paraId="2D791784" w14:textId="77777777" w:rsidR="00AB0492" w:rsidRDefault="00B554AB">
            <w:r>
              <w:t>Type</w:t>
            </w:r>
          </w:p>
        </w:tc>
        <w:tc>
          <w:tcPr>
            <w:tcW w:w="1489" w:type="dxa"/>
            <w:shd w:val="clear" w:color="auto" w:fill="AAAAFF"/>
          </w:tcPr>
          <w:p w14:paraId="1987E32B" w14:textId="77777777" w:rsidR="00AB0492" w:rsidRDefault="00B554AB">
            <w:r>
              <w:t>Most freq. value</w:t>
            </w:r>
          </w:p>
        </w:tc>
        <w:tc>
          <w:tcPr>
            <w:tcW w:w="904" w:type="dxa"/>
            <w:shd w:val="clear" w:color="auto" w:fill="AAAAFF"/>
          </w:tcPr>
          <w:p w14:paraId="0D22B5A7" w14:textId="77777777" w:rsidR="00AB0492" w:rsidRDefault="00B554AB">
            <w:r>
              <w:t>Comment</w:t>
            </w:r>
          </w:p>
        </w:tc>
      </w:tr>
      <w:tr w:rsidR="00AB0492" w14:paraId="0AA98B5D" w14:textId="77777777">
        <w:tc>
          <w:tcPr>
            <w:tcW w:w="2231" w:type="dxa"/>
          </w:tcPr>
          <w:p w14:paraId="0AB19E39" w14:textId="77777777" w:rsidR="00AB0492" w:rsidRDefault="00B554AB">
            <w:r>
              <w:t>ptid</w:t>
            </w:r>
          </w:p>
        </w:tc>
        <w:tc>
          <w:tcPr>
            <w:tcW w:w="1570" w:type="dxa"/>
          </w:tcPr>
          <w:p w14:paraId="5B0FA53B" w14:textId="77777777" w:rsidR="00AB0492" w:rsidRDefault="00B554AB">
            <w:r>
              <w:t>character</w:t>
            </w:r>
          </w:p>
        </w:tc>
        <w:tc>
          <w:tcPr>
            <w:tcW w:w="1489" w:type="dxa"/>
          </w:tcPr>
          <w:p w14:paraId="0242AEF1" w14:textId="77777777" w:rsidR="00AB0492" w:rsidRDefault="00B554AB">
            <w:r>
              <w:t>PT191017751</w:t>
            </w:r>
          </w:p>
        </w:tc>
        <w:tc>
          <w:tcPr>
            <w:tcW w:w="904" w:type="dxa"/>
          </w:tcPr>
          <w:p w14:paraId="533DF33F" w14:textId="77777777" w:rsidR="00AB0492" w:rsidRDefault="00AB0492"/>
        </w:tc>
      </w:tr>
      <w:tr w:rsidR="00AB0492" w14:paraId="72B68582" w14:textId="77777777">
        <w:tc>
          <w:tcPr>
            <w:tcW w:w="2231" w:type="dxa"/>
          </w:tcPr>
          <w:p w14:paraId="2554203D" w14:textId="77777777" w:rsidR="00AB0492" w:rsidRDefault="00B554AB">
            <w:r>
              <w:t>encid</w:t>
            </w:r>
          </w:p>
        </w:tc>
        <w:tc>
          <w:tcPr>
            <w:tcW w:w="1570" w:type="dxa"/>
          </w:tcPr>
          <w:p w14:paraId="27659981" w14:textId="77777777" w:rsidR="00AB0492" w:rsidRDefault="00B554AB">
            <w:r>
              <w:t>character varying</w:t>
            </w:r>
          </w:p>
        </w:tc>
        <w:tc>
          <w:tcPr>
            <w:tcW w:w="1489" w:type="dxa"/>
          </w:tcPr>
          <w:p w14:paraId="7FBEBF6E" w14:textId="77777777" w:rsidR="00AB0492" w:rsidRDefault="00AB0492"/>
        </w:tc>
        <w:tc>
          <w:tcPr>
            <w:tcW w:w="904" w:type="dxa"/>
          </w:tcPr>
          <w:p w14:paraId="53C2C96F" w14:textId="77777777" w:rsidR="00AB0492" w:rsidRDefault="00AB0492"/>
        </w:tc>
      </w:tr>
      <w:tr w:rsidR="00AB0492" w14:paraId="72E38975" w14:textId="77777777">
        <w:tc>
          <w:tcPr>
            <w:tcW w:w="2231" w:type="dxa"/>
          </w:tcPr>
          <w:p w14:paraId="5F2CB26D" w14:textId="77777777" w:rsidR="00AB0492" w:rsidRDefault="00B554AB">
            <w:r>
              <w:t>note_date</w:t>
            </w:r>
          </w:p>
        </w:tc>
        <w:tc>
          <w:tcPr>
            <w:tcW w:w="1570" w:type="dxa"/>
          </w:tcPr>
          <w:p w14:paraId="50C5F682" w14:textId="77777777" w:rsidR="00AB0492" w:rsidRDefault="00B554AB">
            <w:r>
              <w:t>date</w:t>
            </w:r>
          </w:p>
        </w:tc>
        <w:tc>
          <w:tcPr>
            <w:tcW w:w="1489" w:type="dxa"/>
          </w:tcPr>
          <w:p w14:paraId="558EBD2E" w14:textId="77777777" w:rsidR="00AB0492" w:rsidRDefault="00B554AB">
            <w:r>
              <w:t>2013-04-23</w:t>
            </w:r>
          </w:p>
        </w:tc>
        <w:tc>
          <w:tcPr>
            <w:tcW w:w="904" w:type="dxa"/>
          </w:tcPr>
          <w:p w14:paraId="5FFC7363" w14:textId="77777777" w:rsidR="00AB0492" w:rsidRDefault="00AB0492"/>
        </w:tc>
      </w:tr>
      <w:tr w:rsidR="00AB0492" w14:paraId="41F79D9F" w14:textId="77777777">
        <w:tc>
          <w:tcPr>
            <w:tcW w:w="2231" w:type="dxa"/>
          </w:tcPr>
          <w:p w14:paraId="1E1D4E4F" w14:textId="77777777" w:rsidR="00AB0492" w:rsidRDefault="00B554AB">
            <w:r>
              <w:t>note_section</w:t>
            </w:r>
          </w:p>
        </w:tc>
        <w:tc>
          <w:tcPr>
            <w:tcW w:w="1570" w:type="dxa"/>
          </w:tcPr>
          <w:p w14:paraId="6551E977" w14:textId="77777777" w:rsidR="00AB0492" w:rsidRDefault="00B554AB">
            <w:r>
              <w:t>character varying</w:t>
            </w:r>
          </w:p>
        </w:tc>
        <w:tc>
          <w:tcPr>
            <w:tcW w:w="1489" w:type="dxa"/>
          </w:tcPr>
          <w:p w14:paraId="12765FFC" w14:textId="77777777" w:rsidR="00AB0492" w:rsidRDefault="00B554AB">
            <w:r>
              <w:t>MEDICATIONS</w:t>
            </w:r>
          </w:p>
        </w:tc>
        <w:tc>
          <w:tcPr>
            <w:tcW w:w="904" w:type="dxa"/>
          </w:tcPr>
          <w:p w14:paraId="624D13A5" w14:textId="77777777" w:rsidR="00AB0492" w:rsidRDefault="00AB0492"/>
        </w:tc>
      </w:tr>
      <w:tr w:rsidR="00AB0492" w14:paraId="6B5307A7" w14:textId="77777777">
        <w:tc>
          <w:tcPr>
            <w:tcW w:w="2231" w:type="dxa"/>
          </w:tcPr>
          <w:p w14:paraId="5366C031" w14:textId="77777777" w:rsidR="00AB0492" w:rsidRDefault="00B554AB">
            <w:r>
              <w:t>drug_name</w:t>
            </w:r>
          </w:p>
        </w:tc>
        <w:tc>
          <w:tcPr>
            <w:tcW w:w="1570" w:type="dxa"/>
          </w:tcPr>
          <w:p w14:paraId="27E7F311" w14:textId="77777777" w:rsidR="00AB0492" w:rsidRDefault="00B554AB">
            <w:r>
              <w:t>character varying</w:t>
            </w:r>
          </w:p>
        </w:tc>
        <w:tc>
          <w:tcPr>
            <w:tcW w:w="1489" w:type="dxa"/>
          </w:tcPr>
          <w:p w14:paraId="08648FCC" w14:textId="77777777" w:rsidR="00AB0492" w:rsidRDefault="00B554AB">
            <w:r>
              <w:t>ASPIRIN</w:t>
            </w:r>
          </w:p>
        </w:tc>
        <w:tc>
          <w:tcPr>
            <w:tcW w:w="904" w:type="dxa"/>
          </w:tcPr>
          <w:p w14:paraId="14ED3691" w14:textId="77777777" w:rsidR="00AB0492" w:rsidRDefault="00AB0492"/>
        </w:tc>
      </w:tr>
      <w:tr w:rsidR="00AB0492" w14:paraId="5C943505" w14:textId="77777777">
        <w:tc>
          <w:tcPr>
            <w:tcW w:w="2231" w:type="dxa"/>
          </w:tcPr>
          <w:p w14:paraId="6B598D99" w14:textId="77777777" w:rsidR="00AB0492" w:rsidRDefault="00B554AB">
            <w:r>
              <w:t>drug_action</w:t>
            </w:r>
          </w:p>
        </w:tc>
        <w:tc>
          <w:tcPr>
            <w:tcW w:w="1570" w:type="dxa"/>
          </w:tcPr>
          <w:p w14:paraId="659A1134" w14:textId="77777777" w:rsidR="00AB0492" w:rsidRDefault="00B554AB">
            <w:r>
              <w:t>character varying</w:t>
            </w:r>
          </w:p>
        </w:tc>
        <w:tc>
          <w:tcPr>
            <w:tcW w:w="1489" w:type="dxa"/>
          </w:tcPr>
          <w:p w14:paraId="6292E403" w14:textId="77777777" w:rsidR="00AB0492" w:rsidRDefault="00B554AB">
            <w:r>
              <w:t>N/A</w:t>
            </w:r>
          </w:p>
        </w:tc>
        <w:tc>
          <w:tcPr>
            <w:tcW w:w="904" w:type="dxa"/>
          </w:tcPr>
          <w:p w14:paraId="3842250D" w14:textId="77777777" w:rsidR="00AB0492" w:rsidRDefault="00AB0492"/>
        </w:tc>
      </w:tr>
      <w:tr w:rsidR="00AB0492" w14:paraId="1A24E80F" w14:textId="77777777">
        <w:tc>
          <w:tcPr>
            <w:tcW w:w="2231" w:type="dxa"/>
          </w:tcPr>
          <w:p w14:paraId="3CC2DDBA" w14:textId="77777777" w:rsidR="00AB0492" w:rsidRDefault="00B554AB">
            <w:r>
              <w:lastRenderedPageBreak/>
              <w:t>drug_action_preposition</w:t>
            </w:r>
          </w:p>
        </w:tc>
        <w:tc>
          <w:tcPr>
            <w:tcW w:w="1570" w:type="dxa"/>
          </w:tcPr>
          <w:p w14:paraId="1AC10B67" w14:textId="77777777" w:rsidR="00AB0492" w:rsidRDefault="00B554AB">
            <w:r>
              <w:t>character varying</w:t>
            </w:r>
          </w:p>
        </w:tc>
        <w:tc>
          <w:tcPr>
            <w:tcW w:w="1489" w:type="dxa"/>
          </w:tcPr>
          <w:p w14:paraId="7ADF384B" w14:textId="77777777" w:rsidR="00AB0492" w:rsidRDefault="00B554AB">
            <w:r>
              <w:t>OF</w:t>
            </w:r>
          </w:p>
        </w:tc>
        <w:tc>
          <w:tcPr>
            <w:tcW w:w="904" w:type="dxa"/>
          </w:tcPr>
          <w:p w14:paraId="607F9931" w14:textId="77777777" w:rsidR="00AB0492" w:rsidRDefault="00AB0492"/>
        </w:tc>
      </w:tr>
      <w:tr w:rsidR="00AB0492" w14:paraId="5CE8DB1B" w14:textId="77777777">
        <w:tc>
          <w:tcPr>
            <w:tcW w:w="2231" w:type="dxa"/>
          </w:tcPr>
          <w:p w14:paraId="14E75993" w14:textId="77777777" w:rsidR="00AB0492" w:rsidRDefault="00B554AB">
            <w:r>
              <w:t>reason_general</w:t>
            </w:r>
          </w:p>
        </w:tc>
        <w:tc>
          <w:tcPr>
            <w:tcW w:w="1570" w:type="dxa"/>
          </w:tcPr>
          <w:p w14:paraId="0A6412E1" w14:textId="77777777" w:rsidR="00AB0492" w:rsidRDefault="00B554AB">
            <w:r>
              <w:t>character varying</w:t>
            </w:r>
          </w:p>
        </w:tc>
        <w:tc>
          <w:tcPr>
            <w:tcW w:w="1489" w:type="dxa"/>
          </w:tcPr>
          <w:p w14:paraId="3C34F73D" w14:textId="77777777" w:rsidR="00AB0492" w:rsidRDefault="00AB0492"/>
        </w:tc>
        <w:tc>
          <w:tcPr>
            <w:tcW w:w="904" w:type="dxa"/>
          </w:tcPr>
          <w:p w14:paraId="56FDAD29" w14:textId="77777777" w:rsidR="00AB0492" w:rsidRDefault="00AB0492"/>
        </w:tc>
      </w:tr>
      <w:tr w:rsidR="00AB0492" w14:paraId="53A8549F" w14:textId="77777777">
        <w:tc>
          <w:tcPr>
            <w:tcW w:w="2231" w:type="dxa"/>
          </w:tcPr>
          <w:p w14:paraId="6C2A7326" w14:textId="77777777" w:rsidR="00AB0492" w:rsidRDefault="00B554AB">
            <w:r>
              <w:t>sentiment</w:t>
            </w:r>
          </w:p>
        </w:tc>
        <w:tc>
          <w:tcPr>
            <w:tcW w:w="1570" w:type="dxa"/>
          </w:tcPr>
          <w:p w14:paraId="33905890" w14:textId="77777777" w:rsidR="00AB0492" w:rsidRDefault="00B554AB">
            <w:r>
              <w:t>character varying</w:t>
            </w:r>
          </w:p>
        </w:tc>
        <w:tc>
          <w:tcPr>
            <w:tcW w:w="1489" w:type="dxa"/>
          </w:tcPr>
          <w:p w14:paraId="43A26B8C" w14:textId="77777777" w:rsidR="00AB0492" w:rsidRDefault="00AB0492"/>
        </w:tc>
        <w:tc>
          <w:tcPr>
            <w:tcW w:w="904" w:type="dxa"/>
          </w:tcPr>
          <w:p w14:paraId="4904AE87" w14:textId="77777777" w:rsidR="00AB0492" w:rsidRDefault="00AB0492"/>
        </w:tc>
      </w:tr>
      <w:tr w:rsidR="00AB0492" w14:paraId="60F7A41B" w14:textId="77777777">
        <w:tc>
          <w:tcPr>
            <w:tcW w:w="2231" w:type="dxa"/>
          </w:tcPr>
          <w:p w14:paraId="7BC340F5" w14:textId="77777777" w:rsidR="00AB0492" w:rsidRDefault="00B554AB">
            <w:r>
              <w:t>sentiment_who</w:t>
            </w:r>
          </w:p>
        </w:tc>
        <w:tc>
          <w:tcPr>
            <w:tcW w:w="1570" w:type="dxa"/>
          </w:tcPr>
          <w:p w14:paraId="0C9FF81C" w14:textId="77777777" w:rsidR="00AB0492" w:rsidRDefault="00B554AB">
            <w:r>
              <w:t>character varying</w:t>
            </w:r>
          </w:p>
        </w:tc>
        <w:tc>
          <w:tcPr>
            <w:tcW w:w="1489" w:type="dxa"/>
          </w:tcPr>
          <w:p w14:paraId="6FFDFC72" w14:textId="77777777" w:rsidR="00AB0492" w:rsidRDefault="00AB0492"/>
        </w:tc>
        <w:tc>
          <w:tcPr>
            <w:tcW w:w="904" w:type="dxa"/>
          </w:tcPr>
          <w:p w14:paraId="7DCA9D0B" w14:textId="77777777" w:rsidR="00AB0492" w:rsidRDefault="00AB0492"/>
        </w:tc>
      </w:tr>
    </w:tbl>
    <w:p w14:paraId="175F9C6B" w14:textId="77777777" w:rsidR="00AB0492" w:rsidRDefault="00B554AB">
      <w:pPr>
        <w:pStyle w:val="Heading3"/>
      </w:pPr>
      <w:bookmarkStart w:id="609" w:name="_1y2ll5em401n" w:colFirst="0" w:colLast="0"/>
      <w:bookmarkEnd w:id="609"/>
      <w:r>
        <w:t>Table: immunization</w:t>
      </w:r>
    </w:p>
    <w:tbl>
      <w:tblPr>
        <w:tblStyle w:val="afff1"/>
        <w:tblW w:w="8021" w:type="dxa"/>
        <w:tblBorders>
          <w:top w:val="nil"/>
          <w:left w:val="nil"/>
          <w:bottom w:val="nil"/>
          <w:right w:val="nil"/>
          <w:insideH w:val="nil"/>
          <w:insideV w:val="nil"/>
        </w:tblBorders>
        <w:tblLayout w:type="fixed"/>
        <w:tblLook w:val="0000" w:firstRow="0" w:lastRow="0" w:firstColumn="0" w:lastColumn="0" w:noHBand="0" w:noVBand="0"/>
      </w:tblPr>
      <w:tblGrid>
        <w:gridCol w:w="1766"/>
        <w:gridCol w:w="1570"/>
        <w:gridCol w:w="3781"/>
        <w:gridCol w:w="904"/>
      </w:tblGrid>
      <w:tr w:rsidR="00AB0492" w14:paraId="2C42C046" w14:textId="77777777">
        <w:tc>
          <w:tcPr>
            <w:tcW w:w="1766" w:type="dxa"/>
            <w:shd w:val="clear" w:color="auto" w:fill="AAAAFF"/>
          </w:tcPr>
          <w:p w14:paraId="4A006AF8" w14:textId="77777777" w:rsidR="00AB0492" w:rsidRDefault="00B554AB">
            <w:r>
              <w:t>Field</w:t>
            </w:r>
          </w:p>
        </w:tc>
        <w:tc>
          <w:tcPr>
            <w:tcW w:w="1570" w:type="dxa"/>
            <w:shd w:val="clear" w:color="auto" w:fill="AAAAFF"/>
          </w:tcPr>
          <w:p w14:paraId="0D148B7B" w14:textId="77777777" w:rsidR="00AB0492" w:rsidRDefault="00B554AB">
            <w:r>
              <w:t>Type</w:t>
            </w:r>
          </w:p>
        </w:tc>
        <w:tc>
          <w:tcPr>
            <w:tcW w:w="3781" w:type="dxa"/>
            <w:shd w:val="clear" w:color="auto" w:fill="AAAAFF"/>
          </w:tcPr>
          <w:p w14:paraId="6837A9EC" w14:textId="77777777" w:rsidR="00AB0492" w:rsidRDefault="00B554AB">
            <w:r>
              <w:t>Most freq. value</w:t>
            </w:r>
          </w:p>
        </w:tc>
        <w:tc>
          <w:tcPr>
            <w:tcW w:w="904" w:type="dxa"/>
            <w:shd w:val="clear" w:color="auto" w:fill="AAAAFF"/>
          </w:tcPr>
          <w:p w14:paraId="3A7EC470" w14:textId="77777777" w:rsidR="00AB0492" w:rsidRDefault="00B554AB">
            <w:r>
              <w:t>Comment</w:t>
            </w:r>
          </w:p>
        </w:tc>
      </w:tr>
      <w:tr w:rsidR="00AB0492" w14:paraId="04E614C7" w14:textId="77777777">
        <w:tc>
          <w:tcPr>
            <w:tcW w:w="1766" w:type="dxa"/>
          </w:tcPr>
          <w:p w14:paraId="17D71121" w14:textId="77777777" w:rsidR="00AB0492" w:rsidRDefault="00B554AB">
            <w:r>
              <w:t>ptid</w:t>
            </w:r>
          </w:p>
        </w:tc>
        <w:tc>
          <w:tcPr>
            <w:tcW w:w="1570" w:type="dxa"/>
          </w:tcPr>
          <w:p w14:paraId="30B8CE58" w14:textId="77777777" w:rsidR="00AB0492" w:rsidRDefault="00B554AB">
            <w:r>
              <w:t>character</w:t>
            </w:r>
          </w:p>
        </w:tc>
        <w:tc>
          <w:tcPr>
            <w:tcW w:w="3781" w:type="dxa"/>
          </w:tcPr>
          <w:p w14:paraId="3CD0D804" w14:textId="77777777" w:rsidR="00AB0492" w:rsidRDefault="00B554AB">
            <w:r>
              <w:t>PT194773862</w:t>
            </w:r>
          </w:p>
        </w:tc>
        <w:tc>
          <w:tcPr>
            <w:tcW w:w="904" w:type="dxa"/>
          </w:tcPr>
          <w:p w14:paraId="32FBE752" w14:textId="77777777" w:rsidR="00AB0492" w:rsidRDefault="00AB0492"/>
        </w:tc>
      </w:tr>
      <w:tr w:rsidR="00AB0492" w14:paraId="5C452A62" w14:textId="77777777">
        <w:tc>
          <w:tcPr>
            <w:tcW w:w="1766" w:type="dxa"/>
          </w:tcPr>
          <w:p w14:paraId="09B7BD8F" w14:textId="77777777" w:rsidR="00AB0492" w:rsidRDefault="00B554AB">
            <w:r>
              <w:t>immunization_date</w:t>
            </w:r>
          </w:p>
        </w:tc>
        <w:tc>
          <w:tcPr>
            <w:tcW w:w="1570" w:type="dxa"/>
          </w:tcPr>
          <w:p w14:paraId="68EFD151" w14:textId="77777777" w:rsidR="00AB0492" w:rsidRDefault="00B554AB">
            <w:r>
              <w:t>date</w:t>
            </w:r>
          </w:p>
        </w:tc>
        <w:tc>
          <w:tcPr>
            <w:tcW w:w="3781" w:type="dxa"/>
          </w:tcPr>
          <w:p w14:paraId="533DFD5F" w14:textId="77777777" w:rsidR="00AB0492" w:rsidRDefault="00AB0492"/>
        </w:tc>
        <w:tc>
          <w:tcPr>
            <w:tcW w:w="904" w:type="dxa"/>
          </w:tcPr>
          <w:p w14:paraId="0C2E0366" w14:textId="77777777" w:rsidR="00AB0492" w:rsidRDefault="00AB0492"/>
        </w:tc>
      </w:tr>
      <w:tr w:rsidR="00AB0492" w14:paraId="13ECA061" w14:textId="77777777">
        <w:tc>
          <w:tcPr>
            <w:tcW w:w="1766" w:type="dxa"/>
          </w:tcPr>
          <w:p w14:paraId="6477D2A2" w14:textId="77777777" w:rsidR="00AB0492" w:rsidRDefault="00B554AB">
            <w:r>
              <w:t>immunization_desc</w:t>
            </w:r>
          </w:p>
        </w:tc>
        <w:tc>
          <w:tcPr>
            <w:tcW w:w="1570" w:type="dxa"/>
          </w:tcPr>
          <w:p w14:paraId="63D8734E" w14:textId="77777777" w:rsidR="00AB0492" w:rsidRDefault="00B554AB">
            <w:r>
              <w:t>character varying</w:t>
            </w:r>
          </w:p>
        </w:tc>
        <w:tc>
          <w:tcPr>
            <w:tcW w:w="3781" w:type="dxa"/>
          </w:tcPr>
          <w:p w14:paraId="01CC6B1B" w14:textId="77777777" w:rsidR="00AB0492" w:rsidRDefault="00B554AB">
            <w:r>
              <w:t>INFLUENZA VIRUS VACCINE; INACTIVATED</w:t>
            </w:r>
          </w:p>
        </w:tc>
        <w:tc>
          <w:tcPr>
            <w:tcW w:w="904" w:type="dxa"/>
          </w:tcPr>
          <w:p w14:paraId="1A359046" w14:textId="77777777" w:rsidR="00AB0492" w:rsidRDefault="00AB0492"/>
        </w:tc>
      </w:tr>
      <w:tr w:rsidR="00AB0492" w14:paraId="3E51B6C6" w14:textId="77777777">
        <w:tc>
          <w:tcPr>
            <w:tcW w:w="1766" w:type="dxa"/>
          </w:tcPr>
          <w:p w14:paraId="77D176A3" w14:textId="77777777" w:rsidR="00AB0492" w:rsidRDefault="00B554AB">
            <w:r>
              <w:t>mapped_name</w:t>
            </w:r>
          </w:p>
        </w:tc>
        <w:tc>
          <w:tcPr>
            <w:tcW w:w="1570" w:type="dxa"/>
          </w:tcPr>
          <w:p w14:paraId="39C13D68" w14:textId="77777777" w:rsidR="00AB0492" w:rsidRDefault="00B554AB">
            <w:r>
              <w:t>character varying</w:t>
            </w:r>
          </w:p>
        </w:tc>
        <w:tc>
          <w:tcPr>
            <w:tcW w:w="3781" w:type="dxa"/>
          </w:tcPr>
          <w:p w14:paraId="455D91BA" w14:textId="77777777" w:rsidR="00AB0492" w:rsidRDefault="00B554AB">
            <w:r>
              <w:t>Influenza Inactivated Vaccine</w:t>
            </w:r>
          </w:p>
        </w:tc>
        <w:tc>
          <w:tcPr>
            <w:tcW w:w="904" w:type="dxa"/>
          </w:tcPr>
          <w:p w14:paraId="31AC6955" w14:textId="77777777" w:rsidR="00AB0492" w:rsidRDefault="00AB0492"/>
        </w:tc>
      </w:tr>
      <w:tr w:rsidR="00AB0492" w14:paraId="39949E86" w14:textId="77777777">
        <w:tc>
          <w:tcPr>
            <w:tcW w:w="1766" w:type="dxa"/>
          </w:tcPr>
          <w:p w14:paraId="5FDD9C0D" w14:textId="77777777" w:rsidR="00AB0492" w:rsidRDefault="00B554AB">
            <w:r>
              <w:t>ndc</w:t>
            </w:r>
          </w:p>
        </w:tc>
        <w:tc>
          <w:tcPr>
            <w:tcW w:w="1570" w:type="dxa"/>
          </w:tcPr>
          <w:p w14:paraId="53B87B8F" w14:textId="77777777" w:rsidR="00AB0492" w:rsidRDefault="00B554AB">
            <w:r>
              <w:t>character varying</w:t>
            </w:r>
          </w:p>
        </w:tc>
        <w:tc>
          <w:tcPr>
            <w:tcW w:w="3781" w:type="dxa"/>
          </w:tcPr>
          <w:p w14:paraId="6768F8CF" w14:textId="77777777" w:rsidR="00AB0492" w:rsidRDefault="00B554AB">
            <w:r>
              <w:t>49281001350</w:t>
            </w:r>
          </w:p>
        </w:tc>
        <w:tc>
          <w:tcPr>
            <w:tcW w:w="904" w:type="dxa"/>
          </w:tcPr>
          <w:p w14:paraId="411E1190" w14:textId="77777777" w:rsidR="00AB0492" w:rsidRDefault="00AB0492"/>
        </w:tc>
      </w:tr>
      <w:tr w:rsidR="00AB0492" w14:paraId="635BFEE6" w14:textId="77777777">
        <w:tc>
          <w:tcPr>
            <w:tcW w:w="1766" w:type="dxa"/>
          </w:tcPr>
          <w:p w14:paraId="15925306" w14:textId="77777777" w:rsidR="00AB0492" w:rsidRDefault="00B554AB">
            <w:r>
              <w:t>ndc_source</w:t>
            </w:r>
          </w:p>
        </w:tc>
        <w:tc>
          <w:tcPr>
            <w:tcW w:w="1570" w:type="dxa"/>
          </w:tcPr>
          <w:p w14:paraId="2987C694" w14:textId="77777777" w:rsidR="00AB0492" w:rsidRDefault="00B554AB">
            <w:r>
              <w:t>character varying</w:t>
            </w:r>
          </w:p>
        </w:tc>
        <w:tc>
          <w:tcPr>
            <w:tcW w:w="3781" w:type="dxa"/>
          </w:tcPr>
          <w:p w14:paraId="58D9D47C" w14:textId="77777777" w:rsidR="00AB0492" w:rsidRDefault="00B554AB">
            <w:r>
              <w:t>Derived</w:t>
            </w:r>
          </w:p>
        </w:tc>
        <w:tc>
          <w:tcPr>
            <w:tcW w:w="904" w:type="dxa"/>
          </w:tcPr>
          <w:p w14:paraId="37B98625" w14:textId="77777777" w:rsidR="00AB0492" w:rsidRDefault="00AB0492"/>
        </w:tc>
      </w:tr>
      <w:tr w:rsidR="00AB0492" w14:paraId="6E0B982E" w14:textId="77777777">
        <w:tc>
          <w:tcPr>
            <w:tcW w:w="1766" w:type="dxa"/>
          </w:tcPr>
          <w:p w14:paraId="5B4EA601" w14:textId="77777777" w:rsidR="00AB0492" w:rsidRDefault="00B554AB">
            <w:r>
              <w:t>pt_reported</w:t>
            </w:r>
          </w:p>
        </w:tc>
        <w:tc>
          <w:tcPr>
            <w:tcW w:w="1570" w:type="dxa"/>
          </w:tcPr>
          <w:p w14:paraId="73435624" w14:textId="77777777" w:rsidR="00AB0492" w:rsidRDefault="00B554AB">
            <w:r>
              <w:t>character</w:t>
            </w:r>
          </w:p>
        </w:tc>
        <w:tc>
          <w:tcPr>
            <w:tcW w:w="3781" w:type="dxa"/>
          </w:tcPr>
          <w:p w14:paraId="794CA4DA" w14:textId="77777777" w:rsidR="00AB0492" w:rsidRDefault="00AB0492"/>
        </w:tc>
        <w:tc>
          <w:tcPr>
            <w:tcW w:w="904" w:type="dxa"/>
          </w:tcPr>
          <w:p w14:paraId="0C5D301E" w14:textId="77777777" w:rsidR="00AB0492" w:rsidRDefault="00AB0492"/>
        </w:tc>
      </w:tr>
    </w:tbl>
    <w:p w14:paraId="4DDA2022" w14:textId="77777777" w:rsidR="00AB0492" w:rsidRDefault="00B554AB">
      <w:pPr>
        <w:pStyle w:val="Heading3"/>
      </w:pPr>
      <w:bookmarkStart w:id="610" w:name="_t0rqtglj0ocq" w:colFirst="0" w:colLast="0"/>
      <w:bookmarkEnd w:id="610"/>
      <w:r>
        <w:t>Table: procedure</w:t>
      </w:r>
    </w:p>
    <w:tbl>
      <w:tblPr>
        <w:tblStyle w:val="afff2"/>
        <w:tblW w:w="6824" w:type="dxa"/>
        <w:tblBorders>
          <w:top w:val="nil"/>
          <w:left w:val="nil"/>
          <w:bottom w:val="nil"/>
          <w:right w:val="nil"/>
          <w:insideH w:val="nil"/>
          <w:insideV w:val="nil"/>
        </w:tblBorders>
        <w:tblLayout w:type="fixed"/>
        <w:tblLook w:val="0000" w:firstRow="0" w:lastRow="0" w:firstColumn="0" w:lastColumn="0" w:noHBand="0" w:noVBand="0"/>
      </w:tblPr>
      <w:tblGrid>
        <w:gridCol w:w="1473"/>
        <w:gridCol w:w="2675"/>
        <w:gridCol w:w="1772"/>
        <w:gridCol w:w="904"/>
      </w:tblGrid>
      <w:tr w:rsidR="00AB0492" w14:paraId="64FF7D5A" w14:textId="77777777">
        <w:tc>
          <w:tcPr>
            <w:tcW w:w="1473" w:type="dxa"/>
            <w:shd w:val="clear" w:color="auto" w:fill="AAAAFF"/>
          </w:tcPr>
          <w:p w14:paraId="440FA945" w14:textId="77777777" w:rsidR="00AB0492" w:rsidRDefault="00B554AB">
            <w:r>
              <w:t>Field</w:t>
            </w:r>
          </w:p>
        </w:tc>
        <w:tc>
          <w:tcPr>
            <w:tcW w:w="2675" w:type="dxa"/>
            <w:shd w:val="clear" w:color="auto" w:fill="AAAAFF"/>
          </w:tcPr>
          <w:p w14:paraId="27DD8BA4" w14:textId="77777777" w:rsidR="00AB0492" w:rsidRDefault="00B554AB">
            <w:r>
              <w:t>Type</w:t>
            </w:r>
          </w:p>
        </w:tc>
        <w:tc>
          <w:tcPr>
            <w:tcW w:w="1772" w:type="dxa"/>
            <w:shd w:val="clear" w:color="auto" w:fill="AAAAFF"/>
          </w:tcPr>
          <w:p w14:paraId="7942E8AB" w14:textId="77777777" w:rsidR="00AB0492" w:rsidRDefault="00B554AB">
            <w:r>
              <w:t>Most freq. value</w:t>
            </w:r>
          </w:p>
        </w:tc>
        <w:tc>
          <w:tcPr>
            <w:tcW w:w="904" w:type="dxa"/>
            <w:shd w:val="clear" w:color="auto" w:fill="AAAAFF"/>
          </w:tcPr>
          <w:p w14:paraId="16E4DD03" w14:textId="77777777" w:rsidR="00AB0492" w:rsidRDefault="00B554AB">
            <w:r>
              <w:t>Comment</w:t>
            </w:r>
          </w:p>
        </w:tc>
      </w:tr>
      <w:tr w:rsidR="00AB0492" w14:paraId="22D2D11B" w14:textId="77777777">
        <w:tc>
          <w:tcPr>
            <w:tcW w:w="1473" w:type="dxa"/>
          </w:tcPr>
          <w:p w14:paraId="3878C78D" w14:textId="77777777" w:rsidR="00AB0492" w:rsidRDefault="00B554AB">
            <w:r>
              <w:t>ptid</w:t>
            </w:r>
          </w:p>
        </w:tc>
        <w:tc>
          <w:tcPr>
            <w:tcW w:w="2675" w:type="dxa"/>
          </w:tcPr>
          <w:p w14:paraId="0C8C4E9B" w14:textId="77777777" w:rsidR="00AB0492" w:rsidRDefault="00B554AB">
            <w:r>
              <w:t>character</w:t>
            </w:r>
          </w:p>
        </w:tc>
        <w:tc>
          <w:tcPr>
            <w:tcW w:w="1772" w:type="dxa"/>
          </w:tcPr>
          <w:p w14:paraId="7DB056BD" w14:textId="77777777" w:rsidR="00AB0492" w:rsidRDefault="00B554AB">
            <w:r>
              <w:t>List truncated...</w:t>
            </w:r>
          </w:p>
        </w:tc>
        <w:tc>
          <w:tcPr>
            <w:tcW w:w="904" w:type="dxa"/>
          </w:tcPr>
          <w:p w14:paraId="70FC86F8" w14:textId="77777777" w:rsidR="00AB0492" w:rsidRDefault="00AB0492"/>
        </w:tc>
      </w:tr>
      <w:tr w:rsidR="00AB0492" w14:paraId="2155C3B8" w14:textId="77777777">
        <w:tc>
          <w:tcPr>
            <w:tcW w:w="1473" w:type="dxa"/>
          </w:tcPr>
          <w:p w14:paraId="0CACB9C6" w14:textId="77777777" w:rsidR="00AB0492" w:rsidRDefault="00B554AB">
            <w:r>
              <w:t>encid</w:t>
            </w:r>
          </w:p>
        </w:tc>
        <w:tc>
          <w:tcPr>
            <w:tcW w:w="2675" w:type="dxa"/>
          </w:tcPr>
          <w:p w14:paraId="595FA6E9" w14:textId="77777777" w:rsidR="00AB0492" w:rsidRDefault="00B554AB">
            <w:r>
              <w:t>character varying</w:t>
            </w:r>
          </w:p>
        </w:tc>
        <w:tc>
          <w:tcPr>
            <w:tcW w:w="1772" w:type="dxa"/>
          </w:tcPr>
          <w:p w14:paraId="45932B82" w14:textId="77777777" w:rsidR="00AB0492" w:rsidRDefault="00AB0492"/>
        </w:tc>
        <w:tc>
          <w:tcPr>
            <w:tcW w:w="904" w:type="dxa"/>
          </w:tcPr>
          <w:p w14:paraId="39F90586" w14:textId="77777777" w:rsidR="00AB0492" w:rsidRDefault="00AB0492"/>
        </w:tc>
      </w:tr>
      <w:tr w:rsidR="00AB0492" w14:paraId="6871DBA7" w14:textId="77777777">
        <w:tc>
          <w:tcPr>
            <w:tcW w:w="1473" w:type="dxa"/>
          </w:tcPr>
          <w:p w14:paraId="72421BBE" w14:textId="77777777" w:rsidR="00AB0492" w:rsidRDefault="00B554AB">
            <w:r>
              <w:t>proc_date</w:t>
            </w:r>
          </w:p>
        </w:tc>
        <w:tc>
          <w:tcPr>
            <w:tcW w:w="2675" w:type="dxa"/>
          </w:tcPr>
          <w:p w14:paraId="6D2F472D" w14:textId="77777777" w:rsidR="00AB0492" w:rsidRDefault="00B554AB">
            <w:r>
              <w:t>date</w:t>
            </w:r>
          </w:p>
        </w:tc>
        <w:tc>
          <w:tcPr>
            <w:tcW w:w="1772" w:type="dxa"/>
          </w:tcPr>
          <w:p w14:paraId="49CA6CA1" w14:textId="77777777" w:rsidR="00AB0492" w:rsidRDefault="00B554AB">
            <w:r>
              <w:t>2012-10-22</w:t>
            </w:r>
          </w:p>
        </w:tc>
        <w:tc>
          <w:tcPr>
            <w:tcW w:w="904" w:type="dxa"/>
          </w:tcPr>
          <w:p w14:paraId="75B629E3" w14:textId="77777777" w:rsidR="00AB0492" w:rsidRDefault="00AB0492"/>
        </w:tc>
      </w:tr>
      <w:tr w:rsidR="00AB0492" w14:paraId="6D7ED096" w14:textId="77777777">
        <w:tc>
          <w:tcPr>
            <w:tcW w:w="1473" w:type="dxa"/>
          </w:tcPr>
          <w:p w14:paraId="73048EF9" w14:textId="77777777" w:rsidR="00AB0492" w:rsidRDefault="00B554AB">
            <w:r>
              <w:t>proc_time</w:t>
            </w:r>
          </w:p>
        </w:tc>
        <w:tc>
          <w:tcPr>
            <w:tcW w:w="2675" w:type="dxa"/>
          </w:tcPr>
          <w:p w14:paraId="10EDE996" w14:textId="77777777" w:rsidR="00AB0492" w:rsidRDefault="00B554AB">
            <w:r>
              <w:t>timestamp without time zone</w:t>
            </w:r>
          </w:p>
        </w:tc>
        <w:tc>
          <w:tcPr>
            <w:tcW w:w="1772" w:type="dxa"/>
          </w:tcPr>
          <w:p w14:paraId="1226CE2D" w14:textId="77777777" w:rsidR="00AB0492" w:rsidRDefault="00B554AB">
            <w:r>
              <w:t>1900-01-01.000000</w:t>
            </w:r>
          </w:p>
        </w:tc>
        <w:tc>
          <w:tcPr>
            <w:tcW w:w="904" w:type="dxa"/>
          </w:tcPr>
          <w:p w14:paraId="75C04E0A" w14:textId="77777777" w:rsidR="00AB0492" w:rsidRDefault="00AB0492"/>
        </w:tc>
      </w:tr>
      <w:tr w:rsidR="00AB0492" w14:paraId="4C3BF03E" w14:textId="77777777">
        <w:tc>
          <w:tcPr>
            <w:tcW w:w="1473" w:type="dxa"/>
          </w:tcPr>
          <w:p w14:paraId="35150D8B" w14:textId="77777777" w:rsidR="00AB0492" w:rsidRDefault="00B554AB">
            <w:r>
              <w:t>proc_code</w:t>
            </w:r>
          </w:p>
        </w:tc>
        <w:tc>
          <w:tcPr>
            <w:tcW w:w="2675" w:type="dxa"/>
          </w:tcPr>
          <w:p w14:paraId="03B55B80" w14:textId="77777777" w:rsidR="00AB0492" w:rsidRDefault="00B554AB">
            <w:r>
              <w:t>character varying</w:t>
            </w:r>
          </w:p>
        </w:tc>
        <w:tc>
          <w:tcPr>
            <w:tcW w:w="1772" w:type="dxa"/>
          </w:tcPr>
          <w:p w14:paraId="5F83F459" w14:textId="77777777" w:rsidR="00AB0492" w:rsidRDefault="00AB0492"/>
        </w:tc>
        <w:tc>
          <w:tcPr>
            <w:tcW w:w="904" w:type="dxa"/>
          </w:tcPr>
          <w:p w14:paraId="6441D2AC" w14:textId="77777777" w:rsidR="00AB0492" w:rsidRDefault="00AB0492"/>
        </w:tc>
      </w:tr>
      <w:tr w:rsidR="00AB0492" w14:paraId="1FE17D75" w14:textId="77777777">
        <w:tc>
          <w:tcPr>
            <w:tcW w:w="1473" w:type="dxa"/>
          </w:tcPr>
          <w:p w14:paraId="327C599C" w14:textId="77777777" w:rsidR="00AB0492" w:rsidRDefault="00B554AB">
            <w:r>
              <w:t>proc_desc</w:t>
            </w:r>
          </w:p>
        </w:tc>
        <w:tc>
          <w:tcPr>
            <w:tcW w:w="2675" w:type="dxa"/>
          </w:tcPr>
          <w:p w14:paraId="67867C67" w14:textId="77777777" w:rsidR="00AB0492" w:rsidRDefault="00B554AB">
            <w:r>
              <w:t>character varying</w:t>
            </w:r>
          </w:p>
        </w:tc>
        <w:tc>
          <w:tcPr>
            <w:tcW w:w="1772" w:type="dxa"/>
          </w:tcPr>
          <w:p w14:paraId="2D5F673E" w14:textId="77777777" w:rsidR="00AB0492" w:rsidRDefault="00AB0492"/>
        </w:tc>
        <w:tc>
          <w:tcPr>
            <w:tcW w:w="904" w:type="dxa"/>
          </w:tcPr>
          <w:p w14:paraId="4008779C" w14:textId="77777777" w:rsidR="00AB0492" w:rsidRDefault="00AB0492"/>
        </w:tc>
      </w:tr>
      <w:tr w:rsidR="00AB0492" w14:paraId="0FC3A771" w14:textId="77777777">
        <w:tc>
          <w:tcPr>
            <w:tcW w:w="1473" w:type="dxa"/>
          </w:tcPr>
          <w:p w14:paraId="2896A68E" w14:textId="77777777" w:rsidR="00AB0492" w:rsidRDefault="00B554AB">
            <w:r>
              <w:t>proc_code_type</w:t>
            </w:r>
          </w:p>
        </w:tc>
        <w:tc>
          <w:tcPr>
            <w:tcW w:w="2675" w:type="dxa"/>
          </w:tcPr>
          <w:p w14:paraId="36806024" w14:textId="77777777" w:rsidR="00AB0492" w:rsidRDefault="00B554AB">
            <w:r>
              <w:t>character varying</w:t>
            </w:r>
          </w:p>
        </w:tc>
        <w:tc>
          <w:tcPr>
            <w:tcW w:w="1772" w:type="dxa"/>
          </w:tcPr>
          <w:p w14:paraId="75F514A6" w14:textId="77777777" w:rsidR="00AB0492" w:rsidRDefault="00B554AB">
            <w:r>
              <w:t>CPT4</w:t>
            </w:r>
          </w:p>
        </w:tc>
        <w:tc>
          <w:tcPr>
            <w:tcW w:w="904" w:type="dxa"/>
          </w:tcPr>
          <w:p w14:paraId="562620C2" w14:textId="77777777" w:rsidR="00AB0492" w:rsidRDefault="00AB0492"/>
        </w:tc>
      </w:tr>
      <w:tr w:rsidR="00AB0492" w14:paraId="6118F41F" w14:textId="77777777">
        <w:tc>
          <w:tcPr>
            <w:tcW w:w="1473" w:type="dxa"/>
          </w:tcPr>
          <w:p w14:paraId="5FFB6248" w14:textId="77777777" w:rsidR="00AB0492" w:rsidRDefault="00B554AB">
            <w:r>
              <w:t>provid_perform</w:t>
            </w:r>
          </w:p>
        </w:tc>
        <w:tc>
          <w:tcPr>
            <w:tcW w:w="2675" w:type="dxa"/>
          </w:tcPr>
          <w:p w14:paraId="49F641E4" w14:textId="77777777" w:rsidR="00AB0492" w:rsidRDefault="00B554AB">
            <w:r>
              <w:t>character varying</w:t>
            </w:r>
          </w:p>
        </w:tc>
        <w:tc>
          <w:tcPr>
            <w:tcW w:w="1772" w:type="dxa"/>
          </w:tcPr>
          <w:p w14:paraId="074AAA96" w14:textId="77777777" w:rsidR="00AB0492" w:rsidRDefault="00AB0492"/>
        </w:tc>
        <w:tc>
          <w:tcPr>
            <w:tcW w:w="904" w:type="dxa"/>
          </w:tcPr>
          <w:p w14:paraId="567EFF67" w14:textId="77777777" w:rsidR="00AB0492" w:rsidRDefault="00AB0492"/>
        </w:tc>
      </w:tr>
      <w:tr w:rsidR="00AB0492" w14:paraId="17BC9749" w14:textId="77777777">
        <w:tc>
          <w:tcPr>
            <w:tcW w:w="1473" w:type="dxa"/>
          </w:tcPr>
          <w:p w14:paraId="155A4412" w14:textId="77777777" w:rsidR="00AB0492" w:rsidRDefault="00B554AB">
            <w:r>
              <w:t>provid_order</w:t>
            </w:r>
          </w:p>
        </w:tc>
        <w:tc>
          <w:tcPr>
            <w:tcW w:w="2675" w:type="dxa"/>
          </w:tcPr>
          <w:p w14:paraId="42F23537" w14:textId="77777777" w:rsidR="00AB0492" w:rsidRDefault="00B554AB">
            <w:r>
              <w:t>character varying</w:t>
            </w:r>
          </w:p>
        </w:tc>
        <w:tc>
          <w:tcPr>
            <w:tcW w:w="1772" w:type="dxa"/>
          </w:tcPr>
          <w:p w14:paraId="60F04E2E" w14:textId="77777777" w:rsidR="00AB0492" w:rsidRDefault="00AB0492"/>
        </w:tc>
        <w:tc>
          <w:tcPr>
            <w:tcW w:w="904" w:type="dxa"/>
          </w:tcPr>
          <w:p w14:paraId="7DF41452" w14:textId="77777777" w:rsidR="00AB0492" w:rsidRDefault="00AB0492"/>
        </w:tc>
      </w:tr>
      <w:tr w:rsidR="00AB0492" w14:paraId="680210CA" w14:textId="77777777">
        <w:tc>
          <w:tcPr>
            <w:tcW w:w="1473" w:type="dxa"/>
          </w:tcPr>
          <w:p w14:paraId="39048AFC" w14:textId="77777777" w:rsidR="00AB0492" w:rsidRDefault="00B554AB">
            <w:r>
              <w:t>betos_code</w:t>
            </w:r>
          </w:p>
        </w:tc>
        <w:tc>
          <w:tcPr>
            <w:tcW w:w="2675" w:type="dxa"/>
          </w:tcPr>
          <w:p w14:paraId="7E54B99D" w14:textId="77777777" w:rsidR="00AB0492" w:rsidRDefault="00B554AB">
            <w:r>
              <w:t>character varying</w:t>
            </w:r>
          </w:p>
        </w:tc>
        <w:tc>
          <w:tcPr>
            <w:tcW w:w="1772" w:type="dxa"/>
          </w:tcPr>
          <w:p w14:paraId="1361B499" w14:textId="77777777" w:rsidR="00AB0492" w:rsidRDefault="00AB0492"/>
        </w:tc>
        <w:tc>
          <w:tcPr>
            <w:tcW w:w="904" w:type="dxa"/>
          </w:tcPr>
          <w:p w14:paraId="265A0F1A" w14:textId="77777777" w:rsidR="00AB0492" w:rsidRDefault="00AB0492"/>
        </w:tc>
      </w:tr>
      <w:tr w:rsidR="00AB0492" w14:paraId="1061626A" w14:textId="77777777">
        <w:tc>
          <w:tcPr>
            <w:tcW w:w="1473" w:type="dxa"/>
          </w:tcPr>
          <w:p w14:paraId="324B0600" w14:textId="77777777" w:rsidR="00AB0492" w:rsidRDefault="00B554AB">
            <w:r>
              <w:lastRenderedPageBreak/>
              <w:t>betos_desc</w:t>
            </w:r>
          </w:p>
        </w:tc>
        <w:tc>
          <w:tcPr>
            <w:tcW w:w="2675" w:type="dxa"/>
          </w:tcPr>
          <w:p w14:paraId="03320811" w14:textId="77777777" w:rsidR="00AB0492" w:rsidRDefault="00B554AB">
            <w:r>
              <w:t>character varying</w:t>
            </w:r>
          </w:p>
        </w:tc>
        <w:tc>
          <w:tcPr>
            <w:tcW w:w="1772" w:type="dxa"/>
          </w:tcPr>
          <w:p w14:paraId="316C3464" w14:textId="77777777" w:rsidR="00AB0492" w:rsidRDefault="00AB0492"/>
        </w:tc>
        <w:tc>
          <w:tcPr>
            <w:tcW w:w="904" w:type="dxa"/>
          </w:tcPr>
          <w:p w14:paraId="1F22AD5C" w14:textId="77777777" w:rsidR="00AB0492" w:rsidRDefault="00AB0492"/>
        </w:tc>
      </w:tr>
    </w:tbl>
    <w:p w14:paraId="030934A2" w14:textId="77777777" w:rsidR="00AB0492" w:rsidRDefault="00B554AB">
      <w:pPr>
        <w:pStyle w:val="Heading3"/>
      </w:pPr>
      <w:bookmarkStart w:id="611" w:name="_3zl3cpsqasea" w:colFirst="0" w:colLast="0"/>
      <w:bookmarkEnd w:id="611"/>
      <w:r>
        <w:t>Table: nlp_measurements</w:t>
      </w:r>
    </w:p>
    <w:tbl>
      <w:tblPr>
        <w:tblStyle w:val="afff3"/>
        <w:tblW w:w="5851" w:type="dxa"/>
        <w:tblBorders>
          <w:top w:val="nil"/>
          <w:left w:val="nil"/>
          <w:bottom w:val="nil"/>
          <w:right w:val="nil"/>
          <w:insideH w:val="nil"/>
          <w:insideV w:val="nil"/>
        </w:tblBorders>
        <w:tblLayout w:type="fixed"/>
        <w:tblLook w:val="0000" w:firstRow="0" w:lastRow="0" w:firstColumn="0" w:lastColumn="0" w:noHBand="0" w:noVBand="0"/>
      </w:tblPr>
      <w:tblGrid>
        <w:gridCol w:w="1888"/>
        <w:gridCol w:w="1570"/>
        <w:gridCol w:w="1489"/>
        <w:gridCol w:w="904"/>
      </w:tblGrid>
      <w:tr w:rsidR="00AB0492" w14:paraId="4C9A81CE" w14:textId="77777777">
        <w:tc>
          <w:tcPr>
            <w:tcW w:w="1888" w:type="dxa"/>
            <w:shd w:val="clear" w:color="auto" w:fill="AAAAFF"/>
          </w:tcPr>
          <w:p w14:paraId="1334E034" w14:textId="77777777" w:rsidR="00AB0492" w:rsidRDefault="00B554AB">
            <w:r>
              <w:t>Field</w:t>
            </w:r>
          </w:p>
        </w:tc>
        <w:tc>
          <w:tcPr>
            <w:tcW w:w="1570" w:type="dxa"/>
            <w:shd w:val="clear" w:color="auto" w:fill="AAAAFF"/>
          </w:tcPr>
          <w:p w14:paraId="6E89EAF4" w14:textId="77777777" w:rsidR="00AB0492" w:rsidRDefault="00B554AB">
            <w:r>
              <w:t>Type</w:t>
            </w:r>
          </w:p>
        </w:tc>
        <w:tc>
          <w:tcPr>
            <w:tcW w:w="1489" w:type="dxa"/>
            <w:shd w:val="clear" w:color="auto" w:fill="AAAAFF"/>
          </w:tcPr>
          <w:p w14:paraId="3C078F19" w14:textId="77777777" w:rsidR="00AB0492" w:rsidRDefault="00B554AB">
            <w:r>
              <w:t>Most freq. value</w:t>
            </w:r>
          </w:p>
        </w:tc>
        <w:tc>
          <w:tcPr>
            <w:tcW w:w="904" w:type="dxa"/>
            <w:shd w:val="clear" w:color="auto" w:fill="AAAAFF"/>
          </w:tcPr>
          <w:p w14:paraId="090980AF" w14:textId="77777777" w:rsidR="00AB0492" w:rsidRDefault="00B554AB">
            <w:r>
              <w:t>Comment</w:t>
            </w:r>
          </w:p>
        </w:tc>
      </w:tr>
      <w:tr w:rsidR="00AB0492" w14:paraId="72E7BAFE" w14:textId="77777777">
        <w:tc>
          <w:tcPr>
            <w:tcW w:w="1888" w:type="dxa"/>
          </w:tcPr>
          <w:p w14:paraId="5E729992" w14:textId="77777777" w:rsidR="00AB0492" w:rsidRDefault="00B554AB">
            <w:r>
              <w:t>ptid</w:t>
            </w:r>
          </w:p>
        </w:tc>
        <w:tc>
          <w:tcPr>
            <w:tcW w:w="1570" w:type="dxa"/>
          </w:tcPr>
          <w:p w14:paraId="6D7A58CB" w14:textId="77777777" w:rsidR="00AB0492" w:rsidRDefault="00B554AB">
            <w:r>
              <w:t>character</w:t>
            </w:r>
          </w:p>
        </w:tc>
        <w:tc>
          <w:tcPr>
            <w:tcW w:w="1489" w:type="dxa"/>
          </w:tcPr>
          <w:p w14:paraId="09AD4D06" w14:textId="77777777" w:rsidR="00AB0492" w:rsidRDefault="00B554AB">
            <w:r>
              <w:t>PT130234983</w:t>
            </w:r>
          </w:p>
        </w:tc>
        <w:tc>
          <w:tcPr>
            <w:tcW w:w="904" w:type="dxa"/>
          </w:tcPr>
          <w:p w14:paraId="58709A99" w14:textId="77777777" w:rsidR="00AB0492" w:rsidRDefault="00AB0492"/>
        </w:tc>
      </w:tr>
      <w:tr w:rsidR="00AB0492" w14:paraId="5125BB3A" w14:textId="77777777">
        <w:tc>
          <w:tcPr>
            <w:tcW w:w="1888" w:type="dxa"/>
          </w:tcPr>
          <w:p w14:paraId="3EFD9331" w14:textId="77777777" w:rsidR="00AB0492" w:rsidRDefault="00B554AB">
            <w:r>
              <w:t>encid</w:t>
            </w:r>
          </w:p>
        </w:tc>
        <w:tc>
          <w:tcPr>
            <w:tcW w:w="1570" w:type="dxa"/>
          </w:tcPr>
          <w:p w14:paraId="21048E74" w14:textId="77777777" w:rsidR="00AB0492" w:rsidRDefault="00B554AB">
            <w:r>
              <w:t>character varying</w:t>
            </w:r>
          </w:p>
        </w:tc>
        <w:tc>
          <w:tcPr>
            <w:tcW w:w="1489" w:type="dxa"/>
          </w:tcPr>
          <w:p w14:paraId="46D9AED7" w14:textId="77777777" w:rsidR="00AB0492" w:rsidRDefault="00AB0492"/>
        </w:tc>
        <w:tc>
          <w:tcPr>
            <w:tcW w:w="904" w:type="dxa"/>
          </w:tcPr>
          <w:p w14:paraId="28153883" w14:textId="77777777" w:rsidR="00AB0492" w:rsidRDefault="00AB0492"/>
        </w:tc>
      </w:tr>
      <w:tr w:rsidR="00AB0492" w14:paraId="0E630F10" w14:textId="77777777">
        <w:tc>
          <w:tcPr>
            <w:tcW w:w="1888" w:type="dxa"/>
          </w:tcPr>
          <w:p w14:paraId="2F8C7E68" w14:textId="77777777" w:rsidR="00AB0492" w:rsidRDefault="00B554AB">
            <w:r>
              <w:t>note_date</w:t>
            </w:r>
          </w:p>
        </w:tc>
        <w:tc>
          <w:tcPr>
            <w:tcW w:w="1570" w:type="dxa"/>
          </w:tcPr>
          <w:p w14:paraId="3BDA298F" w14:textId="77777777" w:rsidR="00AB0492" w:rsidRDefault="00B554AB">
            <w:r>
              <w:t>date</w:t>
            </w:r>
          </w:p>
        </w:tc>
        <w:tc>
          <w:tcPr>
            <w:tcW w:w="1489" w:type="dxa"/>
          </w:tcPr>
          <w:p w14:paraId="3B791B41" w14:textId="77777777" w:rsidR="00AB0492" w:rsidRDefault="00B554AB">
            <w:r>
              <w:t>2013-04-23</w:t>
            </w:r>
          </w:p>
        </w:tc>
        <w:tc>
          <w:tcPr>
            <w:tcW w:w="904" w:type="dxa"/>
          </w:tcPr>
          <w:p w14:paraId="30177151" w14:textId="77777777" w:rsidR="00AB0492" w:rsidRDefault="00AB0492"/>
        </w:tc>
      </w:tr>
      <w:tr w:rsidR="00AB0492" w14:paraId="425F200C" w14:textId="77777777">
        <w:tc>
          <w:tcPr>
            <w:tcW w:w="1888" w:type="dxa"/>
          </w:tcPr>
          <w:p w14:paraId="09459C1A" w14:textId="77777777" w:rsidR="00AB0492" w:rsidRDefault="00B554AB">
            <w:r>
              <w:t>measurement_type</w:t>
            </w:r>
          </w:p>
        </w:tc>
        <w:tc>
          <w:tcPr>
            <w:tcW w:w="1570" w:type="dxa"/>
          </w:tcPr>
          <w:p w14:paraId="4E824944" w14:textId="77777777" w:rsidR="00AB0492" w:rsidRDefault="00B554AB">
            <w:r>
              <w:t>character varying</w:t>
            </w:r>
          </w:p>
        </w:tc>
        <w:tc>
          <w:tcPr>
            <w:tcW w:w="1489" w:type="dxa"/>
          </w:tcPr>
          <w:p w14:paraId="77419BE7" w14:textId="77777777" w:rsidR="00AB0492" w:rsidRDefault="00B554AB">
            <w:r>
              <w:t>DBP</w:t>
            </w:r>
          </w:p>
        </w:tc>
        <w:tc>
          <w:tcPr>
            <w:tcW w:w="904" w:type="dxa"/>
          </w:tcPr>
          <w:p w14:paraId="2B06E3D5" w14:textId="77777777" w:rsidR="00AB0492" w:rsidRDefault="00AB0492"/>
        </w:tc>
      </w:tr>
      <w:tr w:rsidR="00AB0492" w14:paraId="0F9D901B" w14:textId="77777777">
        <w:tc>
          <w:tcPr>
            <w:tcW w:w="1888" w:type="dxa"/>
          </w:tcPr>
          <w:p w14:paraId="565D32A4" w14:textId="77777777" w:rsidR="00AB0492" w:rsidRDefault="00B554AB">
            <w:r>
              <w:t>measurement_value</w:t>
            </w:r>
          </w:p>
        </w:tc>
        <w:tc>
          <w:tcPr>
            <w:tcW w:w="1570" w:type="dxa"/>
          </w:tcPr>
          <w:p w14:paraId="506CA5F4" w14:textId="77777777" w:rsidR="00AB0492" w:rsidRDefault="00B554AB">
            <w:r>
              <w:t>character varying</w:t>
            </w:r>
          </w:p>
        </w:tc>
        <w:tc>
          <w:tcPr>
            <w:tcW w:w="1489" w:type="dxa"/>
          </w:tcPr>
          <w:p w14:paraId="73275C73" w14:textId="77777777" w:rsidR="00AB0492" w:rsidRDefault="00B554AB">
            <w:r>
              <w:t>2</w:t>
            </w:r>
          </w:p>
        </w:tc>
        <w:tc>
          <w:tcPr>
            <w:tcW w:w="904" w:type="dxa"/>
          </w:tcPr>
          <w:p w14:paraId="4812ADAD" w14:textId="77777777" w:rsidR="00AB0492" w:rsidRDefault="00AB0492"/>
        </w:tc>
      </w:tr>
      <w:tr w:rsidR="00AB0492" w14:paraId="7A17AE79" w14:textId="77777777">
        <w:tc>
          <w:tcPr>
            <w:tcW w:w="1888" w:type="dxa"/>
          </w:tcPr>
          <w:p w14:paraId="2AAE0F83" w14:textId="77777777" w:rsidR="00AB0492" w:rsidRDefault="00B554AB">
            <w:r>
              <w:t>measurement_detail</w:t>
            </w:r>
          </w:p>
        </w:tc>
        <w:tc>
          <w:tcPr>
            <w:tcW w:w="1570" w:type="dxa"/>
          </w:tcPr>
          <w:p w14:paraId="7295D4CD" w14:textId="77777777" w:rsidR="00AB0492" w:rsidRDefault="00B554AB">
            <w:r>
              <w:t>character varying</w:t>
            </w:r>
          </w:p>
        </w:tc>
        <w:tc>
          <w:tcPr>
            <w:tcW w:w="1489" w:type="dxa"/>
          </w:tcPr>
          <w:p w14:paraId="7911AFDC" w14:textId="77777777" w:rsidR="00AB0492" w:rsidRDefault="00AB0492"/>
        </w:tc>
        <w:tc>
          <w:tcPr>
            <w:tcW w:w="904" w:type="dxa"/>
          </w:tcPr>
          <w:p w14:paraId="369480A3" w14:textId="77777777" w:rsidR="00AB0492" w:rsidRDefault="00AB0492"/>
        </w:tc>
      </w:tr>
      <w:tr w:rsidR="00AB0492" w14:paraId="66EAD5F2" w14:textId="77777777">
        <w:tc>
          <w:tcPr>
            <w:tcW w:w="1888" w:type="dxa"/>
          </w:tcPr>
          <w:p w14:paraId="798D602C" w14:textId="77777777" w:rsidR="00AB0492" w:rsidRDefault="00B554AB">
            <w:r>
              <w:t>note_section</w:t>
            </w:r>
          </w:p>
        </w:tc>
        <w:tc>
          <w:tcPr>
            <w:tcW w:w="1570" w:type="dxa"/>
          </w:tcPr>
          <w:p w14:paraId="3FAF80E1" w14:textId="77777777" w:rsidR="00AB0492" w:rsidRDefault="00B554AB">
            <w:r>
              <w:t>character varying</w:t>
            </w:r>
          </w:p>
        </w:tc>
        <w:tc>
          <w:tcPr>
            <w:tcW w:w="1489" w:type="dxa"/>
          </w:tcPr>
          <w:p w14:paraId="4AF00C2F" w14:textId="77777777" w:rsidR="00AB0492" w:rsidRDefault="00AB0492"/>
        </w:tc>
        <w:tc>
          <w:tcPr>
            <w:tcW w:w="904" w:type="dxa"/>
          </w:tcPr>
          <w:p w14:paraId="761035BF" w14:textId="77777777" w:rsidR="00AB0492" w:rsidRDefault="00AB0492"/>
        </w:tc>
      </w:tr>
      <w:tr w:rsidR="00AB0492" w14:paraId="7D467F73" w14:textId="77777777">
        <w:tc>
          <w:tcPr>
            <w:tcW w:w="1888" w:type="dxa"/>
          </w:tcPr>
          <w:p w14:paraId="5A1EA4F7" w14:textId="77777777" w:rsidR="00AB0492" w:rsidRDefault="00B554AB">
            <w:r>
              <w:t>measurement_date</w:t>
            </w:r>
          </w:p>
        </w:tc>
        <w:tc>
          <w:tcPr>
            <w:tcW w:w="1570" w:type="dxa"/>
          </w:tcPr>
          <w:p w14:paraId="64AB81D4" w14:textId="77777777" w:rsidR="00AB0492" w:rsidRDefault="00B554AB">
            <w:r>
              <w:t>date</w:t>
            </w:r>
          </w:p>
        </w:tc>
        <w:tc>
          <w:tcPr>
            <w:tcW w:w="1489" w:type="dxa"/>
          </w:tcPr>
          <w:p w14:paraId="22A083A6" w14:textId="77777777" w:rsidR="00AB0492" w:rsidRDefault="00AB0492"/>
        </w:tc>
        <w:tc>
          <w:tcPr>
            <w:tcW w:w="904" w:type="dxa"/>
          </w:tcPr>
          <w:p w14:paraId="02E744C9" w14:textId="77777777" w:rsidR="00AB0492" w:rsidRDefault="00AB0492"/>
        </w:tc>
      </w:tr>
    </w:tbl>
    <w:p w14:paraId="149453F8" w14:textId="77777777" w:rsidR="00AB0492" w:rsidRDefault="00B554AB">
      <w:pPr>
        <w:pStyle w:val="Heading3"/>
      </w:pPr>
      <w:bookmarkStart w:id="612" w:name="_c1hkshksyc4v" w:colFirst="0" w:colLast="0"/>
      <w:bookmarkEnd w:id="612"/>
      <w:r>
        <w:t>Table: insurance</w:t>
      </w:r>
    </w:p>
    <w:tbl>
      <w:tblPr>
        <w:tblStyle w:val="afff4"/>
        <w:tblW w:w="6758" w:type="dxa"/>
        <w:tblBorders>
          <w:top w:val="nil"/>
          <w:left w:val="nil"/>
          <w:bottom w:val="nil"/>
          <w:right w:val="nil"/>
          <w:insideH w:val="nil"/>
          <w:insideV w:val="nil"/>
        </w:tblBorders>
        <w:tblLayout w:type="fixed"/>
        <w:tblLook w:val="0000" w:firstRow="0" w:lastRow="0" w:firstColumn="0" w:lastColumn="0" w:noHBand="0" w:noVBand="0"/>
      </w:tblPr>
      <w:tblGrid>
        <w:gridCol w:w="1407"/>
        <w:gridCol w:w="2675"/>
        <w:gridCol w:w="1772"/>
        <w:gridCol w:w="904"/>
      </w:tblGrid>
      <w:tr w:rsidR="00AB0492" w14:paraId="10DFC9BA" w14:textId="77777777">
        <w:tc>
          <w:tcPr>
            <w:tcW w:w="1407" w:type="dxa"/>
            <w:shd w:val="clear" w:color="auto" w:fill="AAAAFF"/>
          </w:tcPr>
          <w:p w14:paraId="19661EF2" w14:textId="77777777" w:rsidR="00AB0492" w:rsidRDefault="00B554AB">
            <w:r>
              <w:t>Field</w:t>
            </w:r>
          </w:p>
        </w:tc>
        <w:tc>
          <w:tcPr>
            <w:tcW w:w="2675" w:type="dxa"/>
            <w:shd w:val="clear" w:color="auto" w:fill="AAAAFF"/>
          </w:tcPr>
          <w:p w14:paraId="7DBDF92F" w14:textId="77777777" w:rsidR="00AB0492" w:rsidRDefault="00B554AB">
            <w:r>
              <w:t>Type</w:t>
            </w:r>
          </w:p>
        </w:tc>
        <w:tc>
          <w:tcPr>
            <w:tcW w:w="1772" w:type="dxa"/>
            <w:shd w:val="clear" w:color="auto" w:fill="AAAAFF"/>
          </w:tcPr>
          <w:p w14:paraId="7C0D8704" w14:textId="77777777" w:rsidR="00AB0492" w:rsidRDefault="00B554AB">
            <w:r>
              <w:t>Most freq. value</w:t>
            </w:r>
          </w:p>
        </w:tc>
        <w:tc>
          <w:tcPr>
            <w:tcW w:w="904" w:type="dxa"/>
            <w:shd w:val="clear" w:color="auto" w:fill="AAAAFF"/>
          </w:tcPr>
          <w:p w14:paraId="2E01A9E7" w14:textId="77777777" w:rsidR="00AB0492" w:rsidRDefault="00B554AB">
            <w:r>
              <w:t>Comment</w:t>
            </w:r>
          </w:p>
        </w:tc>
      </w:tr>
      <w:tr w:rsidR="00AB0492" w14:paraId="4968B422" w14:textId="77777777">
        <w:tc>
          <w:tcPr>
            <w:tcW w:w="1407" w:type="dxa"/>
          </w:tcPr>
          <w:p w14:paraId="744AB0FF" w14:textId="77777777" w:rsidR="00AB0492" w:rsidRDefault="00B554AB">
            <w:r>
              <w:t>ptid</w:t>
            </w:r>
          </w:p>
        </w:tc>
        <w:tc>
          <w:tcPr>
            <w:tcW w:w="2675" w:type="dxa"/>
          </w:tcPr>
          <w:p w14:paraId="70750AF7" w14:textId="77777777" w:rsidR="00AB0492" w:rsidRDefault="00B554AB">
            <w:r>
              <w:t>character</w:t>
            </w:r>
          </w:p>
        </w:tc>
        <w:tc>
          <w:tcPr>
            <w:tcW w:w="1772" w:type="dxa"/>
          </w:tcPr>
          <w:p w14:paraId="553287F6" w14:textId="77777777" w:rsidR="00AB0492" w:rsidRDefault="00B554AB">
            <w:r>
              <w:t>PT130555350</w:t>
            </w:r>
          </w:p>
        </w:tc>
        <w:tc>
          <w:tcPr>
            <w:tcW w:w="904" w:type="dxa"/>
          </w:tcPr>
          <w:p w14:paraId="0E96C74E" w14:textId="77777777" w:rsidR="00AB0492" w:rsidRDefault="00AB0492"/>
        </w:tc>
      </w:tr>
      <w:tr w:rsidR="00AB0492" w14:paraId="696319EC" w14:textId="77777777">
        <w:tc>
          <w:tcPr>
            <w:tcW w:w="1407" w:type="dxa"/>
          </w:tcPr>
          <w:p w14:paraId="50D34A0D" w14:textId="77777777" w:rsidR="00AB0492" w:rsidRDefault="00B554AB">
            <w:r>
              <w:t>encid</w:t>
            </w:r>
          </w:p>
        </w:tc>
        <w:tc>
          <w:tcPr>
            <w:tcW w:w="2675" w:type="dxa"/>
          </w:tcPr>
          <w:p w14:paraId="54CCBC6C" w14:textId="77777777" w:rsidR="00AB0492" w:rsidRDefault="00B554AB">
            <w:r>
              <w:t>character varying</w:t>
            </w:r>
          </w:p>
        </w:tc>
        <w:tc>
          <w:tcPr>
            <w:tcW w:w="1772" w:type="dxa"/>
          </w:tcPr>
          <w:p w14:paraId="4D65640F" w14:textId="77777777" w:rsidR="00AB0492" w:rsidRDefault="00B554AB">
            <w:r>
              <w:t>List truncated...</w:t>
            </w:r>
          </w:p>
        </w:tc>
        <w:tc>
          <w:tcPr>
            <w:tcW w:w="904" w:type="dxa"/>
          </w:tcPr>
          <w:p w14:paraId="45BC71B6" w14:textId="77777777" w:rsidR="00AB0492" w:rsidRDefault="00AB0492"/>
        </w:tc>
      </w:tr>
      <w:tr w:rsidR="00AB0492" w14:paraId="31401D96" w14:textId="77777777">
        <w:tc>
          <w:tcPr>
            <w:tcW w:w="1407" w:type="dxa"/>
          </w:tcPr>
          <w:p w14:paraId="19E66587" w14:textId="77777777" w:rsidR="00AB0492" w:rsidRDefault="00B554AB">
            <w:r>
              <w:t>insurance_date</w:t>
            </w:r>
          </w:p>
        </w:tc>
        <w:tc>
          <w:tcPr>
            <w:tcW w:w="2675" w:type="dxa"/>
          </w:tcPr>
          <w:p w14:paraId="36D1AA02" w14:textId="77777777" w:rsidR="00AB0492" w:rsidRDefault="00B554AB">
            <w:r>
              <w:t>date</w:t>
            </w:r>
          </w:p>
        </w:tc>
        <w:tc>
          <w:tcPr>
            <w:tcW w:w="1772" w:type="dxa"/>
          </w:tcPr>
          <w:p w14:paraId="2473F0E2" w14:textId="77777777" w:rsidR="00AB0492" w:rsidRDefault="00B554AB">
            <w:r>
              <w:t>2008-09-15</w:t>
            </w:r>
          </w:p>
        </w:tc>
        <w:tc>
          <w:tcPr>
            <w:tcW w:w="904" w:type="dxa"/>
          </w:tcPr>
          <w:p w14:paraId="0EECE5FF" w14:textId="77777777" w:rsidR="00AB0492" w:rsidRDefault="00AB0492"/>
        </w:tc>
      </w:tr>
      <w:tr w:rsidR="00AB0492" w14:paraId="2982FAC4" w14:textId="77777777">
        <w:tc>
          <w:tcPr>
            <w:tcW w:w="1407" w:type="dxa"/>
          </w:tcPr>
          <w:p w14:paraId="03BBD4F1" w14:textId="77777777" w:rsidR="00AB0492" w:rsidRDefault="00B554AB">
            <w:r>
              <w:t>insurance_time</w:t>
            </w:r>
          </w:p>
        </w:tc>
        <w:tc>
          <w:tcPr>
            <w:tcW w:w="2675" w:type="dxa"/>
          </w:tcPr>
          <w:p w14:paraId="57E4E609" w14:textId="77777777" w:rsidR="00AB0492" w:rsidRDefault="00B554AB">
            <w:r>
              <w:t>timestamp without time zone</w:t>
            </w:r>
          </w:p>
        </w:tc>
        <w:tc>
          <w:tcPr>
            <w:tcW w:w="1772" w:type="dxa"/>
          </w:tcPr>
          <w:p w14:paraId="0359C1DD" w14:textId="77777777" w:rsidR="00AB0492" w:rsidRDefault="00B554AB">
            <w:r>
              <w:t>1900-01-01.000000</w:t>
            </w:r>
          </w:p>
        </w:tc>
        <w:tc>
          <w:tcPr>
            <w:tcW w:w="904" w:type="dxa"/>
          </w:tcPr>
          <w:p w14:paraId="256EDF8D" w14:textId="77777777" w:rsidR="00AB0492" w:rsidRDefault="00AB0492"/>
        </w:tc>
      </w:tr>
      <w:tr w:rsidR="00AB0492" w14:paraId="4B8169EF" w14:textId="77777777">
        <w:tc>
          <w:tcPr>
            <w:tcW w:w="1407" w:type="dxa"/>
          </w:tcPr>
          <w:p w14:paraId="20DB032D" w14:textId="77777777" w:rsidR="00AB0492" w:rsidRDefault="00B554AB">
            <w:r>
              <w:t>ins_type</w:t>
            </w:r>
          </w:p>
        </w:tc>
        <w:tc>
          <w:tcPr>
            <w:tcW w:w="2675" w:type="dxa"/>
          </w:tcPr>
          <w:p w14:paraId="0D15A440" w14:textId="77777777" w:rsidR="00AB0492" w:rsidRDefault="00B554AB">
            <w:r>
              <w:t>character varying</w:t>
            </w:r>
          </w:p>
        </w:tc>
        <w:tc>
          <w:tcPr>
            <w:tcW w:w="1772" w:type="dxa"/>
          </w:tcPr>
          <w:p w14:paraId="124AE8FE" w14:textId="77777777" w:rsidR="00AB0492" w:rsidRDefault="00B554AB">
            <w:r>
              <w:t>Medicare</w:t>
            </w:r>
          </w:p>
        </w:tc>
        <w:tc>
          <w:tcPr>
            <w:tcW w:w="904" w:type="dxa"/>
          </w:tcPr>
          <w:p w14:paraId="5ED92586" w14:textId="77777777" w:rsidR="00AB0492" w:rsidRDefault="00AB0492"/>
        </w:tc>
      </w:tr>
    </w:tbl>
    <w:p w14:paraId="3EC9D103" w14:textId="77777777" w:rsidR="00AB0492" w:rsidRDefault="00B554AB">
      <w:pPr>
        <w:pStyle w:val="Heading3"/>
      </w:pPr>
      <w:bookmarkStart w:id="613" w:name="_55na9hyvvjk1" w:colFirst="0" w:colLast="0"/>
      <w:bookmarkEnd w:id="613"/>
      <w:r>
        <w:t>Table: labs</w:t>
      </w:r>
    </w:p>
    <w:tbl>
      <w:tblPr>
        <w:tblStyle w:val="afff5"/>
        <w:tblW w:w="7571" w:type="dxa"/>
        <w:tblBorders>
          <w:top w:val="nil"/>
          <w:left w:val="nil"/>
          <w:bottom w:val="nil"/>
          <w:right w:val="nil"/>
          <w:insideH w:val="nil"/>
          <w:insideV w:val="nil"/>
        </w:tblBorders>
        <w:tblLayout w:type="fixed"/>
        <w:tblLook w:val="0000" w:firstRow="0" w:lastRow="0" w:firstColumn="0" w:lastColumn="0" w:noHBand="0" w:noVBand="0"/>
      </w:tblPr>
      <w:tblGrid>
        <w:gridCol w:w="1894"/>
        <w:gridCol w:w="2675"/>
        <w:gridCol w:w="2098"/>
        <w:gridCol w:w="904"/>
      </w:tblGrid>
      <w:tr w:rsidR="00AB0492" w14:paraId="196EC1B5" w14:textId="77777777">
        <w:tc>
          <w:tcPr>
            <w:tcW w:w="1895" w:type="dxa"/>
            <w:shd w:val="clear" w:color="auto" w:fill="AAAAFF"/>
          </w:tcPr>
          <w:p w14:paraId="5F643C1A" w14:textId="77777777" w:rsidR="00AB0492" w:rsidRDefault="00B554AB">
            <w:r>
              <w:t>Field</w:t>
            </w:r>
          </w:p>
        </w:tc>
        <w:tc>
          <w:tcPr>
            <w:tcW w:w="2675" w:type="dxa"/>
            <w:shd w:val="clear" w:color="auto" w:fill="AAAAFF"/>
          </w:tcPr>
          <w:p w14:paraId="23628D62" w14:textId="77777777" w:rsidR="00AB0492" w:rsidRDefault="00B554AB">
            <w:r>
              <w:t>Type</w:t>
            </w:r>
          </w:p>
        </w:tc>
        <w:tc>
          <w:tcPr>
            <w:tcW w:w="2098" w:type="dxa"/>
            <w:shd w:val="clear" w:color="auto" w:fill="AAAAFF"/>
          </w:tcPr>
          <w:p w14:paraId="16D6BD93" w14:textId="77777777" w:rsidR="00AB0492" w:rsidRDefault="00B554AB">
            <w:r>
              <w:t>Most freq. value</w:t>
            </w:r>
          </w:p>
        </w:tc>
        <w:tc>
          <w:tcPr>
            <w:tcW w:w="904" w:type="dxa"/>
            <w:shd w:val="clear" w:color="auto" w:fill="AAAAFF"/>
          </w:tcPr>
          <w:p w14:paraId="47336321" w14:textId="77777777" w:rsidR="00AB0492" w:rsidRDefault="00B554AB">
            <w:r>
              <w:t>Comment</w:t>
            </w:r>
          </w:p>
        </w:tc>
      </w:tr>
      <w:tr w:rsidR="00AB0492" w14:paraId="421417AD" w14:textId="77777777">
        <w:tc>
          <w:tcPr>
            <w:tcW w:w="1895" w:type="dxa"/>
          </w:tcPr>
          <w:p w14:paraId="4909F2A1" w14:textId="77777777" w:rsidR="00AB0492" w:rsidRDefault="00B554AB">
            <w:r>
              <w:t>ptid</w:t>
            </w:r>
          </w:p>
        </w:tc>
        <w:tc>
          <w:tcPr>
            <w:tcW w:w="2675" w:type="dxa"/>
          </w:tcPr>
          <w:p w14:paraId="1DADD4F8" w14:textId="77777777" w:rsidR="00AB0492" w:rsidRDefault="00B554AB">
            <w:r>
              <w:t>character</w:t>
            </w:r>
          </w:p>
        </w:tc>
        <w:tc>
          <w:tcPr>
            <w:tcW w:w="2098" w:type="dxa"/>
          </w:tcPr>
          <w:p w14:paraId="30CFF6B3" w14:textId="77777777" w:rsidR="00AB0492" w:rsidRDefault="00B554AB">
            <w:r>
              <w:t>PT143890838</w:t>
            </w:r>
          </w:p>
        </w:tc>
        <w:tc>
          <w:tcPr>
            <w:tcW w:w="904" w:type="dxa"/>
          </w:tcPr>
          <w:p w14:paraId="35380B3E" w14:textId="77777777" w:rsidR="00AB0492" w:rsidRDefault="00AB0492"/>
        </w:tc>
      </w:tr>
      <w:tr w:rsidR="00AB0492" w14:paraId="5BDE38B2" w14:textId="77777777">
        <w:tc>
          <w:tcPr>
            <w:tcW w:w="1895" w:type="dxa"/>
          </w:tcPr>
          <w:p w14:paraId="17DD0CA2" w14:textId="77777777" w:rsidR="00AB0492" w:rsidRDefault="00B554AB">
            <w:r>
              <w:t>encid</w:t>
            </w:r>
          </w:p>
        </w:tc>
        <w:tc>
          <w:tcPr>
            <w:tcW w:w="2675" w:type="dxa"/>
          </w:tcPr>
          <w:p w14:paraId="163A72F4" w14:textId="77777777" w:rsidR="00AB0492" w:rsidRDefault="00B554AB">
            <w:r>
              <w:t>character varying</w:t>
            </w:r>
          </w:p>
        </w:tc>
        <w:tc>
          <w:tcPr>
            <w:tcW w:w="2098" w:type="dxa"/>
          </w:tcPr>
          <w:p w14:paraId="5B58B4C9" w14:textId="77777777" w:rsidR="00AB0492" w:rsidRDefault="00AB0492"/>
        </w:tc>
        <w:tc>
          <w:tcPr>
            <w:tcW w:w="904" w:type="dxa"/>
          </w:tcPr>
          <w:p w14:paraId="751C5B0F" w14:textId="77777777" w:rsidR="00AB0492" w:rsidRDefault="00AB0492"/>
        </w:tc>
      </w:tr>
      <w:tr w:rsidR="00AB0492" w14:paraId="1533588C" w14:textId="77777777">
        <w:tc>
          <w:tcPr>
            <w:tcW w:w="1895" w:type="dxa"/>
          </w:tcPr>
          <w:p w14:paraId="7731F461" w14:textId="77777777" w:rsidR="00AB0492" w:rsidRDefault="00B554AB">
            <w:r>
              <w:t>test_name</w:t>
            </w:r>
          </w:p>
        </w:tc>
        <w:tc>
          <w:tcPr>
            <w:tcW w:w="2675" w:type="dxa"/>
          </w:tcPr>
          <w:p w14:paraId="527926C5" w14:textId="77777777" w:rsidR="00AB0492" w:rsidRDefault="00B554AB">
            <w:r>
              <w:t>character varying</w:t>
            </w:r>
          </w:p>
        </w:tc>
        <w:tc>
          <w:tcPr>
            <w:tcW w:w="2098" w:type="dxa"/>
          </w:tcPr>
          <w:p w14:paraId="0CD14563" w14:textId="77777777" w:rsidR="00AB0492" w:rsidRDefault="00B554AB">
            <w:r>
              <w:t xml:space="preserve">O2 </w:t>
            </w:r>
            <w:proofErr w:type="gramStart"/>
            <w:r>
              <w:t>saturation.oximetry</w:t>
            </w:r>
            <w:proofErr w:type="gramEnd"/>
          </w:p>
        </w:tc>
        <w:tc>
          <w:tcPr>
            <w:tcW w:w="904" w:type="dxa"/>
          </w:tcPr>
          <w:p w14:paraId="535F9711" w14:textId="77777777" w:rsidR="00AB0492" w:rsidRDefault="00AB0492"/>
        </w:tc>
      </w:tr>
      <w:tr w:rsidR="00AB0492" w14:paraId="11FA9039" w14:textId="77777777">
        <w:tc>
          <w:tcPr>
            <w:tcW w:w="1895" w:type="dxa"/>
          </w:tcPr>
          <w:p w14:paraId="6DD89F84" w14:textId="77777777" w:rsidR="00AB0492" w:rsidRDefault="00B554AB">
            <w:r>
              <w:t>order_date</w:t>
            </w:r>
          </w:p>
        </w:tc>
        <w:tc>
          <w:tcPr>
            <w:tcW w:w="2675" w:type="dxa"/>
          </w:tcPr>
          <w:p w14:paraId="2A6C6EAF" w14:textId="77777777" w:rsidR="00AB0492" w:rsidRDefault="00B554AB">
            <w:r>
              <w:t>date</w:t>
            </w:r>
          </w:p>
        </w:tc>
        <w:tc>
          <w:tcPr>
            <w:tcW w:w="2098" w:type="dxa"/>
          </w:tcPr>
          <w:p w14:paraId="1CDF006D" w14:textId="77777777" w:rsidR="00AB0492" w:rsidRDefault="00AB0492"/>
        </w:tc>
        <w:tc>
          <w:tcPr>
            <w:tcW w:w="904" w:type="dxa"/>
          </w:tcPr>
          <w:p w14:paraId="322008B3" w14:textId="77777777" w:rsidR="00AB0492" w:rsidRDefault="00AB0492"/>
        </w:tc>
      </w:tr>
      <w:tr w:rsidR="00AB0492" w14:paraId="0BCA9A55" w14:textId="77777777">
        <w:tc>
          <w:tcPr>
            <w:tcW w:w="1895" w:type="dxa"/>
          </w:tcPr>
          <w:p w14:paraId="547BA256" w14:textId="77777777" w:rsidR="00AB0492" w:rsidRDefault="00B554AB">
            <w:r>
              <w:t>order_time</w:t>
            </w:r>
          </w:p>
        </w:tc>
        <w:tc>
          <w:tcPr>
            <w:tcW w:w="2675" w:type="dxa"/>
          </w:tcPr>
          <w:p w14:paraId="260FAFF6" w14:textId="77777777" w:rsidR="00AB0492" w:rsidRDefault="00B554AB">
            <w:r>
              <w:t>timestamp without time zone</w:t>
            </w:r>
          </w:p>
        </w:tc>
        <w:tc>
          <w:tcPr>
            <w:tcW w:w="2098" w:type="dxa"/>
          </w:tcPr>
          <w:p w14:paraId="42DE275D" w14:textId="77777777" w:rsidR="00AB0492" w:rsidRDefault="00AB0492"/>
        </w:tc>
        <w:tc>
          <w:tcPr>
            <w:tcW w:w="904" w:type="dxa"/>
          </w:tcPr>
          <w:p w14:paraId="5F990110" w14:textId="77777777" w:rsidR="00AB0492" w:rsidRDefault="00AB0492"/>
        </w:tc>
      </w:tr>
      <w:tr w:rsidR="00AB0492" w14:paraId="0BA9392A" w14:textId="77777777">
        <w:tc>
          <w:tcPr>
            <w:tcW w:w="1895" w:type="dxa"/>
          </w:tcPr>
          <w:p w14:paraId="768F6859" w14:textId="77777777" w:rsidR="00AB0492" w:rsidRDefault="00B554AB">
            <w:r>
              <w:lastRenderedPageBreak/>
              <w:t>collected_date</w:t>
            </w:r>
          </w:p>
        </w:tc>
        <w:tc>
          <w:tcPr>
            <w:tcW w:w="2675" w:type="dxa"/>
          </w:tcPr>
          <w:p w14:paraId="76A30462" w14:textId="77777777" w:rsidR="00AB0492" w:rsidRDefault="00B554AB">
            <w:r>
              <w:t>date</w:t>
            </w:r>
          </w:p>
        </w:tc>
        <w:tc>
          <w:tcPr>
            <w:tcW w:w="2098" w:type="dxa"/>
          </w:tcPr>
          <w:p w14:paraId="66EC0CB9" w14:textId="77777777" w:rsidR="00AB0492" w:rsidRDefault="00AB0492"/>
        </w:tc>
        <w:tc>
          <w:tcPr>
            <w:tcW w:w="904" w:type="dxa"/>
          </w:tcPr>
          <w:p w14:paraId="08B10F6B" w14:textId="77777777" w:rsidR="00AB0492" w:rsidRDefault="00AB0492"/>
        </w:tc>
      </w:tr>
      <w:tr w:rsidR="00AB0492" w14:paraId="3B946325" w14:textId="77777777">
        <w:tc>
          <w:tcPr>
            <w:tcW w:w="1895" w:type="dxa"/>
          </w:tcPr>
          <w:p w14:paraId="7602CA0F" w14:textId="77777777" w:rsidR="00AB0492" w:rsidRDefault="00B554AB">
            <w:r>
              <w:t>collected_time</w:t>
            </w:r>
          </w:p>
        </w:tc>
        <w:tc>
          <w:tcPr>
            <w:tcW w:w="2675" w:type="dxa"/>
          </w:tcPr>
          <w:p w14:paraId="640E9E6D" w14:textId="77777777" w:rsidR="00AB0492" w:rsidRDefault="00B554AB">
            <w:r>
              <w:t>timestamp without time zone</w:t>
            </w:r>
          </w:p>
        </w:tc>
        <w:tc>
          <w:tcPr>
            <w:tcW w:w="2098" w:type="dxa"/>
          </w:tcPr>
          <w:p w14:paraId="1FE0BAE7" w14:textId="77777777" w:rsidR="00AB0492" w:rsidRDefault="00AB0492"/>
        </w:tc>
        <w:tc>
          <w:tcPr>
            <w:tcW w:w="904" w:type="dxa"/>
          </w:tcPr>
          <w:p w14:paraId="0B6EFAB3" w14:textId="77777777" w:rsidR="00AB0492" w:rsidRDefault="00AB0492"/>
        </w:tc>
      </w:tr>
      <w:tr w:rsidR="00AB0492" w14:paraId="0817BD26" w14:textId="77777777">
        <w:tc>
          <w:tcPr>
            <w:tcW w:w="1895" w:type="dxa"/>
          </w:tcPr>
          <w:p w14:paraId="46AC4C2C" w14:textId="77777777" w:rsidR="00AB0492" w:rsidRDefault="00B554AB">
            <w:r>
              <w:t>result_date</w:t>
            </w:r>
          </w:p>
        </w:tc>
        <w:tc>
          <w:tcPr>
            <w:tcW w:w="2675" w:type="dxa"/>
          </w:tcPr>
          <w:p w14:paraId="5AF303A2" w14:textId="77777777" w:rsidR="00AB0492" w:rsidRDefault="00B554AB">
            <w:r>
              <w:t>date</w:t>
            </w:r>
          </w:p>
        </w:tc>
        <w:tc>
          <w:tcPr>
            <w:tcW w:w="2098" w:type="dxa"/>
          </w:tcPr>
          <w:p w14:paraId="37DF3AEA" w14:textId="77777777" w:rsidR="00AB0492" w:rsidRDefault="00AB0492"/>
        </w:tc>
        <w:tc>
          <w:tcPr>
            <w:tcW w:w="904" w:type="dxa"/>
          </w:tcPr>
          <w:p w14:paraId="09E3ED6A" w14:textId="77777777" w:rsidR="00AB0492" w:rsidRDefault="00AB0492"/>
        </w:tc>
      </w:tr>
      <w:tr w:rsidR="00AB0492" w14:paraId="1E91699F" w14:textId="77777777">
        <w:tc>
          <w:tcPr>
            <w:tcW w:w="1895" w:type="dxa"/>
          </w:tcPr>
          <w:p w14:paraId="11C012C7" w14:textId="77777777" w:rsidR="00AB0492" w:rsidRDefault="00B554AB">
            <w:r>
              <w:t>result_time</w:t>
            </w:r>
          </w:p>
        </w:tc>
        <w:tc>
          <w:tcPr>
            <w:tcW w:w="2675" w:type="dxa"/>
          </w:tcPr>
          <w:p w14:paraId="109D2A12" w14:textId="77777777" w:rsidR="00AB0492" w:rsidRDefault="00B554AB">
            <w:r>
              <w:t>timestamp without time zone</w:t>
            </w:r>
          </w:p>
        </w:tc>
        <w:tc>
          <w:tcPr>
            <w:tcW w:w="2098" w:type="dxa"/>
          </w:tcPr>
          <w:p w14:paraId="7863BCD7" w14:textId="77777777" w:rsidR="00AB0492" w:rsidRDefault="00B554AB">
            <w:r>
              <w:t>1900-01-01.000000</w:t>
            </w:r>
          </w:p>
        </w:tc>
        <w:tc>
          <w:tcPr>
            <w:tcW w:w="904" w:type="dxa"/>
          </w:tcPr>
          <w:p w14:paraId="25508F2D" w14:textId="77777777" w:rsidR="00AB0492" w:rsidRDefault="00AB0492"/>
        </w:tc>
      </w:tr>
      <w:tr w:rsidR="00AB0492" w14:paraId="23FBFA5C" w14:textId="77777777">
        <w:tc>
          <w:tcPr>
            <w:tcW w:w="1895" w:type="dxa"/>
          </w:tcPr>
          <w:p w14:paraId="4B8DBC0C" w14:textId="77777777" w:rsidR="00AB0492" w:rsidRDefault="00B554AB">
            <w:r>
              <w:t>test_result</w:t>
            </w:r>
          </w:p>
        </w:tc>
        <w:tc>
          <w:tcPr>
            <w:tcW w:w="2675" w:type="dxa"/>
          </w:tcPr>
          <w:p w14:paraId="1773F68C" w14:textId="77777777" w:rsidR="00AB0492" w:rsidRDefault="00B554AB">
            <w:r>
              <w:t>character varying</w:t>
            </w:r>
          </w:p>
        </w:tc>
        <w:tc>
          <w:tcPr>
            <w:tcW w:w="2098" w:type="dxa"/>
          </w:tcPr>
          <w:p w14:paraId="56C618B2" w14:textId="77777777" w:rsidR="00AB0492" w:rsidRDefault="00B554AB">
            <w:r>
              <w:t>Negative</w:t>
            </w:r>
          </w:p>
        </w:tc>
        <w:tc>
          <w:tcPr>
            <w:tcW w:w="904" w:type="dxa"/>
          </w:tcPr>
          <w:p w14:paraId="08AE5B94" w14:textId="77777777" w:rsidR="00AB0492" w:rsidRDefault="00AB0492"/>
        </w:tc>
      </w:tr>
      <w:tr w:rsidR="00AB0492" w14:paraId="68182EC5" w14:textId="77777777">
        <w:tc>
          <w:tcPr>
            <w:tcW w:w="1895" w:type="dxa"/>
          </w:tcPr>
          <w:p w14:paraId="14C05ABD" w14:textId="77777777" w:rsidR="00AB0492" w:rsidRDefault="00B554AB">
            <w:r>
              <w:t>relative_indicator</w:t>
            </w:r>
          </w:p>
        </w:tc>
        <w:tc>
          <w:tcPr>
            <w:tcW w:w="2675" w:type="dxa"/>
          </w:tcPr>
          <w:p w14:paraId="3265CACB" w14:textId="77777777" w:rsidR="00AB0492" w:rsidRDefault="00B554AB">
            <w:r>
              <w:t>character varying</w:t>
            </w:r>
          </w:p>
        </w:tc>
        <w:tc>
          <w:tcPr>
            <w:tcW w:w="2098" w:type="dxa"/>
          </w:tcPr>
          <w:p w14:paraId="0621A830" w14:textId="77777777" w:rsidR="00AB0492" w:rsidRDefault="00AB0492"/>
        </w:tc>
        <w:tc>
          <w:tcPr>
            <w:tcW w:w="904" w:type="dxa"/>
          </w:tcPr>
          <w:p w14:paraId="543DF621" w14:textId="77777777" w:rsidR="00AB0492" w:rsidRDefault="00AB0492"/>
        </w:tc>
      </w:tr>
      <w:tr w:rsidR="00AB0492" w14:paraId="6A5A1664" w14:textId="77777777">
        <w:tc>
          <w:tcPr>
            <w:tcW w:w="1895" w:type="dxa"/>
          </w:tcPr>
          <w:p w14:paraId="02C73328" w14:textId="77777777" w:rsidR="00AB0492" w:rsidRDefault="00B554AB">
            <w:r>
              <w:t>result_unit</w:t>
            </w:r>
          </w:p>
        </w:tc>
        <w:tc>
          <w:tcPr>
            <w:tcW w:w="2675" w:type="dxa"/>
          </w:tcPr>
          <w:p w14:paraId="2F02351D" w14:textId="77777777" w:rsidR="00AB0492" w:rsidRDefault="00B554AB">
            <w:r>
              <w:t>character varying</w:t>
            </w:r>
          </w:p>
        </w:tc>
        <w:tc>
          <w:tcPr>
            <w:tcW w:w="2098" w:type="dxa"/>
          </w:tcPr>
          <w:p w14:paraId="02BC5A21" w14:textId="77777777" w:rsidR="00AB0492" w:rsidRDefault="00B554AB">
            <w:r>
              <w:t>%</w:t>
            </w:r>
          </w:p>
        </w:tc>
        <w:tc>
          <w:tcPr>
            <w:tcW w:w="904" w:type="dxa"/>
          </w:tcPr>
          <w:p w14:paraId="0EDA5E23" w14:textId="77777777" w:rsidR="00AB0492" w:rsidRDefault="00AB0492"/>
        </w:tc>
      </w:tr>
      <w:tr w:rsidR="00AB0492" w14:paraId="0822570C" w14:textId="77777777">
        <w:tc>
          <w:tcPr>
            <w:tcW w:w="1895" w:type="dxa"/>
          </w:tcPr>
          <w:p w14:paraId="1D19FB95" w14:textId="77777777" w:rsidR="00AB0492" w:rsidRDefault="00B554AB">
            <w:r>
              <w:t>normal_range</w:t>
            </w:r>
          </w:p>
        </w:tc>
        <w:tc>
          <w:tcPr>
            <w:tcW w:w="2675" w:type="dxa"/>
          </w:tcPr>
          <w:p w14:paraId="08D54345" w14:textId="77777777" w:rsidR="00AB0492" w:rsidRDefault="00B554AB">
            <w:r>
              <w:t>character varying</w:t>
            </w:r>
          </w:p>
        </w:tc>
        <w:tc>
          <w:tcPr>
            <w:tcW w:w="2098" w:type="dxa"/>
          </w:tcPr>
          <w:p w14:paraId="7882741F" w14:textId="77777777" w:rsidR="00AB0492" w:rsidRDefault="00AB0492"/>
        </w:tc>
        <w:tc>
          <w:tcPr>
            <w:tcW w:w="904" w:type="dxa"/>
          </w:tcPr>
          <w:p w14:paraId="3FADC318" w14:textId="77777777" w:rsidR="00AB0492" w:rsidRDefault="00AB0492"/>
        </w:tc>
      </w:tr>
      <w:tr w:rsidR="00AB0492" w14:paraId="49381DA0" w14:textId="77777777">
        <w:tc>
          <w:tcPr>
            <w:tcW w:w="1895" w:type="dxa"/>
          </w:tcPr>
          <w:p w14:paraId="28722D58" w14:textId="77777777" w:rsidR="00AB0492" w:rsidRDefault="00B554AB">
            <w:r>
              <w:t>evaluated_for_range</w:t>
            </w:r>
          </w:p>
        </w:tc>
        <w:tc>
          <w:tcPr>
            <w:tcW w:w="2675" w:type="dxa"/>
          </w:tcPr>
          <w:p w14:paraId="3F425579" w14:textId="77777777" w:rsidR="00AB0492" w:rsidRDefault="00B554AB">
            <w:r>
              <w:t>character</w:t>
            </w:r>
          </w:p>
        </w:tc>
        <w:tc>
          <w:tcPr>
            <w:tcW w:w="2098" w:type="dxa"/>
          </w:tcPr>
          <w:p w14:paraId="6ED5C7E3" w14:textId="77777777" w:rsidR="00AB0492" w:rsidRDefault="00B554AB">
            <w:r>
              <w:t>N</w:t>
            </w:r>
          </w:p>
        </w:tc>
        <w:tc>
          <w:tcPr>
            <w:tcW w:w="904" w:type="dxa"/>
          </w:tcPr>
          <w:p w14:paraId="1A6253DE" w14:textId="77777777" w:rsidR="00AB0492" w:rsidRDefault="00AB0492"/>
        </w:tc>
      </w:tr>
      <w:tr w:rsidR="00AB0492" w14:paraId="7CEF0B80" w14:textId="77777777">
        <w:tc>
          <w:tcPr>
            <w:tcW w:w="1895" w:type="dxa"/>
          </w:tcPr>
          <w:p w14:paraId="08D562E3" w14:textId="77777777" w:rsidR="00AB0492" w:rsidRDefault="00B554AB">
            <w:r>
              <w:t>value_within_range</w:t>
            </w:r>
          </w:p>
        </w:tc>
        <w:tc>
          <w:tcPr>
            <w:tcW w:w="2675" w:type="dxa"/>
          </w:tcPr>
          <w:p w14:paraId="7D3F572F" w14:textId="77777777" w:rsidR="00AB0492" w:rsidRDefault="00B554AB">
            <w:r>
              <w:t>character</w:t>
            </w:r>
          </w:p>
        </w:tc>
        <w:tc>
          <w:tcPr>
            <w:tcW w:w="2098" w:type="dxa"/>
          </w:tcPr>
          <w:p w14:paraId="0200932D" w14:textId="77777777" w:rsidR="00AB0492" w:rsidRDefault="00B554AB">
            <w:r>
              <w:t>U</w:t>
            </w:r>
          </w:p>
        </w:tc>
        <w:tc>
          <w:tcPr>
            <w:tcW w:w="904" w:type="dxa"/>
          </w:tcPr>
          <w:p w14:paraId="6B1AC471" w14:textId="77777777" w:rsidR="00AB0492" w:rsidRDefault="00AB0492"/>
        </w:tc>
      </w:tr>
    </w:tbl>
    <w:p w14:paraId="7999265B" w14:textId="77777777" w:rsidR="00AB0492" w:rsidRDefault="00B554AB">
      <w:pPr>
        <w:pStyle w:val="Heading3"/>
      </w:pPr>
      <w:bookmarkStart w:id="614" w:name="_ffgjw5q72o2t" w:colFirst="0" w:colLast="0"/>
      <w:bookmarkEnd w:id="614"/>
      <w:r>
        <w:t>Table: observations</w:t>
      </w:r>
    </w:p>
    <w:tbl>
      <w:tblPr>
        <w:tblStyle w:val="afff6"/>
        <w:tblW w:w="7246" w:type="dxa"/>
        <w:tblBorders>
          <w:top w:val="nil"/>
          <w:left w:val="nil"/>
          <w:bottom w:val="nil"/>
          <w:right w:val="nil"/>
          <w:insideH w:val="nil"/>
          <w:insideV w:val="nil"/>
        </w:tblBorders>
        <w:tblLayout w:type="fixed"/>
        <w:tblLook w:val="0000" w:firstRow="0" w:lastRow="0" w:firstColumn="0" w:lastColumn="0" w:noHBand="0" w:noVBand="0"/>
      </w:tblPr>
      <w:tblGrid>
        <w:gridCol w:w="1895"/>
        <w:gridCol w:w="2675"/>
        <w:gridCol w:w="1772"/>
        <w:gridCol w:w="904"/>
      </w:tblGrid>
      <w:tr w:rsidR="00AB0492" w14:paraId="04DAFF64" w14:textId="77777777">
        <w:tc>
          <w:tcPr>
            <w:tcW w:w="1895" w:type="dxa"/>
            <w:shd w:val="clear" w:color="auto" w:fill="AAAAFF"/>
          </w:tcPr>
          <w:p w14:paraId="036170D1" w14:textId="77777777" w:rsidR="00AB0492" w:rsidRDefault="00B554AB">
            <w:r>
              <w:t>Field</w:t>
            </w:r>
          </w:p>
        </w:tc>
        <w:tc>
          <w:tcPr>
            <w:tcW w:w="2675" w:type="dxa"/>
            <w:shd w:val="clear" w:color="auto" w:fill="AAAAFF"/>
          </w:tcPr>
          <w:p w14:paraId="4C31A9DD" w14:textId="77777777" w:rsidR="00AB0492" w:rsidRDefault="00B554AB">
            <w:r>
              <w:t>Type</w:t>
            </w:r>
          </w:p>
        </w:tc>
        <w:tc>
          <w:tcPr>
            <w:tcW w:w="1772" w:type="dxa"/>
            <w:shd w:val="clear" w:color="auto" w:fill="AAAAFF"/>
          </w:tcPr>
          <w:p w14:paraId="284E5602" w14:textId="77777777" w:rsidR="00AB0492" w:rsidRDefault="00B554AB">
            <w:r>
              <w:t>Most freq. value</w:t>
            </w:r>
          </w:p>
        </w:tc>
        <w:tc>
          <w:tcPr>
            <w:tcW w:w="904" w:type="dxa"/>
            <w:shd w:val="clear" w:color="auto" w:fill="AAAAFF"/>
          </w:tcPr>
          <w:p w14:paraId="60465295" w14:textId="77777777" w:rsidR="00AB0492" w:rsidRDefault="00B554AB">
            <w:r>
              <w:t>Comment</w:t>
            </w:r>
          </w:p>
        </w:tc>
      </w:tr>
      <w:tr w:rsidR="00AB0492" w14:paraId="2C498556" w14:textId="77777777">
        <w:tc>
          <w:tcPr>
            <w:tcW w:w="1895" w:type="dxa"/>
          </w:tcPr>
          <w:p w14:paraId="608449F6" w14:textId="77777777" w:rsidR="00AB0492" w:rsidRDefault="00B554AB">
            <w:r>
              <w:t>ptid</w:t>
            </w:r>
          </w:p>
        </w:tc>
        <w:tc>
          <w:tcPr>
            <w:tcW w:w="2675" w:type="dxa"/>
          </w:tcPr>
          <w:p w14:paraId="4E1649C5" w14:textId="77777777" w:rsidR="00AB0492" w:rsidRDefault="00B554AB">
            <w:r>
              <w:t>character</w:t>
            </w:r>
          </w:p>
        </w:tc>
        <w:tc>
          <w:tcPr>
            <w:tcW w:w="1772" w:type="dxa"/>
          </w:tcPr>
          <w:p w14:paraId="4818D785" w14:textId="77777777" w:rsidR="00AB0492" w:rsidRDefault="00B554AB">
            <w:r>
              <w:t>PT143890838</w:t>
            </w:r>
          </w:p>
        </w:tc>
        <w:tc>
          <w:tcPr>
            <w:tcW w:w="904" w:type="dxa"/>
          </w:tcPr>
          <w:p w14:paraId="7C10D1B2" w14:textId="77777777" w:rsidR="00AB0492" w:rsidRDefault="00AB0492"/>
        </w:tc>
      </w:tr>
      <w:tr w:rsidR="00AB0492" w14:paraId="668FAA88" w14:textId="77777777">
        <w:tc>
          <w:tcPr>
            <w:tcW w:w="1895" w:type="dxa"/>
          </w:tcPr>
          <w:p w14:paraId="1B8D0ED5" w14:textId="77777777" w:rsidR="00AB0492" w:rsidRDefault="00B554AB">
            <w:r>
              <w:t>encid</w:t>
            </w:r>
          </w:p>
        </w:tc>
        <w:tc>
          <w:tcPr>
            <w:tcW w:w="2675" w:type="dxa"/>
          </w:tcPr>
          <w:p w14:paraId="0D7ECC03" w14:textId="77777777" w:rsidR="00AB0492" w:rsidRDefault="00B554AB">
            <w:r>
              <w:t>character varying</w:t>
            </w:r>
          </w:p>
        </w:tc>
        <w:tc>
          <w:tcPr>
            <w:tcW w:w="1772" w:type="dxa"/>
          </w:tcPr>
          <w:p w14:paraId="54653F45" w14:textId="77777777" w:rsidR="00AB0492" w:rsidRDefault="00AB0492"/>
        </w:tc>
        <w:tc>
          <w:tcPr>
            <w:tcW w:w="904" w:type="dxa"/>
          </w:tcPr>
          <w:p w14:paraId="4B390C0A" w14:textId="77777777" w:rsidR="00AB0492" w:rsidRDefault="00AB0492"/>
        </w:tc>
      </w:tr>
      <w:tr w:rsidR="00AB0492" w14:paraId="2097A9C3" w14:textId="77777777">
        <w:tc>
          <w:tcPr>
            <w:tcW w:w="1895" w:type="dxa"/>
          </w:tcPr>
          <w:p w14:paraId="308E0783" w14:textId="77777777" w:rsidR="00AB0492" w:rsidRDefault="00B554AB">
            <w:r>
              <w:t>obs_type</w:t>
            </w:r>
          </w:p>
        </w:tc>
        <w:tc>
          <w:tcPr>
            <w:tcW w:w="2675" w:type="dxa"/>
          </w:tcPr>
          <w:p w14:paraId="53C2F9D7" w14:textId="77777777" w:rsidR="00AB0492" w:rsidRDefault="00B554AB">
            <w:r>
              <w:t>character varying</w:t>
            </w:r>
          </w:p>
        </w:tc>
        <w:tc>
          <w:tcPr>
            <w:tcW w:w="1772" w:type="dxa"/>
          </w:tcPr>
          <w:p w14:paraId="79F7915B" w14:textId="77777777" w:rsidR="00AB0492" w:rsidRDefault="00B554AB">
            <w:r>
              <w:t>SBP</w:t>
            </w:r>
          </w:p>
        </w:tc>
        <w:tc>
          <w:tcPr>
            <w:tcW w:w="904" w:type="dxa"/>
          </w:tcPr>
          <w:p w14:paraId="2990519C" w14:textId="77777777" w:rsidR="00AB0492" w:rsidRDefault="00AB0492"/>
        </w:tc>
      </w:tr>
      <w:tr w:rsidR="00AB0492" w14:paraId="71127E5D" w14:textId="77777777">
        <w:tc>
          <w:tcPr>
            <w:tcW w:w="1895" w:type="dxa"/>
          </w:tcPr>
          <w:p w14:paraId="75585A61" w14:textId="77777777" w:rsidR="00AB0492" w:rsidRDefault="00B554AB">
            <w:r>
              <w:t>obs_date</w:t>
            </w:r>
          </w:p>
        </w:tc>
        <w:tc>
          <w:tcPr>
            <w:tcW w:w="2675" w:type="dxa"/>
          </w:tcPr>
          <w:p w14:paraId="59903273" w14:textId="77777777" w:rsidR="00AB0492" w:rsidRDefault="00B554AB">
            <w:r>
              <w:t>date</w:t>
            </w:r>
          </w:p>
        </w:tc>
        <w:tc>
          <w:tcPr>
            <w:tcW w:w="1772" w:type="dxa"/>
          </w:tcPr>
          <w:p w14:paraId="0BEC3F52" w14:textId="77777777" w:rsidR="00AB0492" w:rsidRDefault="00B554AB">
            <w:r>
              <w:t>2014-06-10</w:t>
            </w:r>
          </w:p>
        </w:tc>
        <w:tc>
          <w:tcPr>
            <w:tcW w:w="904" w:type="dxa"/>
          </w:tcPr>
          <w:p w14:paraId="0145E297" w14:textId="77777777" w:rsidR="00AB0492" w:rsidRDefault="00AB0492"/>
        </w:tc>
      </w:tr>
      <w:tr w:rsidR="00AB0492" w14:paraId="16E31CCB" w14:textId="77777777">
        <w:tc>
          <w:tcPr>
            <w:tcW w:w="1895" w:type="dxa"/>
          </w:tcPr>
          <w:p w14:paraId="6D86A8E0" w14:textId="77777777" w:rsidR="00AB0492" w:rsidRDefault="00B554AB">
            <w:r>
              <w:t>obs_time</w:t>
            </w:r>
          </w:p>
        </w:tc>
        <w:tc>
          <w:tcPr>
            <w:tcW w:w="2675" w:type="dxa"/>
          </w:tcPr>
          <w:p w14:paraId="62097EC0" w14:textId="77777777" w:rsidR="00AB0492" w:rsidRDefault="00B554AB">
            <w:r>
              <w:t>timestamp without time zone</w:t>
            </w:r>
          </w:p>
        </w:tc>
        <w:tc>
          <w:tcPr>
            <w:tcW w:w="1772" w:type="dxa"/>
          </w:tcPr>
          <w:p w14:paraId="215082D0" w14:textId="77777777" w:rsidR="00AB0492" w:rsidRDefault="00B554AB">
            <w:r>
              <w:t>1900-01-01.000000</w:t>
            </w:r>
          </w:p>
        </w:tc>
        <w:tc>
          <w:tcPr>
            <w:tcW w:w="904" w:type="dxa"/>
          </w:tcPr>
          <w:p w14:paraId="28B73118" w14:textId="77777777" w:rsidR="00AB0492" w:rsidRDefault="00AB0492"/>
        </w:tc>
      </w:tr>
      <w:tr w:rsidR="00AB0492" w14:paraId="39438BE1" w14:textId="77777777">
        <w:tc>
          <w:tcPr>
            <w:tcW w:w="1895" w:type="dxa"/>
          </w:tcPr>
          <w:p w14:paraId="21D45EA1" w14:textId="77777777" w:rsidR="00AB0492" w:rsidRDefault="00B554AB">
            <w:r>
              <w:t>obs_result</w:t>
            </w:r>
          </w:p>
        </w:tc>
        <w:tc>
          <w:tcPr>
            <w:tcW w:w="2675" w:type="dxa"/>
          </w:tcPr>
          <w:p w14:paraId="6B3F19E2" w14:textId="77777777" w:rsidR="00AB0492" w:rsidRDefault="00B554AB">
            <w:r>
              <w:t>character varying</w:t>
            </w:r>
          </w:p>
        </w:tc>
        <w:tc>
          <w:tcPr>
            <w:tcW w:w="1772" w:type="dxa"/>
          </w:tcPr>
          <w:p w14:paraId="6ED0D34F" w14:textId="77777777" w:rsidR="00AB0492" w:rsidRDefault="00B554AB">
            <w:r>
              <w:t>18</w:t>
            </w:r>
          </w:p>
        </w:tc>
        <w:tc>
          <w:tcPr>
            <w:tcW w:w="904" w:type="dxa"/>
          </w:tcPr>
          <w:p w14:paraId="5C47603B" w14:textId="77777777" w:rsidR="00AB0492" w:rsidRDefault="00AB0492"/>
        </w:tc>
      </w:tr>
      <w:tr w:rsidR="00AB0492" w14:paraId="14B3534F" w14:textId="77777777">
        <w:tc>
          <w:tcPr>
            <w:tcW w:w="1895" w:type="dxa"/>
          </w:tcPr>
          <w:p w14:paraId="6F5A0569" w14:textId="77777777" w:rsidR="00AB0492" w:rsidRDefault="00B554AB">
            <w:r>
              <w:t>obs_unit</w:t>
            </w:r>
          </w:p>
        </w:tc>
        <w:tc>
          <w:tcPr>
            <w:tcW w:w="2675" w:type="dxa"/>
          </w:tcPr>
          <w:p w14:paraId="6B8E82B4" w14:textId="77777777" w:rsidR="00AB0492" w:rsidRDefault="00B554AB">
            <w:r>
              <w:t>character varying</w:t>
            </w:r>
          </w:p>
        </w:tc>
        <w:tc>
          <w:tcPr>
            <w:tcW w:w="1772" w:type="dxa"/>
          </w:tcPr>
          <w:p w14:paraId="55393371" w14:textId="77777777" w:rsidR="00AB0492" w:rsidRDefault="00B554AB">
            <w:r>
              <w:t>mm Hg</w:t>
            </w:r>
          </w:p>
        </w:tc>
        <w:tc>
          <w:tcPr>
            <w:tcW w:w="904" w:type="dxa"/>
          </w:tcPr>
          <w:p w14:paraId="0E77603A" w14:textId="77777777" w:rsidR="00AB0492" w:rsidRDefault="00AB0492"/>
        </w:tc>
      </w:tr>
      <w:tr w:rsidR="00AB0492" w14:paraId="0782B730" w14:textId="77777777">
        <w:tc>
          <w:tcPr>
            <w:tcW w:w="1895" w:type="dxa"/>
          </w:tcPr>
          <w:p w14:paraId="3E8FC70E" w14:textId="77777777" w:rsidR="00AB0492" w:rsidRDefault="00B554AB">
            <w:r>
              <w:t>evaluated_for_range</w:t>
            </w:r>
          </w:p>
        </w:tc>
        <w:tc>
          <w:tcPr>
            <w:tcW w:w="2675" w:type="dxa"/>
          </w:tcPr>
          <w:p w14:paraId="2CD43742" w14:textId="77777777" w:rsidR="00AB0492" w:rsidRDefault="00B554AB">
            <w:r>
              <w:t>character</w:t>
            </w:r>
          </w:p>
        </w:tc>
        <w:tc>
          <w:tcPr>
            <w:tcW w:w="1772" w:type="dxa"/>
          </w:tcPr>
          <w:p w14:paraId="6458AA47" w14:textId="77777777" w:rsidR="00AB0492" w:rsidRDefault="00B554AB">
            <w:r>
              <w:t>N</w:t>
            </w:r>
          </w:p>
        </w:tc>
        <w:tc>
          <w:tcPr>
            <w:tcW w:w="904" w:type="dxa"/>
          </w:tcPr>
          <w:p w14:paraId="388954B0" w14:textId="77777777" w:rsidR="00AB0492" w:rsidRDefault="00AB0492"/>
        </w:tc>
      </w:tr>
      <w:tr w:rsidR="00AB0492" w14:paraId="75DECA77" w14:textId="77777777">
        <w:tc>
          <w:tcPr>
            <w:tcW w:w="1895" w:type="dxa"/>
          </w:tcPr>
          <w:p w14:paraId="3CBA5859" w14:textId="77777777" w:rsidR="00AB0492" w:rsidRDefault="00B554AB">
            <w:r>
              <w:t>value_within_range</w:t>
            </w:r>
          </w:p>
        </w:tc>
        <w:tc>
          <w:tcPr>
            <w:tcW w:w="2675" w:type="dxa"/>
          </w:tcPr>
          <w:p w14:paraId="53DC12BE" w14:textId="77777777" w:rsidR="00AB0492" w:rsidRDefault="00B554AB">
            <w:r>
              <w:t>character</w:t>
            </w:r>
          </w:p>
        </w:tc>
        <w:tc>
          <w:tcPr>
            <w:tcW w:w="1772" w:type="dxa"/>
          </w:tcPr>
          <w:p w14:paraId="3CC7D6A5" w14:textId="77777777" w:rsidR="00AB0492" w:rsidRDefault="00B554AB">
            <w:r>
              <w:t>U</w:t>
            </w:r>
          </w:p>
        </w:tc>
        <w:tc>
          <w:tcPr>
            <w:tcW w:w="904" w:type="dxa"/>
          </w:tcPr>
          <w:p w14:paraId="598246B1" w14:textId="77777777" w:rsidR="00AB0492" w:rsidRDefault="00AB0492"/>
        </w:tc>
      </w:tr>
    </w:tbl>
    <w:p w14:paraId="7F0A3315" w14:textId="77777777" w:rsidR="00AB0492" w:rsidRDefault="00B554AB">
      <w:pPr>
        <w:pStyle w:val="Heading3"/>
      </w:pPr>
      <w:bookmarkStart w:id="615" w:name="_be37w6f93x5h" w:colFirst="0" w:colLast="0"/>
      <w:bookmarkEnd w:id="615"/>
      <w:r>
        <w:t>Table: microbiology</w:t>
      </w:r>
    </w:p>
    <w:tbl>
      <w:tblPr>
        <w:tblStyle w:val="afff7"/>
        <w:tblW w:w="7961" w:type="dxa"/>
        <w:tblBorders>
          <w:top w:val="nil"/>
          <w:left w:val="nil"/>
          <w:bottom w:val="nil"/>
          <w:right w:val="nil"/>
          <w:insideH w:val="nil"/>
          <w:insideV w:val="nil"/>
        </w:tblBorders>
        <w:tblLayout w:type="fixed"/>
        <w:tblLook w:val="0000" w:firstRow="0" w:lastRow="0" w:firstColumn="0" w:lastColumn="0" w:noHBand="0" w:noVBand="0"/>
      </w:tblPr>
      <w:tblGrid>
        <w:gridCol w:w="2610"/>
        <w:gridCol w:w="2675"/>
        <w:gridCol w:w="1772"/>
        <w:gridCol w:w="904"/>
      </w:tblGrid>
      <w:tr w:rsidR="00AB0492" w14:paraId="79BAC9C3" w14:textId="77777777">
        <w:tc>
          <w:tcPr>
            <w:tcW w:w="2611" w:type="dxa"/>
            <w:shd w:val="clear" w:color="auto" w:fill="AAAAFF"/>
          </w:tcPr>
          <w:p w14:paraId="4556B692" w14:textId="77777777" w:rsidR="00AB0492" w:rsidRDefault="00B554AB">
            <w:r>
              <w:t>Field</w:t>
            </w:r>
          </w:p>
        </w:tc>
        <w:tc>
          <w:tcPr>
            <w:tcW w:w="2675" w:type="dxa"/>
            <w:shd w:val="clear" w:color="auto" w:fill="AAAAFF"/>
          </w:tcPr>
          <w:p w14:paraId="2AA6E851" w14:textId="77777777" w:rsidR="00AB0492" w:rsidRDefault="00B554AB">
            <w:r>
              <w:t>Type</w:t>
            </w:r>
          </w:p>
        </w:tc>
        <w:tc>
          <w:tcPr>
            <w:tcW w:w="1772" w:type="dxa"/>
            <w:shd w:val="clear" w:color="auto" w:fill="AAAAFF"/>
          </w:tcPr>
          <w:p w14:paraId="602B26C4" w14:textId="77777777" w:rsidR="00AB0492" w:rsidRDefault="00B554AB">
            <w:r>
              <w:t>Most freq. value</w:t>
            </w:r>
          </w:p>
        </w:tc>
        <w:tc>
          <w:tcPr>
            <w:tcW w:w="904" w:type="dxa"/>
            <w:shd w:val="clear" w:color="auto" w:fill="AAAAFF"/>
          </w:tcPr>
          <w:p w14:paraId="727B2802" w14:textId="77777777" w:rsidR="00AB0492" w:rsidRDefault="00B554AB">
            <w:r>
              <w:t>Comment</w:t>
            </w:r>
          </w:p>
        </w:tc>
      </w:tr>
      <w:tr w:rsidR="00AB0492" w14:paraId="587EEB38" w14:textId="77777777">
        <w:tc>
          <w:tcPr>
            <w:tcW w:w="2611" w:type="dxa"/>
          </w:tcPr>
          <w:p w14:paraId="0DDB338E" w14:textId="77777777" w:rsidR="00AB0492" w:rsidRDefault="00B554AB">
            <w:r>
              <w:t>ptid</w:t>
            </w:r>
          </w:p>
        </w:tc>
        <w:tc>
          <w:tcPr>
            <w:tcW w:w="2675" w:type="dxa"/>
          </w:tcPr>
          <w:p w14:paraId="2D558FDA" w14:textId="77777777" w:rsidR="00AB0492" w:rsidRDefault="00B554AB">
            <w:r>
              <w:t>character</w:t>
            </w:r>
          </w:p>
        </w:tc>
        <w:tc>
          <w:tcPr>
            <w:tcW w:w="1772" w:type="dxa"/>
          </w:tcPr>
          <w:p w14:paraId="467C59B0" w14:textId="77777777" w:rsidR="00AB0492" w:rsidRDefault="00B554AB">
            <w:r>
              <w:t>PT117858758</w:t>
            </w:r>
          </w:p>
        </w:tc>
        <w:tc>
          <w:tcPr>
            <w:tcW w:w="904" w:type="dxa"/>
          </w:tcPr>
          <w:p w14:paraId="2B899752" w14:textId="77777777" w:rsidR="00AB0492" w:rsidRDefault="00AB0492"/>
        </w:tc>
      </w:tr>
      <w:tr w:rsidR="00AB0492" w14:paraId="40E43B4A" w14:textId="77777777">
        <w:tc>
          <w:tcPr>
            <w:tcW w:w="2611" w:type="dxa"/>
          </w:tcPr>
          <w:p w14:paraId="1812B9A9" w14:textId="77777777" w:rsidR="00AB0492" w:rsidRDefault="00B554AB">
            <w:r>
              <w:lastRenderedPageBreak/>
              <w:t>encid</w:t>
            </w:r>
          </w:p>
        </w:tc>
        <w:tc>
          <w:tcPr>
            <w:tcW w:w="2675" w:type="dxa"/>
          </w:tcPr>
          <w:p w14:paraId="2169349B" w14:textId="77777777" w:rsidR="00AB0492" w:rsidRDefault="00B554AB">
            <w:r>
              <w:t>character varying</w:t>
            </w:r>
          </w:p>
        </w:tc>
        <w:tc>
          <w:tcPr>
            <w:tcW w:w="1772" w:type="dxa"/>
          </w:tcPr>
          <w:p w14:paraId="5C13D83A" w14:textId="77777777" w:rsidR="00AB0492" w:rsidRDefault="00AB0492"/>
        </w:tc>
        <w:tc>
          <w:tcPr>
            <w:tcW w:w="904" w:type="dxa"/>
          </w:tcPr>
          <w:p w14:paraId="005B1293" w14:textId="77777777" w:rsidR="00AB0492" w:rsidRDefault="00AB0492"/>
        </w:tc>
      </w:tr>
      <w:tr w:rsidR="00AB0492" w14:paraId="4B4DA836" w14:textId="77777777">
        <w:tc>
          <w:tcPr>
            <w:tcW w:w="2611" w:type="dxa"/>
          </w:tcPr>
          <w:p w14:paraId="0EC34DF8" w14:textId="77777777" w:rsidR="00AB0492" w:rsidRDefault="00B554AB">
            <w:r>
              <w:t>order_date</w:t>
            </w:r>
          </w:p>
        </w:tc>
        <w:tc>
          <w:tcPr>
            <w:tcW w:w="2675" w:type="dxa"/>
          </w:tcPr>
          <w:p w14:paraId="7592DAEA" w14:textId="77777777" w:rsidR="00AB0492" w:rsidRDefault="00B554AB">
            <w:r>
              <w:t>date</w:t>
            </w:r>
          </w:p>
        </w:tc>
        <w:tc>
          <w:tcPr>
            <w:tcW w:w="1772" w:type="dxa"/>
          </w:tcPr>
          <w:p w14:paraId="1DE52936" w14:textId="77777777" w:rsidR="00AB0492" w:rsidRDefault="00AB0492"/>
        </w:tc>
        <w:tc>
          <w:tcPr>
            <w:tcW w:w="904" w:type="dxa"/>
          </w:tcPr>
          <w:p w14:paraId="7B6ACD29" w14:textId="77777777" w:rsidR="00AB0492" w:rsidRDefault="00AB0492"/>
        </w:tc>
      </w:tr>
      <w:tr w:rsidR="00AB0492" w14:paraId="7A0B7909" w14:textId="77777777">
        <w:tc>
          <w:tcPr>
            <w:tcW w:w="2611" w:type="dxa"/>
          </w:tcPr>
          <w:p w14:paraId="7D3B0571" w14:textId="77777777" w:rsidR="00AB0492" w:rsidRDefault="00B554AB">
            <w:r>
              <w:t>order_time</w:t>
            </w:r>
          </w:p>
        </w:tc>
        <w:tc>
          <w:tcPr>
            <w:tcW w:w="2675" w:type="dxa"/>
          </w:tcPr>
          <w:p w14:paraId="5C4CBA7B" w14:textId="77777777" w:rsidR="00AB0492" w:rsidRDefault="00B554AB">
            <w:r>
              <w:t>timestamp without time zone</w:t>
            </w:r>
          </w:p>
        </w:tc>
        <w:tc>
          <w:tcPr>
            <w:tcW w:w="1772" w:type="dxa"/>
          </w:tcPr>
          <w:p w14:paraId="069AF966" w14:textId="77777777" w:rsidR="00AB0492" w:rsidRDefault="00B554AB">
            <w:r>
              <w:t>1900-01-01.000000</w:t>
            </w:r>
          </w:p>
        </w:tc>
        <w:tc>
          <w:tcPr>
            <w:tcW w:w="904" w:type="dxa"/>
          </w:tcPr>
          <w:p w14:paraId="025E6313" w14:textId="77777777" w:rsidR="00AB0492" w:rsidRDefault="00AB0492"/>
        </w:tc>
      </w:tr>
      <w:tr w:rsidR="00AB0492" w14:paraId="2C1E3F2C" w14:textId="77777777">
        <w:tc>
          <w:tcPr>
            <w:tcW w:w="2611" w:type="dxa"/>
          </w:tcPr>
          <w:p w14:paraId="252F43C3" w14:textId="77777777" w:rsidR="00AB0492" w:rsidRDefault="00B554AB">
            <w:r>
              <w:t>collect_date</w:t>
            </w:r>
          </w:p>
        </w:tc>
        <w:tc>
          <w:tcPr>
            <w:tcW w:w="2675" w:type="dxa"/>
          </w:tcPr>
          <w:p w14:paraId="21475334" w14:textId="77777777" w:rsidR="00AB0492" w:rsidRDefault="00B554AB">
            <w:r>
              <w:t>date</w:t>
            </w:r>
          </w:p>
        </w:tc>
        <w:tc>
          <w:tcPr>
            <w:tcW w:w="1772" w:type="dxa"/>
          </w:tcPr>
          <w:p w14:paraId="484FB0AE" w14:textId="77777777" w:rsidR="00AB0492" w:rsidRDefault="00AB0492"/>
        </w:tc>
        <w:tc>
          <w:tcPr>
            <w:tcW w:w="904" w:type="dxa"/>
          </w:tcPr>
          <w:p w14:paraId="3439E54B" w14:textId="77777777" w:rsidR="00AB0492" w:rsidRDefault="00AB0492"/>
        </w:tc>
      </w:tr>
      <w:tr w:rsidR="00AB0492" w14:paraId="5FBFBF81" w14:textId="77777777">
        <w:tc>
          <w:tcPr>
            <w:tcW w:w="2611" w:type="dxa"/>
          </w:tcPr>
          <w:p w14:paraId="1F6A350E" w14:textId="77777777" w:rsidR="00AB0492" w:rsidRDefault="00B554AB">
            <w:r>
              <w:t>collect_time</w:t>
            </w:r>
          </w:p>
        </w:tc>
        <w:tc>
          <w:tcPr>
            <w:tcW w:w="2675" w:type="dxa"/>
          </w:tcPr>
          <w:p w14:paraId="48822B28" w14:textId="77777777" w:rsidR="00AB0492" w:rsidRDefault="00B554AB">
            <w:r>
              <w:t>timestamp without time zone</w:t>
            </w:r>
          </w:p>
        </w:tc>
        <w:tc>
          <w:tcPr>
            <w:tcW w:w="1772" w:type="dxa"/>
          </w:tcPr>
          <w:p w14:paraId="44BE8BE7" w14:textId="77777777" w:rsidR="00AB0492" w:rsidRDefault="00B554AB">
            <w:r>
              <w:t>1900-01-01.000000</w:t>
            </w:r>
          </w:p>
        </w:tc>
        <w:tc>
          <w:tcPr>
            <w:tcW w:w="904" w:type="dxa"/>
          </w:tcPr>
          <w:p w14:paraId="5D09E5BF" w14:textId="77777777" w:rsidR="00AB0492" w:rsidRDefault="00AB0492"/>
        </w:tc>
      </w:tr>
      <w:tr w:rsidR="00AB0492" w14:paraId="01AD5E22" w14:textId="77777777">
        <w:tc>
          <w:tcPr>
            <w:tcW w:w="2611" w:type="dxa"/>
          </w:tcPr>
          <w:p w14:paraId="5A22A003" w14:textId="77777777" w:rsidR="00AB0492" w:rsidRDefault="00B554AB">
            <w:r>
              <w:t>receive_date</w:t>
            </w:r>
          </w:p>
        </w:tc>
        <w:tc>
          <w:tcPr>
            <w:tcW w:w="2675" w:type="dxa"/>
          </w:tcPr>
          <w:p w14:paraId="7D617F5C" w14:textId="77777777" w:rsidR="00AB0492" w:rsidRDefault="00B554AB">
            <w:r>
              <w:t>date</w:t>
            </w:r>
          </w:p>
        </w:tc>
        <w:tc>
          <w:tcPr>
            <w:tcW w:w="1772" w:type="dxa"/>
          </w:tcPr>
          <w:p w14:paraId="205FD852" w14:textId="77777777" w:rsidR="00AB0492" w:rsidRDefault="00AB0492"/>
        </w:tc>
        <w:tc>
          <w:tcPr>
            <w:tcW w:w="904" w:type="dxa"/>
          </w:tcPr>
          <w:p w14:paraId="17FA8AD9" w14:textId="77777777" w:rsidR="00AB0492" w:rsidRDefault="00AB0492"/>
        </w:tc>
      </w:tr>
      <w:tr w:rsidR="00AB0492" w14:paraId="42F34EB2" w14:textId="77777777">
        <w:tc>
          <w:tcPr>
            <w:tcW w:w="2611" w:type="dxa"/>
          </w:tcPr>
          <w:p w14:paraId="7300F3C6" w14:textId="77777777" w:rsidR="00AB0492" w:rsidRDefault="00B554AB">
            <w:r>
              <w:t>receive_time</w:t>
            </w:r>
          </w:p>
        </w:tc>
        <w:tc>
          <w:tcPr>
            <w:tcW w:w="2675" w:type="dxa"/>
          </w:tcPr>
          <w:p w14:paraId="0694E055" w14:textId="77777777" w:rsidR="00AB0492" w:rsidRDefault="00B554AB">
            <w:r>
              <w:t>timestamp without time zone</w:t>
            </w:r>
          </w:p>
        </w:tc>
        <w:tc>
          <w:tcPr>
            <w:tcW w:w="1772" w:type="dxa"/>
          </w:tcPr>
          <w:p w14:paraId="186EC891" w14:textId="77777777" w:rsidR="00AB0492" w:rsidRDefault="00AB0492"/>
        </w:tc>
        <w:tc>
          <w:tcPr>
            <w:tcW w:w="904" w:type="dxa"/>
          </w:tcPr>
          <w:p w14:paraId="6D11122E" w14:textId="77777777" w:rsidR="00AB0492" w:rsidRDefault="00AB0492"/>
        </w:tc>
      </w:tr>
      <w:tr w:rsidR="00AB0492" w14:paraId="5615F13C" w14:textId="77777777">
        <w:tc>
          <w:tcPr>
            <w:tcW w:w="2611" w:type="dxa"/>
          </w:tcPr>
          <w:p w14:paraId="0B1ED05E" w14:textId="77777777" w:rsidR="00AB0492" w:rsidRDefault="00B554AB">
            <w:r>
              <w:t>result_date</w:t>
            </w:r>
          </w:p>
        </w:tc>
        <w:tc>
          <w:tcPr>
            <w:tcW w:w="2675" w:type="dxa"/>
          </w:tcPr>
          <w:p w14:paraId="382C677D" w14:textId="77777777" w:rsidR="00AB0492" w:rsidRDefault="00B554AB">
            <w:r>
              <w:t>date</w:t>
            </w:r>
          </w:p>
        </w:tc>
        <w:tc>
          <w:tcPr>
            <w:tcW w:w="1772" w:type="dxa"/>
          </w:tcPr>
          <w:p w14:paraId="1A8AE8E0" w14:textId="77777777" w:rsidR="00AB0492" w:rsidRDefault="00B554AB">
            <w:r>
              <w:t>2015-05-22</w:t>
            </w:r>
          </w:p>
        </w:tc>
        <w:tc>
          <w:tcPr>
            <w:tcW w:w="904" w:type="dxa"/>
          </w:tcPr>
          <w:p w14:paraId="5E149145" w14:textId="77777777" w:rsidR="00AB0492" w:rsidRDefault="00AB0492"/>
        </w:tc>
      </w:tr>
      <w:tr w:rsidR="00AB0492" w14:paraId="515032A6" w14:textId="77777777">
        <w:tc>
          <w:tcPr>
            <w:tcW w:w="2611" w:type="dxa"/>
          </w:tcPr>
          <w:p w14:paraId="22D47D97" w14:textId="77777777" w:rsidR="00AB0492" w:rsidRDefault="00B554AB">
            <w:r>
              <w:t>result_time</w:t>
            </w:r>
          </w:p>
        </w:tc>
        <w:tc>
          <w:tcPr>
            <w:tcW w:w="2675" w:type="dxa"/>
          </w:tcPr>
          <w:p w14:paraId="4CE2C7D2" w14:textId="77777777" w:rsidR="00AB0492" w:rsidRDefault="00B554AB">
            <w:r>
              <w:t>timestamp without time zone</w:t>
            </w:r>
          </w:p>
        </w:tc>
        <w:tc>
          <w:tcPr>
            <w:tcW w:w="1772" w:type="dxa"/>
          </w:tcPr>
          <w:p w14:paraId="3318A572" w14:textId="77777777" w:rsidR="00AB0492" w:rsidRDefault="00B554AB">
            <w:r>
              <w:t>1900-01-01.000000</w:t>
            </w:r>
          </w:p>
        </w:tc>
        <w:tc>
          <w:tcPr>
            <w:tcW w:w="904" w:type="dxa"/>
          </w:tcPr>
          <w:p w14:paraId="538FDE4E" w14:textId="77777777" w:rsidR="00AB0492" w:rsidRDefault="00AB0492"/>
        </w:tc>
      </w:tr>
      <w:tr w:rsidR="00AB0492" w14:paraId="08C11A74" w14:textId="77777777">
        <w:tc>
          <w:tcPr>
            <w:tcW w:w="2611" w:type="dxa"/>
          </w:tcPr>
          <w:p w14:paraId="0CB3DBC1" w14:textId="77777777" w:rsidR="00AB0492" w:rsidRDefault="00B554AB">
            <w:r>
              <w:t>result_status</w:t>
            </w:r>
          </w:p>
        </w:tc>
        <w:tc>
          <w:tcPr>
            <w:tcW w:w="2675" w:type="dxa"/>
          </w:tcPr>
          <w:p w14:paraId="6B023F98" w14:textId="77777777" w:rsidR="00AB0492" w:rsidRDefault="00B554AB">
            <w:r>
              <w:t>character varying</w:t>
            </w:r>
          </w:p>
        </w:tc>
        <w:tc>
          <w:tcPr>
            <w:tcW w:w="1772" w:type="dxa"/>
          </w:tcPr>
          <w:p w14:paraId="504EAB2B" w14:textId="77777777" w:rsidR="00AB0492" w:rsidRDefault="00AB0492"/>
        </w:tc>
        <w:tc>
          <w:tcPr>
            <w:tcW w:w="904" w:type="dxa"/>
          </w:tcPr>
          <w:p w14:paraId="750981AF" w14:textId="77777777" w:rsidR="00AB0492" w:rsidRDefault="00AB0492"/>
        </w:tc>
      </w:tr>
      <w:tr w:rsidR="00AB0492" w14:paraId="7F39D16E" w14:textId="77777777">
        <w:tc>
          <w:tcPr>
            <w:tcW w:w="2611" w:type="dxa"/>
          </w:tcPr>
          <w:p w14:paraId="73207BA0" w14:textId="77777777" w:rsidR="00AB0492" w:rsidRDefault="00B554AB">
            <w:r>
              <w:t>specimen_source</w:t>
            </w:r>
          </w:p>
        </w:tc>
        <w:tc>
          <w:tcPr>
            <w:tcW w:w="2675" w:type="dxa"/>
          </w:tcPr>
          <w:p w14:paraId="40339EC3" w14:textId="77777777" w:rsidR="00AB0492" w:rsidRDefault="00B554AB">
            <w:r>
              <w:t>character varying</w:t>
            </w:r>
          </w:p>
        </w:tc>
        <w:tc>
          <w:tcPr>
            <w:tcW w:w="1772" w:type="dxa"/>
          </w:tcPr>
          <w:p w14:paraId="175E7F93" w14:textId="77777777" w:rsidR="00AB0492" w:rsidRDefault="00B554AB">
            <w:r>
              <w:t>Urine</w:t>
            </w:r>
          </w:p>
        </w:tc>
        <w:tc>
          <w:tcPr>
            <w:tcW w:w="904" w:type="dxa"/>
          </w:tcPr>
          <w:p w14:paraId="1F50F0FD" w14:textId="77777777" w:rsidR="00AB0492" w:rsidRDefault="00AB0492"/>
        </w:tc>
      </w:tr>
      <w:tr w:rsidR="00AB0492" w14:paraId="1A8FEA9B" w14:textId="77777777">
        <w:tc>
          <w:tcPr>
            <w:tcW w:w="2611" w:type="dxa"/>
          </w:tcPr>
          <w:p w14:paraId="682459A7" w14:textId="77777777" w:rsidR="00AB0492" w:rsidRDefault="00B554AB">
            <w:r>
              <w:t>organism</w:t>
            </w:r>
          </w:p>
        </w:tc>
        <w:tc>
          <w:tcPr>
            <w:tcW w:w="2675" w:type="dxa"/>
          </w:tcPr>
          <w:p w14:paraId="55903CB3" w14:textId="77777777" w:rsidR="00AB0492" w:rsidRDefault="00B554AB">
            <w:r>
              <w:t>character varying</w:t>
            </w:r>
          </w:p>
        </w:tc>
        <w:tc>
          <w:tcPr>
            <w:tcW w:w="1772" w:type="dxa"/>
          </w:tcPr>
          <w:p w14:paraId="1975817C" w14:textId="77777777" w:rsidR="00AB0492" w:rsidRDefault="00AB0492"/>
        </w:tc>
        <w:tc>
          <w:tcPr>
            <w:tcW w:w="904" w:type="dxa"/>
          </w:tcPr>
          <w:p w14:paraId="4BF53F73" w14:textId="77777777" w:rsidR="00AB0492" w:rsidRDefault="00AB0492"/>
        </w:tc>
      </w:tr>
      <w:tr w:rsidR="00AB0492" w14:paraId="65EA5EC6" w14:textId="77777777">
        <w:tc>
          <w:tcPr>
            <w:tcW w:w="2611" w:type="dxa"/>
          </w:tcPr>
          <w:p w14:paraId="1E280F42" w14:textId="77777777" w:rsidR="00AB0492" w:rsidRDefault="00B554AB">
            <w:r>
              <w:t>mapped_organism_found</w:t>
            </w:r>
          </w:p>
        </w:tc>
        <w:tc>
          <w:tcPr>
            <w:tcW w:w="2675" w:type="dxa"/>
          </w:tcPr>
          <w:p w14:paraId="01DE0D61" w14:textId="77777777" w:rsidR="00AB0492" w:rsidRDefault="00B554AB">
            <w:r>
              <w:t>character varying</w:t>
            </w:r>
          </w:p>
        </w:tc>
        <w:tc>
          <w:tcPr>
            <w:tcW w:w="1772" w:type="dxa"/>
          </w:tcPr>
          <w:p w14:paraId="3EB3F0C5" w14:textId="77777777" w:rsidR="00AB0492" w:rsidRDefault="00AB0492"/>
        </w:tc>
        <w:tc>
          <w:tcPr>
            <w:tcW w:w="904" w:type="dxa"/>
          </w:tcPr>
          <w:p w14:paraId="182887B1" w14:textId="77777777" w:rsidR="00AB0492" w:rsidRDefault="00AB0492"/>
        </w:tc>
      </w:tr>
      <w:tr w:rsidR="00AB0492" w14:paraId="2AA155A4" w14:textId="77777777">
        <w:tc>
          <w:tcPr>
            <w:tcW w:w="2611" w:type="dxa"/>
          </w:tcPr>
          <w:p w14:paraId="6B42CB16" w14:textId="77777777" w:rsidR="00AB0492" w:rsidRDefault="00B554AB">
            <w:r>
              <w:t>mapped_organism_excluded</w:t>
            </w:r>
          </w:p>
        </w:tc>
        <w:tc>
          <w:tcPr>
            <w:tcW w:w="2675" w:type="dxa"/>
          </w:tcPr>
          <w:p w14:paraId="7C76002D" w14:textId="77777777" w:rsidR="00AB0492" w:rsidRDefault="00B554AB">
            <w:r>
              <w:t>character varying</w:t>
            </w:r>
          </w:p>
        </w:tc>
        <w:tc>
          <w:tcPr>
            <w:tcW w:w="1772" w:type="dxa"/>
          </w:tcPr>
          <w:p w14:paraId="55F1C1D9" w14:textId="77777777" w:rsidR="00AB0492" w:rsidRDefault="00AB0492"/>
        </w:tc>
        <w:tc>
          <w:tcPr>
            <w:tcW w:w="904" w:type="dxa"/>
          </w:tcPr>
          <w:p w14:paraId="36A67348" w14:textId="77777777" w:rsidR="00AB0492" w:rsidRDefault="00AB0492"/>
        </w:tc>
      </w:tr>
      <w:tr w:rsidR="00AB0492" w14:paraId="3DD8CABE" w14:textId="77777777">
        <w:tc>
          <w:tcPr>
            <w:tcW w:w="2611" w:type="dxa"/>
          </w:tcPr>
          <w:p w14:paraId="0A5F4F2C" w14:textId="77777777" w:rsidR="00AB0492" w:rsidRDefault="00B554AB">
            <w:r>
              <w:t>culture_growth</w:t>
            </w:r>
          </w:p>
        </w:tc>
        <w:tc>
          <w:tcPr>
            <w:tcW w:w="2675" w:type="dxa"/>
          </w:tcPr>
          <w:p w14:paraId="056CEF41" w14:textId="77777777" w:rsidR="00AB0492" w:rsidRDefault="00B554AB">
            <w:r>
              <w:t>character varying</w:t>
            </w:r>
          </w:p>
        </w:tc>
        <w:tc>
          <w:tcPr>
            <w:tcW w:w="1772" w:type="dxa"/>
          </w:tcPr>
          <w:p w14:paraId="3F2340CB" w14:textId="77777777" w:rsidR="00AB0492" w:rsidRDefault="00AB0492"/>
        </w:tc>
        <w:tc>
          <w:tcPr>
            <w:tcW w:w="904" w:type="dxa"/>
          </w:tcPr>
          <w:p w14:paraId="46797DB8" w14:textId="77777777" w:rsidR="00AB0492" w:rsidRDefault="00AB0492"/>
        </w:tc>
      </w:tr>
      <w:tr w:rsidR="00AB0492" w14:paraId="3DABE36B" w14:textId="77777777">
        <w:tc>
          <w:tcPr>
            <w:tcW w:w="2611" w:type="dxa"/>
          </w:tcPr>
          <w:p w14:paraId="40E6BF21" w14:textId="77777777" w:rsidR="00AB0492" w:rsidRDefault="00B554AB">
            <w:r>
              <w:t>culture_value</w:t>
            </w:r>
          </w:p>
        </w:tc>
        <w:tc>
          <w:tcPr>
            <w:tcW w:w="2675" w:type="dxa"/>
          </w:tcPr>
          <w:p w14:paraId="6F3F223D" w14:textId="77777777" w:rsidR="00AB0492" w:rsidRDefault="00B554AB">
            <w:r>
              <w:t>character varying</w:t>
            </w:r>
          </w:p>
        </w:tc>
        <w:tc>
          <w:tcPr>
            <w:tcW w:w="1772" w:type="dxa"/>
          </w:tcPr>
          <w:p w14:paraId="6411626A" w14:textId="77777777" w:rsidR="00AB0492" w:rsidRDefault="00AB0492"/>
        </w:tc>
        <w:tc>
          <w:tcPr>
            <w:tcW w:w="904" w:type="dxa"/>
          </w:tcPr>
          <w:p w14:paraId="09F957D9" w14:textId="77777777" w:rsidR="00AB0492" w:rsidRDefault="00AB0492"/>
        </w:tc>
      </w:tr>
      <w:tr w:rsidR="00AB0492" w14:paraId="2133A9F9" w14:textId="77777777">
        <w:tc>
          <w:tcPr>
            <w:tcW w:w="2611" w:type="dxa"/>
          </w:tcPr>
          <w:p w14:paraId="06405392" w14:textId="77777777" w:rsidR="00AB0492" w:rsidRDefault="00B554AB">
            <w:r>
              <w:t>culture_unit</w:t>
            </w:r>
          </w:p>
        </w:tc>
        <w:tc>
          <w:tcPr>
            <w:tcW w:w="2675" w:type="dxa"/>
          </w:tcPr>
          <w:p w14:paraId="6CD2B764" w14:textId="77777777" w:rsidR="00AB0492" w:rsidRDefault="00B554AB">
            <w:r>
              <w:t>character varying</w:t>
            </w:r>
          </w:p>
        </w:tc>
        <w:tc>
          <w:tcPr>
            <w:tcW w:w="1772" w:type="dxa"/>
          </w:tcPr>
          <w:p w14:paraId="6AD26FBC" w14:textId="77777777" w:rsidR="00AB0492" w:rsidRDefault="00AB0492"/>
        </w:tc>
        <w:tc>
          <w:tcPr>
            <w:tcW w:w="904" w:type="dxa"/>
          </w:tcPr>
          <w:p w14:paraId="26157B9B" w14:textId="77777777" w:rsidR="00AB0492" w:rsidRDefault="00AB0492"/>
        </w:tc>
      </w:tr>
      <w:tr w:rsidR="00AB0492" w14:paraId="6133B69E" w14:textId="77777777">
        <w:tc>
          <w:tcPr>
            <w:tcW w:w="2611" w:type="dxa"/>
          </w:tcPr>
          <w:p w14:paraId="560C85EE" w14:textId="77777777" w:rsidR="00AB0492" w:rsidRDefault="00B554AB">
            <w:r>
              <w:t>antibiotic</w:t>
            </w:r>
          </w:p>
        </w:tc>
        <w:tc>
          <w:tcPr>
            <w:tcW w:w="2675" w:type="dxa"/>
          </w:tcPr>
          <w:p w14:paraId="397AD873" w14:textId="77777777" w:rsidR="00AB0492" w:rsidRDefault="00B554AB">
            <w:r>
              <w:t>character varying</w:t>
            </w:r>
          </w:p>
        </w:tc>
        <w:tc>
          <w:tcPr>
            <w:tcW w:w="1772" w:type="dxa"/>
          </w:tcPr>
          <w:p w14:paraId="38CE7737" w14:textId="77777777" w:rsidR="00AB0492" w:rsidRDefault="00AB0492"/>
        </w:tc>
        <w:tc>
          <w:tcPr>
            <w:tcW w:w="904" w:type="dxa"/>
          </w:tcPr>
          <w:p w14:paraId="63C03EBD" w14:textId="77777777" w:rsidR="00AB0492" w:rsidRDefault="00AB0492"/>
        </w:tc>
      </w:tr>
      <w:tr w:rsidR="00AB0492" w14:paraId="32469583" w14:textId="77777777">
        <w:tc>
          <w:tcPr>
            <w:tcW w:w="2611" w:type="dxa"/>
          </w:tcPr>
          <w:p w14:paraId="17F1C310" w14:textId="77777777" w:rsidR="00AB0492" w:rsidRDefault="00B554AB">
            <w:r>
              <w:t>mapped_antibiotic</w:t>
            </w:r>
          </w:p>
        </w:tc>
        <w:tc>
          <w:tcPr>
            <w:tcW w:w="2675" w:type="dxa"/>
          </w:tcPr>
          <w:p w14:paraId="30D4F35D" w14:textId="77777777" w:rsidR="00AB0492" w:rsidRDefault="00B554AB">
            <w:r>
              <w:t>character varying</w:t>
            </w:r>
          </w:p>
        </w:tc>
        <w:tc>
          <w:tcPr>
            <w:tcW w:w="1772" w:type="dxa"/>
          </w:tcPr>
          <w:p w14:paraId="7488F340" w14:textId="77777777" w:rsidR="00AB0492" w:rsidRDefault="00AB0492"/>
        </w:tc>
        <w:tc>
          <w:tcPr>
            <w:tcW w:w="904" w:type="dxa"/>
          </w:tcPr>
          <w:p w14:paraId="44E8CE7E" w14:textId="77777777" w:rsidR="00AB0492" w:rsidRDefault="00AB0492"/>
        </w:tc>
      </w:tr>
      <w:tr w:rsidR="00AB0492" w14:paraId="461BA690" w14:textId="77777777">
        <w:tc>
          <w:tcPr>
            <w:tcW w:w="2611" w:type="dxa"/>
          </w:tcPr>
          <w:p w14:paraId="58E27EFB" w14:textId="77777777" w:rsidR="00AB0492" w:rsidRDefault="00B554AB">
            <w:r>
              <w:t>sensitivity</w:t>
            </w:r>
          </w:p>
        </w:tc>
        <w:tc>
          <w:tcPr>
            <w:tcW w:w="2675" w:type="dxa"/>
          </w:tcPr>
          <w:p w14:paraId="042E4C76" w14:textId="77777777" w:rsidR="00AB0492" w:rsidRDefault="00B554AB">
            <w:r>
              <w:t>character varying</w:t>
            </w:r>
          </w:p>
        </w:tc>
        <w:tc>
          <w:tcPr>
            <w:tcW w:w="1772" w:type="dxa"/>
          </w:tcPr>
          <w:p w14:paraId="7F380635" w14:textId="77777777" w:rsidR="00AB0492" w:rsidRDefault="00AB0492"/>
        </w:tc>
        <w:tc>
          <w:tcPr>
            <w:tcW w:w="904" w:type="dxa"/>
          </w:tcPr>
          <w:p w14:paraId="23531A10" w14:textId="77777777" w:rsidR="00AB0492" w:rsidRDefault="00AB0492"/>
        </w:tc>
      </w:tr>
    </w:tbl>
    <w:p w14:paraId="2DD1B87B" w14:textId="77777777" w:rsidR="00AB0492" w:rsidRDefault="00B554AB">
      <w:pPr>
        <w:pStyle w:val="Heading3"/>
      </w:pPr>
      <w:bookmarkStart w:id="616" w:name="_lulrmxwohmwq" w:colFirst="0" w:colLast="0"/>
      <w:bookmarkEnd w:id="616"/>
      <w:r>
        <w:t>Table: nlp_biomarker</w:t>
      </w:r>
    </w:p>
    <w:tbl>
      <w:tblPr>
        <w:tblStyle w:val="afff8"/>
        <w:tblW w:w="5560" w:type="dxa"/>
        <w:tblBorders>
          <w:top w:val="nil"/>
          <w:left w:val="nil"/>
          <w:bottom w:val="nil"/>
          <w:right w:val="nil"/>
          <w:insideH w:val="nil"/>
          <w:insideV w:val="nil"/>
        </w:tblBorders>
        <w:tblLayout w:type="fixed"/>
        <w:tblLook w:val="0000" w:firstRow="0" w:lastRow="0" w:firstColumn="0" w:lastColumn="0" w:noHBand="0" w:noVBand="0"/>
      </w:tblPr>
      <w:tblGrid>
        <w:gridCol w:w="1597"/>
        <w:gridCol w:w="1570"/>
        <w:gridCol w:w="1489"/>
        <w:gridCol w:w="904"/>
      </w:tblGrid>
      <w:tr w:rsidR="00AB0492" w14:paraId="3CA2FAB2" w14:textId="77777777">
        <w:tc>
          <w:tcPr>
            <w:tcW w:w="1597" w:type="dxa"/>
            <w:shd w:val="clear" w:color="auto" w:fill="AAAAFF"/>
          </w:tcPr>
          <w:p w14:paraId="619F1C2D" w14:textId="77777777" w:rsidR="00AB0492" w:rsidRDefault="00B554AB">
            <w:r>
              <w:t>Field</w:t>
            </w:r>
          </w:p>
        </w:tc>
        <w:tc>
          <w:tcPr>
            <w:tcW w:w="1570" w:type="dxa"/>
            <w:shd w:val="clear" w:color="auto" w:fill="AAAAFF"/>
          </w:tcPr>
          <w:p w14:paraId="3008CDDB" w14:textId="77777777" w:rsidR="00AB0492" w:rsidRDefault="00B554AB">
            <w:r>
              <w:t>Type</w:t>
            </w:r>
          </w:p>
        </w:tc>
        <w:tc>
          <w:tcPr>
            <w:tcW w:w="1489" w:type="dxa"/>
            <w:shd w:val="clear" w:color="auto" w:fill="AAAAFF"/>
          </w:tcPr>
          <w:p w14:paraId="5CCE066D" w14:textId="77777777" w:rsidR="00AB0492" w:rsidRDefault="00B554AB">
            <w:r>
              <w:t>Most freq. value</w:t>
            </w:r>
          </w:p>
        </w:tc>
        <w:tc>
          <w:tcPr>
            <w:tcW w:w="904" w:type="dxa"/>
            <w:shd w:val="clear" w:color="auto" w:fill="AAAAFF"/>
          </w:tcPr>
          <w:p w14:paraId="66D96274" w14:textId="77777777" w:rsidR="00AB0492" w:rsidRDefault="00B554AB">
            <w:r>
              <w:t>Comment</w:t>
            </w:r>
          </w:p>
        </w:tc>
      </w:tr>
      <w:tr w:rsidR="00AB0492" w14:paraId="54967288" w14:textId="77777777">
        <w:tc>
          <w:tcPr>
            <w:tcW w:w="1597" w:type="dxa"/>
          </w:tcPr>
          <w:p w14:paraId="5378507C" w14:textId="77777777" w:rsidR="00AB0492" w:rsidRDefault="00B554AB">
            <w:r>
              <w:t>ptid</w:t>
            </w:r>
          </w:p>
        </w:tc>
        <w:tc>
          <w:tcPr>
            <w:tcW w:w="1570" w:type="dxa"/>
          </w:tcPr>
          <w:p w14:paraId="49B48C5F" w14:textId="77777777" w:rsidR="00AB0492" w:rsidRDefault="00B554AB">
            <w:r>
              <w:t>character</w:t>
            </w:r>
          </w:p>
        </w:tc>
        <w:tc>
          <w:tcPr>
            <w:tcW w:w="1489" w:type="dxa"/>
          </w:tcPr>
          <w:p w14:paraId="2E7A04DC" w14:textId="77777777" w:rsidR="00AB0492" w:rsidRDefault="00B554AB">
            <w:r>
              <w:t>PT084542965</w:t>
            </w:r>
          </w:p>
        </w:tc>
        <w:tc>
          <w:tcPr>
            <w:tcW w:w="904" w:type="dxa"/>
          </w:tcPr>
          <w:p w14:paraId="1A19386D" w14:textId="77777777" w:rsidR="00AB0492" w:rsidRDefault="00AB0492"/>
        </w:tc>
      </w:tr>
      <w:tr w:rsidR="00AB0492" w14:paraId="4EDD8CAA" w14:textId="77777777">
        <w:tc>
          <w:tcPr>
            <w:tcW w:w="1597" w:type="dxa"/>
          </w:tcPr>
          <w:p w14:paraId="2AB4A971" w14:textId="77777777" w:rsidR="00AB0492" w:rsidRDefault="00B554AB">
            <w:r>
              <w:t>note_date</w:t>
            </w:r>
          </w:p>
        </w:tc>
        <w:tc>
          <w:tcPr>
            <w:tcW w:w="1570" w:type="dxa"/>
          </w:tcPr>
          <w:p w14:paraId="6FD52C50" w14:textId="77777777" w:rsidR="00AB0492" w:rsidRDefault="00B554AB">
            <w:r>
              <w:t>date</w:t>
            </w:r>
          </w:p>
        </w:tc>
        <w:tc>
          <w:tcPr>
            <w:tcW w:w="1489" w:type="dxa"/>
          </w:tcPr>
          <w:p w14:paraId="6011F837" w14:textId="77777777" w:rsidR="00AB0492" w:rsidRDefault="00B554AB">
            <w:r>
              <w:t>2013-04-23</w:t>
            </w:r>
          </w:p>
        </w:tc>
        <w:tc>
          <w:tcPr>
            <w:tcW w:w="904" w:type="dxa"/>
          </w:tcPr>
          <w:p w14:paraId="2C6C3943" w14:textId="77777777" w:rsidR="00AB0492" w:rsidRDefault="00AB0492"/>
        </w:tc>
      </w:tr>
      <w:tr w:rsidR="00AB0492" w14:paraId="2D8EE737" w14:textId="77777777">
        <w:tc>
          <w:tcPr>
            <w:tcW w:w="1597" w:type="dxa"/>
          </w:tcPr>
          <w:p w14:paraId="246A40FB" w14:textId="77777777" w:rsidR="00AB0492" w:rsidRDefault="00B554AB">
            <w:r>
              <w:lastRenderedPageBreak/>
              <w:t>biomarker</w:t>
            </w:r>
          </w:p>
        </w:tc>
        <w:tc>
          <w:tcPr>
            <w:tcW w:w="1570" w:type="dxa"/>
          </w:tcPr>
          <w:p w14:paraId="1B4BB441" w14:textId="77777777" w:rsidR="00AB0492" w:rsidRDefault="00B554AB">
            <w:r>
              <w:t>character varying</w:t>
            </w:r>
          </w:p>
        </w:tc>
        <w:tc>
          <w:tcPr>
            <w:tcW w:w="1489" w:type="dxa"/>
          </w:tcPr>
          <w:p w14:paraId="424ED7A3" w14:textId="77777777" w:rsidR="00AB0492" w:rsidRDefault="00B554AB">
            <w:r>
              <w:t>CD20</w:t>
            </w:r>
          </w:p>
        </w:tc>
        <w:tc>
          <w:tcPr>
            <w:tcW w:w="904" w:type="dxa"/>
          </w:tcPr>
          <w:p w14:paraId="65B360A1" w14:textId="77777777" w:rsidR="00AB0492" w:rsidRDefault="00AB0492"/>
        </w:tc>
      </w:tr>
      <w:tr w:rsidR="00AB0492" w14:paraId="50BEB8C1" w14:textId="77777777">
        <w:tc>
          <w:tcPr>
            <w:tcW w:w="1597" w:type="dxa"/>
          </w:tcPr>
          <w:p w14:paraId="5E4903F1" w14:textId="77777777" w:rsidR="00AB0492" w:rsidRDefault="00B554AB">
            <w:r>
              <w:t>variation_detail</w:t>
            </w:r>
          </w:p>
        </w:tc>
        <w:tc>
          <w:tcPr>
            <w:tcW w:w="1570" w:type="dxa"/>
          </w:tcPr>
          <w:p w14:paraId="32292206" w14:textId="77777777" w:rsidR="00AB0492" w:rsidRDefault="00B554AB">
            <w:r>
              <w:t>character varying</w:t>
            </w:r>
          </w:p>
        </w:tc>
        <w:tc>
          <w:tcPr>
            <w:tcW w:w="1489" w:type="dxa"/>
          </w:tcPr>
          <w:p w14:paraId="6F0B021D" w14:textId="77777777" w:rsidR="00AB0492" w:rsidRDefault="00AB0492"/>
        </w:tc>
        <w:tc>
          <w:tcPr>
            <w:tcW w:w="904" w:type="dxa"/>
          </w:tcPr>
          <w:p w14:paraId="145D0CBF" w14:textId="77777777" w:rsidR="00AB0492" w:rsidRDefault="00AB0492"/>
        </w:tc>
      </w:tr>
      <w:tr w:rsidR="00AB0492" w14:paraId="723EA340" w14:textId="77777777">
        <w:tc>
          <w:tcPr>
            <w:tcW w:w="1597" w:type="dxa"/>
          </w:tcPr>
          <w:p w14:paraId="3FC294E3" w14:textId="77777777" w:rsidR="00AB0492" w:rsidRDefault="00B554AB">
            <w:r>
              <w:t>biomarker_status</w:t>
            </w:r>
          </w:p>
        </w:tc>
        <w:tc>
          <w:tcPr>
            <w:tcW w:w="1570" w:type="dxa"/>
          </w:tcPr>
          <w:p w14:paraId="26D69AF6" w14:textId="77777777" w:rsidR="00AB0492" w:rsidRDefault="00B554AB">
            <w:r>
              <w:t>character varying</w:t>
            </w:r>
          </w:p>
        </w:tc>
        <w:tc>
          <w:tcPr>
            <w:tcW w:w="1489" w:type="dxa"/>
          </w:tcPr>
          <w:p w14:paraId="1203A8AF" w14:textId="77777777" w:rsidR="00AB0492" w:rsidRDefault="00B554AB">
            <w:r>
              <w:t>positive</w:t>
            </w:r>
          </w:p>
        </w:tc>
        <w:tc>
          <w:tcPr>
            <w:tcW w:w="904" w:type="dxa"/>
          </w:tcPr>
          <w:p w14:paraId="316B08D5" w14:textId="77777777" w:rsidR="00AB0492" w:rsidRDefault="00AB0492"/>
        </w:tc>
      </w:tr>
    </w:tbl>
    <w:p w14:paraId="6809C037" w14:textId="77777777" w:rsidR="00AB0492" w:rsidRDefault="00B554AB">
      <w:pPr>
        <w:pStyle w:val="Heading3"/>
      </w:pPr>
      <w:bookmarkStart w:id="617" w:name="_3x8jx3ssmc8y" w:colFirst="0" w:colLast="0"/>
      <w:bookmarkEnd w:id="617"/>
      <w:r>
        <w:t>Table: nlp_sds_family</w:t>
      </w:r>
    </w:p>
    <w:tbl>
      <w:tblPr>
        <w:tblStyle w:val="afff9"/>
        <w:tblW w:w="6299" w:type="dxa"/>
        <w:tblBorders>
          <w:top w:val="nil"/>
          <w:left w:val="nil"/>
          <w:bottom w:val="nil"/>
          <w:right w:val="nil"/>
          <w:insideH w:val="nil"/>
          <w:insideV w:val="nil"/>
        </w:tblBorders>
        <w:tblLayout w:type="fixed"/>
        <w:tblLook w:val="0000" w:firstRow="0" w:lastRow="0" w:firstColumn="0" w:lastColumn="0" w:noHBand="0" w:noVBand="0"/>
      </w:tblPr>
      <w:tblGrid>
        <w:gridCol w:w="1838"/>
        <w:gridCol w:w="1570"/>
        <w:gridCol w:w="1987"/>
        <w:gridCol w:w="904"/>
      </w:tblGrid>
      <w:tr w:rsidR="00AB0492" w14:paraId="73A0758A" w14:textId="77777777">
        <w:tc>
          <w:tcPr>
            <w:tcW w:w="1839" w:type="dxa"/>
            <w:shd w:val="clear" w:color="auto" w:fill="AAAAFF"/>
          </w:tcPr>
          <w:p w14:paraId="591FE275" w14:textId="77777777" w:rsidR="00AB0492" w:rsidRDefault="00B554AB">
            <w:r>
              <w:t>Field</w:t>
            </w:r>
          </w:p>
        </w:tc>
        <w:tc>
          <w:tcPr>
            <w:tcW w:w="1570" w:type="dxa"/>
            <w:shd w:val="clear" w:color="auto" w:fill="AAAAFF"/>
          </w:tcPr>
          <w:p w14:paraId="373F9299" w14:textId="77777777" w:rsidR="00AB0492" w:rsidRDefault="00B554AB">
            <w:r>
              <w:t>Type</w:t>
            </w:r>
          </w:p>
        </w:tc>
        <w:tc>
          <w:tcPr>
            <w:tcW w:w="1987" w:type="dxa"/>
            <w:shd w:val="clear" w:color="auto" w:fill="AAAAFF"/>
          </w:tcPr>
          <w:p w14:paraId="1CE7C73C" w14:textId="77777777" w:rsidR="00AB0492" w:rsidRDefault="00B554AB">
            <w:r>
              <w:t>Most freq. value</w:t>
            </w:r>
          </w:p>
        </w:tc>
        <w:tc>
          <w:tcPr>
            <w:tcW w:w="904" w:type="dxa"/>
            <w:shd w:val="clear" w:color="auto" w:fill="AAAAFF"/>
          </w:tcPr>
          <w:p w14:paraId="02D2FF80" w14:textId="77777777" w:rsidR="00AB0492" w:rsidRDefault="00B554AB">
            <w:r>
              <w:t>Comment</w:t>
            </w:r>
          </w:p>
        </w:tc>
      </w:tr>
      <w:tr w:rsidR="00AB0492" w14:paraId="4A5A99F0" w14:textId="77777777">
        <w:tc>
          <w:tcPr>
            <w:tcW w:w="1839" w:type="dxa"/>
          </w:tcPr>
          <w:p w14:paraId="6DCA1722" w14:textId="77777777" w:rsidR="00AB0492" w:rsidRDefault="00B554AB">
            <w:r>
              <w:t>ptid</w:t>
            </w:r>
          </w:p>
        </w:tc>
        <w:tc>
          <w:tcPr>
            <w:tcW w:w="1570" w:type="dxa"/>
          </w:tcPr>
          <w:p w14:paraId="7CE668C3" w14:textId="77777777" w:rsidR="00AB0492" w:rsidRDefault="00B554AB">
            <w:r>
              <w:t>character</w:t>
            </w:r>
          </w:p>
        </w:tc>
        <w:tc>
          <w:tcPr>
            <w:tcW w:w="1987" w:type="dxa"/>
          </w:tcPr>
          <w:p w14:paraId="2E4DF2F5" w14:textId="77777777" w:rsidR="00AB0492" w:rsidRDefault="00B554AB">
            <w:r>
              <w:t>PT084524827</w:t>
            </w:r>
          </w:p>
        </w:tc>
        <w:tc>
          <w:tcPr>
            <w:tcW w:w="904" w:type="dxa"/>
          </w:tcPr>
          <w:p w14:paraId="7F6E6D0D" w14:textId="77777777" w:rsidR="00AB0492" w:rsidRDefault="00AB0492"/>
        </w:tc>
      </w:tr>
      <w:tr w:rsidR="00AB0492" w14:paraId="69FC19A8" w14:textId="77777777">
        <w:tc>
          <w:tcPr>
            <w:tcW w:w="1839" w:type="dxa"/>
          </w:tcPr>
          <w:p w14:paraId="10D05CBD" w14:textId="77777777" w:rsidR="00AB0492" w:rsidRDefault="00B554AB">
            <w:r>
              <w:t>encid</w:t>
            </w:r>
          </w:p>
        </w:tc>
        <w:tc>
          <w:tcPr>
            <w:tcW w:w="1570" w:type="dxa"/>
          </w:tcPr>
          <w:p w14:paraId="24827C41" w14:textId="77777777" w:rsidR="00AB0492" w:rsidRDefault="00B554AB">
            <w:r>
              <w:t>character varying</w:t>
            </w:r>
          </w:p>
        </w:tc>
        <w:tc>
          <w:tcPr>
            <w:tcW w:w="1987" w:type="dxa"/>
          </w:tcPr>
          <w:p w14:paraId="3CE588EE" w14:textId="77777777" w:rsidR="00AB0492" w:rsidRDefault="00AB0492"/>
        </w:tc>
        <w:tc>
          <w:tcPr>
            <w:tcW w:w="904" w:type="dxa"/>
          </w:tcPr>
          <w:p w14:paraId="4CC2D898" w14:textId="77777777" w:rsidR="00AB0492" w:rsidRDefault="00AB0492"/>
        </w:tc>
      </w:tr>
      <w:tr w:rsidR="00AB0492" w14:paraId="388A4325" w14:textId="77777777">
        <w:tc>
          <w:tcPr>
            <w:tcW w:w="1839" w:type="dxa"/>
          </w:tcPr>
          <w:p w14:paraId="07712517" w14:textId="77777777" w:rsidR="00AB0492" w:rsidRDefault="00B554AB">
            <w:r>
              <w:t>note_date</w:t>
            </w:r>
          </w:p>
        </w:tc>
        <w:tc>
          <w:tcPr>
            <w:tcW w:w="1570" w:type="dxa"/>
          </w:tcPr>
          <w:p w14:paraId="1AA89BC7" w14:textId="77777777" w:rsidR="00AB0492" w:rsidRDefault="00B554AB">
            <w:r>
              <w:t>date</w:t>
            </w:r>
          </w:p>
        </w:tc>
        <w:tc>
          <w:tcPr>
            <w:tcW w:w="1987" w:type="dxa"/>
          </w:tcPr>
          <w:p w14:paraId="516CF284" w14:textId="77777777" w:rsidR="00AB0492" w:rsidRDefault="00B554AB">
            <w:r>
              <w:t>2014-07-23</w:t>
            </w:r>
          </w:p>
        </w:tc>
        <w:tc>
          <w:tcPr>
            <w:tcW w:w="904" w:type="dxa"/>
          </w:tcPr>
          <w:p w14:paraId="5BA087E5" w14:textId="77777777" w:rsidR="00AB0492" w:rsidRDefault="00AB0492"/>
        </w:tc>
      </w:tr>
      <w:tr w:rsidR="00AB0492" w14:paraId="74559709" w14:textId="77777777">
        <w:tc>
          <w:tcPr>
            <w:tcW w:w="1839" w:type="dxa"/>
          </w:tcPr>
          <w:p w14:paraId="2B3EABF3" w14:textId="77777777" w:rsidR="00AB0492" w:rsidRDefault="00B554AB">
            <w:r>
              <w:t>sds_term</w:t>
            </w:r>
          </w:p>
        </w:tc>
        <w:tc>
          <w:tcPr>
            <w:tcW w:w="1570" w:type="dxa"/>
          </w:tcPr>
          <w:p w14:paraId="1E574406" w14:textId="77777777" w:rsidR="00AB0492" w:rsidRDefault="00B554AB">
            <w:r>
              <w:t>character varying</w:t>
            </w:r>
          </w:p>
        </w:tc>
        <w:tc>
          <w:tcPr>
            <w:tcW w:w="1987" w:type="dxa"/>
          </w:tcPr>
          <w:p w14:paraId="14D95D3E" w14:textId="77777777" w:rsidR="00AB0492" w:rsidRDefault="00B554AB">
            <w:r>
              <w:t>cancer</w:t>
            </w:r>
          </w:p>
        </w:tc>
        <w:tc>
          <w:tcPr>
            <w:tcW w:w="904" w:type="dxa"/>
          </w:tcPr>
          <w:p w14:paraId="71DADCCD" w14:textId="77777777" w:rsidR="00AB0492" w:rsidRDefault="00AB0492"/>
        </w:tc>
      </w:tr>
      <w:tr w:rsidR="00AB0492" w14:paraId="61640BD6" w14:textId="77777777">
        <w:tc>
          <w:tcPr>
            <w:tcW w:w="1839" w:type="dxa"/>
          </w:tcPr>
          <w:p w14:paraId="12902A23" w14:textId="77777777" w:rsidR="00AB0492" w:rsidRDefault="00B554AB">
            <w:r>
              <w:t>sds_location</w:t>
            </w:r>
          </w:p>
        </w:tc>
        <w:tc>
          <w:tcPr>
            <w:tcW w:w="1570" w:type="dxa"/>
          </w:tcPr>
          <w:p w14:paraId="3FAD298D" w14:textId="77777777" w:rsidR="00AB0492" w:rsidRDefault="00B554AB">
            <w:r>
              <w:t>character varying</w:t>
            </w:r>
          </w:p>
        </w:tc>
        <w:tc>
          <w:tcPr>
            <w:tcW w:w="1987" w:type="dxa"/>
          </w:tcPr>
          <w:p w14:paraId="711FDFD6" w14:textId="77777777" w:rsidR="00AB0492" w:rsidRDefault="00AB0492"/>
        </w:tc>
        <w:tc>
          <w:tcPr>
            <w:tcW w:w="904" w:type="dxa"/>
          </w:tcPr>
          <w:p w14:paraId="6EDAF7DF" w14:textId="77777777" w:rsidR="00AB0492" w:rsidRDefault="00AB0492"/>
        </w:tc>
      </w:tr>
      <w:tr w:rsidR="00AB0492" w14:paraId="7D8A9239" w14:textId="77777777">
        <w:tc>
          <w:tcPr>
            <w:tcW w:w="1839" w:type="dxa"/>
          </w:tcPr>
          <w:p w14:paraId="56270B40" w14:textId="77777777" w:rsidR="00AB0492" w:rsidRDefault="00B554AB">
            <w:r>
              <w:t>sds_family_member</w:t>
            </w:r>
          </w:p>
        </w:tc>
        <w:tc>
          <w:tcPr>
            <w:tcW w:w="1570" w:type="dxa"/>
          </w:tcPr>
          <w:p w14:paraId="32E76F6A" w14:textId="77777777" w:rsidR="00AB0492" w:rsidRDefault="00B554AB">
            <w:r>
              <w:t>character varying</w:t>
            </w:r>
          </w:p>
        </w:tc>
        <w:tc>
          <w:tcPr>
            <w:tcW w:w="1987" w:type="dxa"/>
          </w:tcPr>
          <w:p w14:paraId="73AA1530" w14:textId="77777777" w:rsidR="00AB0492" w:rsidRDefault="00B554AB">
            <w:r>
              <w:t>who=family</w:t>
            </w:r>
          </w:p>
        </w:tc>
        <w:tc>
          <w:tcPr>
            <w:tcW w:w="904" w:type="dxa"/>
          </w:tcPr>
          <w:p w14:paraId="5EFBD0EA" w14:textId="77777777" w:rsidR="00AB0492" w:rsidRDefault="00AB0492"/>
        </w:tc>
      </w:tr>
      <w:tr w:rsidR="00AB0492" w14:paraId="2484F6EF" w14:textId="77777777">
        <w:tc>
          <w:tcPr>
            <w:tcW w:w="1839" w:type="dxa"/>
          </w:tcPr>
          <w:p w14:paraId="48188027" w14:textId="77777777" w:rsidR="00AB0492" w:rsidRDefault="00B554AB">
            <w:r>
              <w:t>sds_sentiment</w:t>
            </w:r>
          </w:p>
        </w:tc>
        <w:tc>
          <w:tcPr>
            <w:tcW w:w="1570" w:type="dxa"/>
          </w:tcPr>
          <w:p w14:paraId="6EF94449" w14:textId="77777777" w:rsidR="00AB0492" w:rsidRDefault="00B554AB">
            <w:r>
              <w:t>character varying</w:t>
            </w:r>
          </w:p>
        </w:tc>
        <w:tc>
          <w:tcPr>
            <w:tcW w:w="1987" w:type="dxa"/>
          </w:tcPr>
          <w:p w14:paraId="6BBDA8D7" w14:textId="77777777" w:rsidR="00AB0492" w:rsidRDefault="00AB0492"/>
        </w:tc>
        <w:tc>
          <w:tcPr>
            <w:tcW w:w="904" w:type="dxa"/>
          </w:tcPr>
          <w:p w14:paraId="660337EA" w14:textId="77777777" w:rsidR="00AB0492" w:rsidRDefault="00AB0492"/>
        </w:tc>
      </w:tr>
      <w:tr w:rsidR="00AB0492" w14:paraId="12C1B1A5" w14:textId="77777777">
        <w:tc>
          <w:tcPr>
            <w:tcW w:w="1839" w:type="dxa"/>
          </w:tcPr>
          <w:p w14:paraId="1C01EA05" w14:textId="77777777" w:rsidR="00AB0492" w:rsidRDefault="00B554AB">
            <w:r>
              <w:t>note_section</w:t>
            </w:r>
          </w:p>
        </w:tc>
        <w:tc>
          <w:tcPr>
            <w:tcW w:w="1570" w:type="dxa"/>
          </w:tcPr>
          <w:p w14:paraId="107B8854" w14:textId="77777777" w:rsidR="00AB0492" w:rsidRDefault="00B554AB">
            <w:r>
              <w:t>character varying</w:t>
            </w:r>
          </w:p>
        </w:tc>
        <w:tc>
          <w:tcPr>
            <w:tcW w:w="1987" w:type="dxa"/>
          </w:tcPr>
          <w:p w14:paraId="6E29AF11" w14:textId="77777777" w:rsidR="00AB0492" w:rsidRDefault="00B554AB">
            <w:r>
              <w:t>family medical history</w:t>
            </w:r>
          </w:p>
        </w:tc>
        <w:tc>
          <w:tcPr>
            <w:tcW w:w="904" w:type="dxa"/>
          </w:tcPr>
          <w:p w14:paraId="502E13FD" w14:textId="77777777" w:rsidR="00AB0492" w:rsidRDefault="00AB0492"/>
        </w:tc>
      </w:tr>
    </w:tbl>
    <w:p w14:paraId="2BC8CD87" w14:textId="77777777" w:rsidR="00AB0492" w:rsidRDefault="00AB0492"/>
    <w:p w14:paraId="51816B90" w14:textId="77777777" w:rsidR="00AB0492" w:rsidRDefault="00B554AB">
      <w:r>
        <w:br w:type="page"/>
      </w:r>
    </w:p>
    <w:p w14:paraId="6D086401" w14:textId="77777777" w:rsidR="00AB0492" w:rsidRDefault="00AB0492"/>
    <w:p w14:paraId="75F15B64" w14:textId="77777777" w:rsidR="00AB0492" w:rsidRDefault="00AB0492"/>
    <w:tbl>
      <w:tblPr>
        <w:tblStyle w:val="afffa"/>
        <w:tblW w:w="9354" w:type="dxa"/>
        <w:tblLayout w:type="fixed"/>
        <w:tblLook w:val="0600" w:firstRow="0" w:lastRow="0" w:firstColumn="0" w:lastColumn="0" w:noHBand="1" w:noVBand="1"/>
      </w:tblPr>
      <w:tblGrid>
        <w:gridCol w:w="1513"/>
        <w:gridCol w:w="2591"/>
        <w:gridCol w:w="920"/>
        <w:gridCol w:w="667"/>
        <w:gridCol w:w="667"/>
        <w:gridCol w:w="323"/>
        <w:gridCol w:w="1039"/>
        <w:gridCol w:w="707"/>
        <w:gridCol w:w="707"/>
        <w:gridCol w:w="220"/>
      </w:tblGrid>
      <w:tr w:rsidR="00AB0492" w14:paraId="41A63ECE" w14:textId="77777777">
        <w:tc>
          <w:tcPr>
            <w:tcW w:w="1515" w:type="dxa"/>
            <w:tcMar>
              <w:top w:w="100" w:type="dxa"/>
              <w:left w:w="100" w:type="dxa"/>
              <w:bottom w:w="100" w:type="dxa"/>
              <w:right w:w="100" w:type="dxa"/>
            </w:tcMar>
          </w:tcPr>
          <w:p w14:paraId="474C1439" w14:textId="77777777" w:rsidR="00AB0492" w:rsidRDefault="00B554AB">
            <w:pPr>
              <w:widowControl w:val="0"/>
              <w:spacing w:after="0"/>
            </w:pPr>
            <w:r>
              <w:t>38000175</w:t>
            </w:r>
          </w:p>
        </w:tc>
        <w:tc>
          <w:tcPr>
            <w:tcW w:w="2595" w:type="dxa"/>
            <w:tcMar>
              <w:top w:w="100" w:type="dxa"/>
              <w:left w:w="100" w:type="dxa"/>
              <w:bottom w:w="100" w:type="dxa"/>
              <w:right w:w="100" w:type="dxa"/>
            </w:tcMar>
          </w:tcPr>
          <w:p w14:paraId="4CB0A327" w14:textId="77777777" w:rsidR="00AB0492" w:rsidRDefault="00B554AB">
            <w:pPr>
              <w:widowControl w:val="0"/>
              <w:spacing w:after="0"/>
            </w:pPr>
            <w:r>
              <w:t>Prescription dispensed in pharmacy</w:t>
            </w:r>
          </w:p>
        </w:tc>
        <w:tc>
          <w:tcPr>
            <w:tcW w:w="921" w:type="dxa"/>
            <w:tcMar>
              <w:top w:w="100" w:type="dxa"/>
              <w:left w:w="100" w:type="dxa"/>
              <w:bottom w:w="100" w:type="dxa"/>
              <w:right w:w="100" w:type="dxa"/>
            </w:tcMar>
          </w:tcPr>
          <w:p w14:paraId="2F6FDDD8"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719E76AA" w14:textId="77777777" w:rsidR="00AB0492" w:rsidRDefault="00B554AB">
            <w:pPr>
              <w:widowControl w:val="0"/>
              <w:spacing w:after="0"/>
            </w:pPr>
            <w:r>
              <w:t>Drug Type</w:t>
            </w:r>
          </w:p>
        </w:tc>
        <w:tc>
          <w:tcPr>
            <w:tcW w:w="668" w:type="dxa"/>
            <w:tcMar>
              <w:top w:w="100" w:type="dxa"/>
              <w:left w:w="100" w:type="dxa"/>
              <w:bottom w:w="100" w:type="dxa"/>
              <w:right w:w="100" w:type="dxa"/>
            </w:tcMar>
          </w:tcPr>
          <w:p w14:paraId="673B57BC" w14:textId="77777777" w:rsidR="00AB0492" w:rsidRDefault="00B554AB">
            <w:pPr>
              <w:widowControl w:val="0"/>
              <w:spacing w:after="0"/>
            </w:pPr>
            <w:r>
              <w:t>Drug Type</w:t>
            </w:r>
          </w:p>
        </w:tc>
        <w:tc>
          <w:tcPr>
            <w:tcW w:w="323" w:type="dxa"/>
            <w:tcMar>
              <w:top w:w="100" w:type="dxa"/>
              <w:left w:w="100" w:type="dxa"/>
              <w:bottom w:w="100" w:type="dxa"/>
              <w:right w:w="100" w:type="dxa"/>
            </w:tcMar>
          </w:tcPr>
          <w:p w14:paraId="6AA1AA6D" w14:textId="77777777" w:rsidR="00AB0492" w:rsidRDefault="00B554AB">
            <w:pPr>
              <w:widowControl w:val="0"/>
              <w:spacing w:after="0"/>
            </w:pPr>
            <w:r>
              <w:t>S</w:t>
            </w:r>
          </w:p>
        </w:tc>
        <w:tc>
          <w:tcPr>
            <w:tcW w:w="1040" w:type="dxa"/>
            <w:tcMar>
              <w:top w:w="100" w:type="dxa"/>
              <w:left w:w="100" w:type="dxa"/>
              <w:bottom w:w="100" w:type="dxa"/>
              <w:right w:w="100" w:type="dxa"/>
            </w:tcMar>
          </w:tcPr>
          <w:p w14:paraId="5713FD59"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34EB32CC" w14:textId="77777777" w:rsidR="00AB0492" w:rsidRDefault="00B554AB">
            <w:pPr>
              <w:widowControl w:val="0"/>
              <w:spacing w:after="0"/>
            </w:pPr>
            <w:r>
              <w:t>1970-01-01</w:t>
            </w:r>
          </w:p>
        </w:tc>
        <w:tc>
          <w:tcPr>
            <w:tcW w:w="708" w:type="dxa"/>
            <w:tcMar>
              <w:top w:w="100" w:type="dxa"/>
              <w:left w:w="100" w:type="dxa"/>
              <w:bottom w:w="100" w:type="dxa"/>
              <w:right w:w="100" w:type="dxa"/>
            </w:tcMar>
          </w:tcPr>
          <w:p w14:paraId="3E08926D" w14:textId="77777777" w:rsidR="00AB0492" w:rsidRDefault="00B554AB">
            <w:pPr>
              <w:widowControl w:val="0"/>
              <w:spacing w:after="0"/>
            </w:pPr>
            <w:r>
              <w:t>2099-12-31</w:t>
            </w:r>
          </w:p>
        </w:tc>
        <w:tc>
          <w:tcPr>
            <w:tcW w:w="203" w:type="dxa"/>
            <w:tcMar>
              <w:top w:w="100" w:type="dxa"/>
              <w:left w:w="100" w:type="dxa"/>
              <w:bottom w:w="100" w:type="dxa"/>
              <w:right w:w="100" w:type="dxa"/>
            </w:tcMar>
          </w:tcPr>
          <w:p w14:paraId="69E64306" w14:textId="77777777" w:rsidR="00AB0492" w:rsidRDefault="00AB0492">
            <w:pPr>
              <w:widowControl w:val="0"/>
              <w:spacing w:after="0"/>
            </w:pPr>
          </w:p>
        </w:tc>
      </w:tr>
      <w:tr w:rsidR="00AB0492" w14:paraId="22C9B0FD" w14:textId="77777777">
        <w:tc>
          <w:tcPr>
            <w:tcW w:w="1515" w:type="dxa"/>
            <w:tcMar>
              <w:top w:w="100" w:type="dxa"/>
              <w:left w:w="100" w:type="dxa"/>
              <w:bottom w:w="100" w:type="dxa"/>
              <w:right w:w="100" w:type="dxa"/>
            </w:tcMar>
          </w:tcPr>
          <w:p w14:paraId="21C447D2" w14:textId="77777777" w:rsidR="00AB0492" w:rsidRDefault="00B554AB">
            <w:pPr>
              <w:widowControl w:val="0"/>
              <w:spacing w:after="0"/>
            </w:pPr>
            <w:r>
              <w:t>38000176</w:t>
            </w:r>
          </w:p>
        </w:tc>
        <w:tc>
          <w:tcPr>
            <w:tcW w:w="2595" w:type="dxa"/>
            <w:tcMar>
              <w:top w:w="100" w:type="dxa"/>
              <w:left w:w="100" w:type="dxa"/>
              <w:bottom w:w="100" w:type="dxa"/>
              <w:right w:w="100" w:type="dxa"/>
            </w:tcMar>
          </w:tcPr>
          <w:p w14:paraId="0203F4BF" w14:textId="77777777" w:rsidR="00AB0492" w:rsidRDefault="00B554AB">
            <w:pPr>
              <w:widowControl w:val="0"/>
              <w:spacing w:after="0"/>
            </w:pPr>
            <w:r>
              <w:t>Prescription dispensed through mail order</w:t>
            </w:r>
          </w:p>
        </w:tc>
        <w:tc>
          <w:tcPr>
            <w:tcW w:w="921" w:type="dxa"/>
            <w:tcMar>
              <w:top w:w="100" w:type="dxa"/>
              <w:left w:w="100" w:type="dxa"/>
              <w:bottom w:w="100" w:type="dxa"/>
              <w:right w:w="100" w:type="dxa"/>
            </w:tcMar>
          </w:tcPr>
          <w:p w14:paraId="6CD0F25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26EED5B9" w14:textId="77777777" w:rsidR="00AB0492" w:rsidRDefault="00B554AB">
            <w:pPr>
              <w:widowControl w:val="0"/>
              <w:spacing w:after="0"/>
            </w:pPr>
            <w:r>
              <w:t>Drug Type</w:t>
            </w:r>
          </w:p>
        </w:tc>
        <w:tc>
          <w:tcPr>
            <w:tcW w:w="668" w:type="dxa"/>
            <w:tcMar>
              <w:top w:w="100" w:type="dxa"/>
              <w:left w:w="100" w:type="dxa"/>
              <w:bottom w:w="100" w:type="dxa"/>
              <w:right w:w="100" w:type="dxa"/>
            </w:tcMar>
          </w:tcPr>
          <w:p w14:paraId="3389CF08" w14:textId="77777777" w:rsidR="00AB0492" w:rsidRDefault="00B554AB">
            <w:pPr>
              <w:widowControl w:val="0"/>
              <w:spacing w:after="0"/>
            </w:pPr>
            <w:r>
              <w:t>Drug Type</w:t>
            </w:r>
          </w:p>
        </w:tc>
        <w:tc>
          <w:tcPr>
            <w:tcW w:w="323" w:type="dxa"/>
            <w:tcMar>
              <w:top w:w="100" w:type="dxa"/>
              <w:left w:w="100" w:type="dxa"/>
              <w:bottom w:w="100" w:type="dxa"/>
              <w:right w:w="100" w:type="dxa"/>
            </w:tcMar>
          </w:tcPr>
          <w:p w14:paraId="48D841EB" w14:textId="77777777" w:rsidR="00AB0492" w:rsidRDefault="00B554AB">
            <w:pPr>
              <w:widowControl w:val="0"/>
              <w:spacing w:after="0"/>
            </w:pPr>
            <w:r>
              <w:t>S</w:t>
            </w:r>
          </w:p>
        </w:tc>
        <w:tc>
          <w:tcPr>
            <w:tcW w:w="1040" w:type="dxa"/>
            <w:tcMar>
              <w:top w:w="100" w:type="dxa"/>
              <w:left w:w="100" w:type="dxa"/>
              <w:bottom w:w="100" w:type="dxa"/>
              <w:right w:w="100" w:type="dxa"/>
            </w:tcMar>
          </w:tcPr>
          <w:p w14:paraId="2B65B04F"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77299BAA" w14:textId="77777777" w:rsidR="00AB0492" w:rsidRDefault="00B554AB">
            <w:pPr>
              <w:widowControl w:val="0"/>
              <w:spacing w:after="0"/>
            </w:pPr>
            <w:r>
              <w:t>1970-01-01</w:t>
            </w:r>
          </w:p>
        </w:tc>
        <w:tc>
          <w:tcPr>
            <w:tcW w:w="708" w:type="dxa"/>
            <w:tcMar>
              <w:top w:w="100" w:type="dxa"/>
              <w:left w:w="100" w:type="dxa"/>
              <w:bottom w:w="100" w:type="dxa"/>
              <w:right w:w="100" w:type="dxa"/>
            </w:tcMar>
          </w:tcPr>
          <w:p w14:paraId="1245C837" w14:textId="77777777" w:rsidR="00AB0492" w:rsidRDefault="00B554AB">
            <w:pPr>
              <w:widowControl w:val="0"/>
              <w:spacing w:after="0"/>
            </w:pPr>
            <w:r>
              <w:t>2099-12-31</w:t>
            </w:r>
          </w:p>
        </w:tc>
        <w:tc>
          <w:tcPr>
            <w:tcW w:w="203" w:type="dxa"/>
            <w:tcMar>
              <w:top w:w="100" w:type="dxa"/>
              <w:left w:w="100" w:type="dxa"/>
              <w:bottom w:w="100" w:type="dxa"/>
              <w:right w:w="100" w:type="dxa"/>
            </w:tcMar>
          </w:tcPr>
          <w:p w14:paraId="1A1E9869" w14:textId="77777777" w:rsidR="00AB0492" w:rsidRDefault="00AB0492">
            <w:pPr>
              <w:widowControl w:val="0"/>
              <w:spacing w:after="0"/>
            </w:pPr>
          </w:p>
        </w:tc>
      </w:tr>
      <w:tr w:rsidR="00AB0492" w14:paraId="2254DEFE" w14:textId="77777777">
        <w:tc>
          <w:tcPr>
            <w:tcW w:w="1515" w:type="dxa"/>
            <w:tcMar>
              <w:top w:w="100" w:type="dxa"/>
              <w:left w:w="100" w:type="dxa"/>
              <w:bottom w:w="100" w:type="dxa"/>
              <w:right w:w="100" w:type="dxa"/>
            </w:tcMar>
          </w:tcPr>
          <w:p w14:paraId="2E97A045" w14:textId="77777777" w:rsidR="00AB0492" w:rsidRDefault="00B554AB">
            <w:pPr>
              <w:widowControl w:val="0"/>
              <w:spacing w:after="0"/>
            </w:pPr>
            <w:r>
              <w:t>38000177</w:t>
            </w:r>
          </w:p>
        </w:tc>
        <w:tc>
          <w:tcPr>
            <w:tcW w:w="2595" w:type="dxa"/>
            <w:tcMar>
              <w:top w:w="100" w:type="dxa"/>
              <w:left w:w="100" w:type="dxa"/>
              <w:bottom w:w="100" w:type="dxa"/>
              <w:right w:w="100" w:type="dxa"/>
            </w:tcMar>
          </w:tcPr>
          <w:p w14:paraId="09EC400D" w14:textId="77777777" w:rsidR="00AB0492" w:rsidRDefault="00B554AB">
            <w:pPr>
              <w:widowControl w:val="0"/>
              <w:spacing w:after="0"/>
            </w:pPr>
            <w:r>
              <w:t>Prescription written</w:t>
            </w:r>
          </w:p>
        </w:tc>
        <w:tc>
          <w:tcPr>
            <w:tcW w:w="921" w:type="dxa"/>
            <w:tcMar>
              <w:top w:w="100" w:type="dxa"/>
              <w:left w:w="100" w:type="dxa"/>
              <w:bottom w:w="100" w:type="dxa"/>
              <w:right w:w="100" w:type="dxa"/>
            </w:tcMar>
          </w:tcPr>
          <w:p w14:paraId="4761E30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115049A2" w14:textId="77777777" w:rsidR="00AB0492" w:rsidRDefault="00B554AB">
            <w:pPr>
              <w:widowControl w:val="0"/>
              <w:spacing w:after="0"/>
            </w:pPr>
            <w:r>
              <w:t>Drug Type</w:t>
            </w:r>
          </w:p>
        </w:tc>
        <w:tc>
          <w:tcPr>
            <w:tcW w:w="668" w:type="dxa"/>
            <w:tcMar>
              <w:top w:w="100" w:type="dxa"/>
              <w:left w:w="100" w:type="dxa"/>
              <w:bottom w:w="100" w:type="dxa"/>
              <w:right w:w="100" w:type="dxa"/>
            </w:tcMar>
          </w:tcPr>
          <w:p w14:paraId="50259282" w14:textId="77777777" w:rsidR="00AB0492" w:rsidRDefault="00B554AB">
            <w:pPr>
              <w:widowControl w:val="0"/>
              <w:spacing w:after="0"/>
            </w:pPr>
            <w:r>
              <w:t>Drug Type</w:t>
            </w:r>
          </w:p>
        </w:tc>
        <w:tc>
          <w:tcPr>
            <w:tcW w:w="323" w:type="dxa"/>
            <w:tcMar>
              <w:top w:w="100" w:type="dxa"/>
              <w:left w:w="100" w:type="dxa"/>
              <w:bottom w:w="100" w:type="dxa"/>
              <w:right w:w="100" w:type="dxa"/>
            </w:tcMar>
          </w:tcPr>
          <w:p w14:paraId="4C726A14" w14:textId="77777777" w:rsidR="00AB0492" w:rsidRDefault="00B554AB">
            <w:pPr>
              <w:widowControl w:val="0"/>
              <w:spacing w:after="0"/>
            </w:pPr>
            <w:r>
              <w:t>S</w:t>
            </w:r>
          </w:p>
        </w:tc>
        <w:tc>
          <w:tcPr>
            <w:tcW w:w="1040" w:type="dxa"/>
            <w:tcMar>
              <w:top w:w="100" w:type="dxa"/>
              <w:left w:w="100" w:type="dxa"/>
              <w:bottom w:w="100" w:type="dxa"/>
              <w:right w:w="100" w:type="dxa"/>
            </w:tcMar>
          </w:tcPr>
          <w:p w14:paraId="5C5C6DD6"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60EE8C26" w14:textId="77777777" w:rsidR="00AB0492" w:rsidRDefault="00B554AB">
            <w:pPr>
              <w:widowControl w:val="0"/>
              <w:spacing w:after="0"/>
            </w:pPr>
            <w:r>
              <w:t>1970-01-01</w:t>
            </w:r>
          </w:p>
        </w:tc>
        <w:tc>
          <w:tcPr>
            <w:tcW w:w="708" w:type="dxa"/>
            <w:tcMar>
              <w:top w:w="100" w:type="dxa"/>
              <w:left w:w="100" w:type="dxa"/>
              <w:bottom w:w="100" w:type="dxa"/>
              <w:right w:w="100" w:type="dxa"/>
            </w:tcMar>
          </w:tcPr>
          <w:p w14:paraId="3A836CBD" w14:textId="77777777" w:rsidR="00AB0492" w:rsidRDefault="00B554AB">
            <w:pPr>
              <w:widowControl w:val="0"/>
              <w:spacing w:after="0"/>
            </w:pPr>
            <w:r>
              <w:t>2099-12-31</w:t>
            </w:r>
          </w:p>
        </w:tc>
        <w:tc>
          <w:tcPr>
            <w:tcW w:w="203" w:type="dxa"/>
            <w:tcMar>
              <w:top w:w="100" w:type="dxa"/>
              <w:left w:w="100" w:type="dxa"/>
              <w:bottom w:w="100" w:type="dxa"/>
              <w:right w:w="100" w:type="dxa"/>
            </w:tcMar>
          </w:tcPr>
          <w:p w14:paraId="5EEF6DD1" w14:textId="77777777" w:rsidR="00AB0492" w:rsidRDefault="00AB0492">
            <w:pPr>
              <w:widowControl w:val="0"/>
              <w:spacing w:after="0"/>
            </w:pPr>
          </w:p>
        </w:tc>
      </w:tr>
      <w:tr w:rsidR="00AB0492" w14:paraId="533E3CCC" w14:textId="77777777">
        <w:tc>
          <w:tcPr>
            <w:tcW w:w="1515" w:type="dxa"/>
            <w:tcMar>
              <w:top w:w="100" w:type="dxa"/>
              <w:left w:w="100" w:type="dxa"/>
              <w:bottom w:w="100" w:type="dxa"/>
              <w:right w:w="100" w:type="dxa"/>
            </w:tcMar>
          </w:tcPr>
          <w:p w14:paraId="2CFB779D" w14:textId="77777777" w:rsidR="00AB0492" w:rsidRDefault="00B554AB">
            <w:pPr>
              <w:widowControl w:val="0"/>
              <w:spacing w:after="0"/>
            </w:pPr>
            <w:r>
              <w:t>38000178</w:t>
            </w:r>
          </w:p>
        </w:tc>
        <w:tc>
          <w:tcPr>
            <w:tcW w:w="2595" w:type="dxa"/>
            <w:tcMar>
              <w:top w:w="100" w:type="dxa"/>
              <w:left w:w="100" w:type="dxa"/>
              <w:bottom w:w="100" w:type="dxa"/>
              <w:right w:w="100" w:type="dxa"/>
            </w:tcMar>
          </w:tcPr>
          <w:p w14:paraId="4628847F" w14:textId="77777777" w:rsidR="00AB0492" w:rsidRDefault="00B554AB">
            <w:pPr>
              <w:widowControl w:val="0"/>
              <w:spacing w:after="0"/>
            </w:pPr>
            <w:r>
              <w:t>Medication list entry</w:t>
            </w:r>
          </w:p>
        </w:tc>
        <w:tc>
          <w:tcPr>
            <w:tcW w:w="921" w:type="dxa"/>
            <w:tcMar>
              <w:top w:w="100" w:type="dxa"/>
              <w:left w:w="100" w:type="dxa"/>
              <w:bottom w:w="100" w:type="dxa"/>
              <w:right w:w="100" w:type="dxa"/>
            </w:tcMar>
          </w:tcPr>
          <w:p w14:paraId="1B6FDA66"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2D1A41DD" w14:textId="77777777" w:rsidR="00AB0492" w:rsidRDefault="00B554AB">
            <w:pPr>
              <w:widowControl w:val="0"/>
              <w:spacing w:after="0"/>
            </w:pPr>
            <w:r>
              <w:t>Drug Type</w:t>
            </w:r>
          </w:p>
        </w:tc>
        <w:tc>
          <w:tcPr>
            <w:tcW w:w="668" w:type="dxa"/>
            <w:tcMar>
              <w:top w:w="100" w:type="dxa"/>
              <w:left w:w="100" w:type="dxa"/>
              <w:bottom w:w="100" w:type="dxa"/>
              <w:right w:w="100" w:type="dxa"/>
            </w:tcMar>
          </w:tcPr>
          <w:p w14:paraId="635D87B6" w14:textId="77777777" w:rsidR="00AB0492" w:rsidRDefault="00B554AB">
            <w:pPr>
              <w:widowControl w:val="0"/>
              <w:spacing w:after="0"/>
            </w:pPr>
            <w:r>
              <w:t>Drug Type</w:t>
            </w:r>
          </w:p>
        </w:tc>
        <w:tc>
          <w:tcPr>
            <w:tcW w:w="323" w:type="dxa"/>
            <w:tcMar>
              <w:top w:w="100" w:type="dxa"/>
              <w:left w:w="100" w:type="dxa"/>
              <w:bottom w:w="100" w:type="dxa"/>
              <w:right w:w="100" w:type="dxa"/>
            </w:tcMar>
          </w:tcPr>
          <w:p w14:paraId="162C3573" w14:textId="77777777" w:rsidR="00AB0492" w:rsidRDefault="00B554AB">
            <w:pPr>
              <w:widowControl w:val="0"/>
              <w:spacing w:after="0"/>
            </w:pPr>
            <w:r>
              <w:t>S</w:t>
            </w:r>
          </w:p>
        </w:tc>
        <w:tc>
          <w:tcPr>
            <w:tcW w:w="1040" w:type="dxa"/>
            <w:tcMar>
              <w:top w:w="100" w:type="dxa"/>
              <w:left w:w="100" w:type="dxa"/>
              <w:bottom w:w="100" w:type="dxa"/>
              <w:right w:w="100" w:type="dxa"/>
            </w:tcMar>
          </w:tcPr>
          <w:p w14:paraId="390B3892"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7E8610ED" w14:textId="77777777" w:rsidR="00AB0492" w:rsidRDefault="00B554AB">
            <w:pPr>
              <w:widowControl w:val="0"/>
              <w:spacing w:after="0"/>
            </w:pPr>
            <w:r>
              <w:t>1970-01-01</w:t>
            </w:r>
          </w:p>
        </w:tc>
        <w:tc>
          <w:tcPr>
            <w:tcW w:w="708" w:type="dxa"/>
            <w:tcMar>
              <w:top w:w="100" w:type="dxa"/>
              <w:left w:w="100" w:type="dxa"/>
              <w:bottom w:w="100" w:type="dxa"/>
              <w:right w:w="100" w:type="dxa"/>
            </w:tcMar>
          </w:tcPr>
          <w:p w14:paraId="784456C5" w14:textId="77777777" w:rsidR="00AB0492" w:rsidRDefault="00B554AB">
            <w:pPr>
              <w:widowControl w:val="0"/>
              <w:spacing w:after="0"/>
            </w:pPr>
            <w:r>
              <w:t>2099-12-31</w:t>
            </w:r>
          </w:p>
        </w:tc>
        <w:tc>
          <w:tcPr>
            <w:tcW w:w="203" w:type="dxa"/>
            <w:tcMar>
              <w:top w:w="100" w:type="dxa"/>
              <w:left w:w="100" w:type="dxa"/>
              <w:bottom w:w="100" w:type="dxa"/>
              <w:right w:w="100" w:type="dxa"/>
            </w:tcMar>
          </w:tcPr>
          <w:p w14:paraId="70C1BB60" w14:textId="77777777" w:rsidR="00AB0492" w:rsidRDefault="00AB0492">
            <w:pPr>
              <w:widowControl w:val="0"/>
              <w:spacing w:after="0"/>
            </w:pPr>
          </w:p>
        </w:tc>
      </w:tr>
      <w:tr w:rsidR="00AB0492" w14:paraId="53D93B53" w14:textId="77777777">
        <w:tc>
          <w:tcPr>
            <w:tcW w:w="1515" w:type="dxa"/>
            <w:tcMar>
              <w:top w:w="100" w:type="dxa"/>
              <w:left w:w="100" w:type="dxa"/>
              <w:bottom w:w="100" w:type="dxa"/>
              <w:right w:w="100" w:type="dxa"/>
            </w:tcMar>
          </w:tcPr>
          <w:p w14:paraId="15AF3FBE" w14:textId="77777777" w:rsidR="00AB0492" w:rsidRDefault="00B554AB">
            <w:pPr>
              <w:widowControl w:val="0"/>
              <w:spacing w:after="0"/>
            </w:pPr>
            <w:r>
              <w:t>38000179</w:t>
            </w:r>
          </w:p>
        </w:tc>
        <w:tc>
          <w:tcPr>
            <w:tcW w:w="2595" w:type="dxa"/>
            <w:tcMar>
              <w:top w:w="100" w:type="dxa"/>
              <w:left w:w="100" w:type="dxa"/>
              <w:bottom w:w="100" w:type="dxa"/>
              <w:right w:w="100" w:type="dxa"/>
            </w:tcMar>
          </w:tcPr>
          <w:p w14:paraId="7F2D297F" w14:textId="77777777" w:rsidR="00AB0492" w:rsidRDefault="00B554AB">
            <w:pPr>
              <w:widowControl w:val="0"/>
              <w:spacing w:after="0"/>
            </w:pPr>
            <w:r>
              <w:t>Physician administered drug (identified as procedure)</w:t>
            </w:r>
          </w:p>
        </w:tc>
        <w:tc>
          <w:tcPr>
            <w:tcW w:w="921" w:type="dxa"/>
            <w:tcMar>
              <w:top w:w="100" w:type="dxa"/>
              <w:left w:w="100" w:type="dxa"/>
              <w:bottom w:w="100" w:type="dxa"/>
              <w:right w:w="100" w:type="dxa"/>
            </w:tcMar>
          </w:tcPr>
          <w:p w14:paraId="029DE64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7E98C081" w14:textId="77777777" w:rsidR="00AB0492" w:rsidRDefault="00B554AB">
            <w:pPr>
              <w:widowControl w:val="0"/>
              <w:spacing w:after="0"/>
            </w:pPr>
            <w:r>
              <w:t>Drug Type</w:t>
            </w:r>
          </w:p>
        </w:tc>
        <w:tc>
          <w:tcPr>
            <w:tcW w:w="668" w:type="dxa"/>
            <w:tcMar>
              <w:top w:w="100" w:type="dxa"/>
              <w:left w:w="100" w:type="dxa"/>
              <w:bottom w:w="100" w:type="dxa"/>
              <w:right w:w="100" w:type="dxa"/>
            </w:tcMar>
          </w:tcPr>
          <w:p w14:paraId="451E1F55" w14:textId="77777777" w:rsidR="00AB0492" w:rsidRDefault="00B554AB">
            <w:pPr>
              <w:widowControl w:val="0"/>
              <w:spacing w:after="0"/>
            </w:pPr>
            <w:r>
              <w:t>Drug Type</w:t>
            </w:r>
          </w:p>
        </w:tc>
        <w:tc>
          <w:tcPr>
            <w:tcW w:w="323" w:type="dxa"/>
            <w:tcMar>
              <w:top w:w="100" w:type="dxa"/>
              <w:left w:w="100" w:type="dxa"/>
              <w:bottom w:w="100" w:type="dxa"/>
              <w:right w:w="100" w:type="dxa"/>
            </w:tcMar>
          </w:tcPr>
          <w:p w14:paraId="2FA4E436" w14:textId="77777777" w:rsidR="00AB0492" w:rsidRDefault="00B554AB">
            <w:pPr>
              <w:widowControl w:val="0"/>
              <w:spacing w:after="0"/>
            </w:pPr>
            <w:r>
              <w:t>S</w:t>
            </w:r>
          </w:p>
        </w:tc>
        <w:tc>
          <w:tcPr>
            <w:tcW w:w="1040" w:type="dxa"/>
            <w:tcMar>
              <w:top w:w="100" w:type="dxa"/>
              <w:left w:w="100" w:type="dxa"/>
              <w:bottom w:w="100" w:type="dxa"/>
              <w:right w:w="100" w:type="dxa"/>
            </w:tcMar>
          </w:tcPr>
          <w:p w14:paraId="63D3A768"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49CA3F09" w14:textId="77777777" w:rsidR="00AB0492" w:rsidRDefault="00B554AB">
            <w:pPr>
              <w:widowControl w:val="0"/>
              <w:spacing w:after="0"/>
            </w:pPr>
            <w:r>
              <w:t>1970-01-01</w:t>
            </w:r>
          </w:p>
        </w:tc>
        <w:tc>
          <w:tcPr>
            <w:tcW w:w="708" w:type="dxa"/>
            <w:tcMar>
              <w:top w:w="100" w:type="dxa"/>
              <w:left w:w="100" w:type="dxa"/>
              <w:bottom w:w="100" w:type="dxa"/>
              <w:right w:w="100" w:type="dxa"/>
            </w:tcMar>
          </w:tcPr>
          <w:p w14:paraId="6EE11894" w14:textId="77777777" w:rsidR="00AB0492" w:rsidRDefault="00B554AB">
            <w:pPr>
              <w:widowControl w:val="0"/>
              <w:spacing w:after="0"/>
            </w:pPr>
            <w:r>
              <w:t>2099-12-31</w:t>
            </w:r>
          </w:p>
        </w:tc>
        <w:tc>
          <w:tcPr>
            <w:tcW w:w="203" w:type="dxa"/>
            <w:tcMar>
              <w:top w:w="100" w:type="dxa"/>
              <w:left w:w="100" w:type="dxa"/>
              <w:bottom w:w="100" w:type="dxa"/>
              <w:right w:w="100" w:type="dxa"/>
            </w:tcMar>
          </w:tcPr>
          <w:p w14:paraId="4C78DD93" w14:textId="77777777" w:rsidR="00AB0492" w:rsidRDefault="00AB0492">
            <w:pPr>
              <w:widowControl w:val="0"/>
              <w:spacing w:after="0"/>
            </w:pPr>
          </w:p>
        </w:tc>
      </w:tr>
      <w:tr w:rsidR="00AB0492" w14:paraId="71CE14A5" w14:textId="77777777">
        <w:tc>
          <w:tcPr>
            <w:tcW w:w="1515" w:type="dxa"/>
            <w:tcMar>
              <w:top w:w="100" w:type="dxa"/>
              <w:left w:w="100" w:type="dxa"/>
              <w:bottom w:w="100" w:type="dxa"/>
              <w:right w:w="100" w:type="dxa"/>
            </w:tcMar>
          </w:tcPr>
          <w:p w14:paraId="4FC5C0B5" w14:textId="77777777" w:rsidR="00AB0492" w:rsidRDefault="00B554AB">
            <w:pPr>
              <w:widowControl w:val="0"/>
              <w:spacing w:after="0"/>
            </w:pPr>
            <w:r>
              <w:t>38000180</w:t>
            </w:r>
          </w:p>
        </w:tc>
        <w:tc>
          <w:tcPr>
            <w:tcW w:w="2595" w:type="dxa"/>
            <w:tcMar>
              <w:top w:w="100" w:type="dxa"/>
              <w:left w:w="100" w:type="dxa"/>
              <w:bottom w:w="100" w:type="dxa"/>
              <w:right w:w="100" w:type="dxa"/>
            </w:tcMar>
          </w:tcPr>
          <w:p w14:paraId="707ECC9F" w14:textId="77777777" w:rsidR="00AB0492" w:rsidRDefault="00B554AB">
            <w:pPr>
              <w:widowControl w:val="0"/>
              <w:spacing w:after="0"/>
            </w:pPr>
            <w:r>
              <w:t>Inpatient administration</w:t>
            </w:r>
          </w:p>
        </w:tc>
        <w:tc>
          <w:tcPr>
            <w:tcW w:w="921" w:type="dxa"/>
            <w:tcMar>
              <w:top w:w="100" w:type="dxa"/>
              <w:left w:w="100" w:type="dxa"/>
              <w:bottom w:w="100" w:type="dxa"/>
              <w:right w:w="100" w:type="dxa"/>
            </w:tcMar>
          </w:tcPr>
          <w:p w14:paraId="4B7CED0B"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129E8D73" w14:textId="77777777" w:rsidR="00AB0492" w:rsidRDefault="00B554AB">
            <w:pPr>
              <w:widowControl w:val="0"/>
              <w:spacing w:after="0"/>
            </w:pPr>
            <w:r>
              <w:t>Drug Type</w:t>
            </w:r>
          </w:p>
        </w:tc>
        <w:tc>
          <w:tcPr>
            <w:tcW w:w="668" w:type="dxa"/>
            <w:tcMar>
              <w:top w:w="100" w:type="dxa"/>
              <w:left w:w="100" w:type="dxa"/>
              <w:bottom w:w="100" w:type="dxa"/>
              <w:right w:w="100" w:type="dxa"/>
            </w:tcMar>
          </w:tcPr>
          <w:p w14:paraId="67A52F12" w14:textId="77777777" w:rsidR="00AB0492" w:rsidRDefault="00B554AB">
            <w:pPr>
              <w:widowControl w:val="0"/>
              <w:spacing w:after="0"/>
            </w:pPr>
            <w:r>
              <w:t>Drug Type</w:t>
            </w:r>
          </w:p>
        </w:tc>
        <w:tc>
          <w:tcPr>
            <w:tcW w:w="323" w:type="dxa"/>
            <w:tcMar>
              <w:top w:w="100" w:type="dxa"/>
              <w:left w:w="100" w:type="dxa"/>
              <w:bottom w:w="100" w:type="dxa"/>
              <w:right w:w="100" w:type="dxa"/>
            </w:tcMar>
          </w:tcPr>
          <w:p w14:paraId="470BAB84" w14:textId="77777777" w:rsidR="00AB0492" w:rsidRDefault="00B554AB">
            <w:pPr>
              <w:widowControl w:val="0"/>
              <w:spacing w:after="0"/>
            </w:pPr>
            <w:r>
              <w:t>S</w:t>
            </w:r>
          </w:p>
        </w:tc>
        <w:tc>
          <w:tcPr>
            <w:tcW w:w="1040" w:type="dxa"/>
            <w:tcMar>
              <w:top w:w="100" w:type="dxa"/>
              <w:left w:w="100" w:type="dxa"/>
              <w:bottom w:w="100" w:type="dxa"/>
              <w:right w:w="100" w:type="dxa"/>
            </w:tcMar>
          </w:tcPr>
          <w:p w14:paraId="25BFC8F6"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498D4F52" w14:textId="77777777" w:rsidR="00AB0492" w:rsidRDefault="00B554AB">
            <w:pPr>
              <w:widowControl w:val="0"/>
              <w:spacing w:after="0"/>
            </w:pPr>
            <w:r>
              <w:t>1970-01-01</w:t>
            </w:r>
          </w:p>
        </w:tc>
        <w:tc>
          <w:tcPr>
            <w:tcW w:w="708" w:type="dxa"/>
            <w:tcMar>
              <w:top w:w="100" w:type="dxa"/>
              <w:left w:w="100" w:type="dxa"/>
              <w:bottom w:w="100" w:type="dxa"/>
              <w:right w:w="100" w:type="dxa"/>
            </w:tcMar>
          </w:tcPr>
          <w:p w14:paraId="4D28E158" w14:textId="77777777" w:rsidR="00AB0492" w:rsidRDefault="00B554AB">
            <w:pPr>
              <w:widowControl w:val="0"/>
              <w:spacing w:after="0"/>
            </w:pPr>
            <w:r>
              <w:t>2099-12-31</w:t>
            </w:r>
          </w:p>
        </w:tc>
        <w:tc>
          <w:tcPr>
            <w:tcW w:w="203" w:type="dxa"/>
            <w:tcMar>
              <w:top w:w="100" w:type="dxa"/>
              <w:left w:w="100" w:type="dxa"/>
              <w:bottom w:w="100" w:type="dxa"/>
              <w:right w:w="100" w:type="dxa"/>
            </w:tcMar>
          </w:tcPr>
          <w:p w14:paraId="3459BDAB" w14:textId="77777777" w:rsidR="00AB0492" w:rsidRDefault="00AB0492">
            <w:pPr>
              <w:widowControl w:val="0"/>
              <w:spacing w:after="0"/>
            </w:pPr>
          </w:p>
        </w:tc>
      </w:tr>
      <w:tr w:rsidR="00AB0492" w14:paraId="1B7B3DC9" w14:textId="77777777">
        <w:tc>
          <w:tcPr>
            <w:tcW w:w="1515" w:type="dxa"/>
            <w:tcMar>
              <w:top w:w="100" w:type="dxa"/>
              <w:left w:w="100" w:type="dxa"/>
              <w:bottom w:w="100" w:type="dxa"/>
              <w:right w:w="100" w:type="dxa"/>
            </w:tcMar>
          </w:tcPr>
          <w:p w14:paraId="09FB01BE" w14:textId="77777777" w:rsidR="00AB0492" w:rsidRDefault="00B554AB">
            <w:pPr>
              <w:widowControl w:val="0"/>
              <w:spacing w:after="0"/>
            </w:pPr>
            <w:r>
              <w:t>38000181</w:t>
            </w:r>
          </w:p>
        </w:tc>
        <w:tc>
          <w:tcPr>
            <w:tcW w:w="2595" w:type="dxa"/>
            <w:tcMar>
              <w:top w:w="100" w:type="dxa"/>
              <w:left w:w="100" w:type="dxa"/>
              <w:bottom w:w="100" w:type="dxa"/>
              <w:right w:w="100" w:type="dxa"/>
            </w:tcMar>
          </w:tcPr>
          <w:p w14:paraId="7D7E9CFA" w14:textId="77777777" w:rsidR="00AB0492" w:rsidRDefault="00B554AB">
            <w:pPr>
              <w:widowControl w:val="0"/>
              <w:spacing w:after="0"/>
            </w:pPr>
            <w:r>
              <w:t>Drug era - 0 days persistence window</w:t>
            </w:r>
          </w:p>
        </w:tc>
        <w:tc>
          <w:tcPr>
            <w:tcW w:w="921" w:type="dxa"/>
            <w:tcMar>
              <w:top w:w="100" w:type="dxa"/>
              <w:left w:w="100" w:type="dxa"/>
              <w:bottom w:w="100" w:type="dxa"/>
              <w:right w:w="100" w:type="dxa"/>
            </w:tcMar>
          </w:tcPr>
          <w:p w14:paraId="7D59238B"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5FB58E18" w14:textId="77777777" w:rsidR="00AB0492" w:rsidRDefault="00B554AB">
            <w:pPr>
              <w:widowControl w:val="0"/>
              <w:spacing w:after="0"/>
            </w:pPr>
            <w:r>
              <w:t>Drug Type</w:t>
            </w:r>
          </w:p>
        </w:tc>
        <w:tc>
          <w:tcPr>
            <w:tcW w:w="668" w:type="dxa"/>
            <w:tcMar>
              <w:top w:w="100" w:type="dxa"/>
              <w:left w:w="100" w:type="dxa"/>
              <w:bottom w:w="100" w:type="dxa"/>
              <w:right w:w="100" w:type="dxa"/>
            </w:tcMar>
          </w:tcPr>
          <w:p w14:paraId="53191FA3" w14:textId="77777777" w:rsidR="00AB0492" w:rsidRDefault="00B554AB">
            <w:pPr>
              <w:widowControl w:val="0"/>
              <w:spacing w:after="0"/>
            </w:pPr>
            <w:r>
              <w:t>Drug Type</w:t>
            </w:r>
          </w:p>
        </w:tc>
        <w:tc>
          <w:tcPr>
            <w:tcW w:w="323" w:type="dxa"/>
            <w:tcMar>
              <w:top w:w="100" w:type="dxa"/>
              <w:left w:w="100" w:type="dxa"/>
              <w:bottom w:w="100" w:type="dxa"/>
              <w:right w:w="100" w:type="dxa"/>
            </w:tcMar>
          </w:tcPr>
          <w:p w14:paraId="05DF7FCB" w14:textId="77777777" w:rsidR="00AB0492" w:rsidRDefault="00B554AB">
            <w:pPr>
              <w:widowControl w:val="0"/>
              <w:spacing w:after="0"/>
            </w:pPr>
            <w:r>
              <w:t>S</w:t>
            </w:r>
          </w:p>
        </w:tc>
        <w:tc>
          <w:tcPr>
            <w:tcW w:w="1040" w:type="dxa"/>
            <w:tcMar>
              <w:top w:w="100" w:type="dxa"/>
              <w:left w:w="100" w:type="dxa"/>
              <w:bottom w:w="100" w:type="dxa"/>
              <w:right w:w="100" w:type="dxa"/>
            </w:tcMar>
          </w:tcPr>
          <w:p w14:paraId="6A363E79"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3E079CD8" w14:textId="77777777" w:rsidR="00AB0492" w:rsidRDefault="00B554AB">
            <w:pPr>
              <w:widowControl w:val="0"/>
              <w:spacing w:after="0"/>
            </w:pPr>
            <w:r>
              <w:t>1970-01-01</w:t>
            </w:r>
          </w:p>
        </w:tc>
        <w:tc>
          <w:tcPr>
            <w:tcW w:w="708" w:type="dxa"/>
            <w:tcMar>
              <w:top w:w="100" w:type="dxa"/>
              <w:left w:w="100" w:type="dxa"/>
              <w:bottom w:w="100" w:type="dxa"/>
              <w:right w:w="100" w:type="dxa"/>
            </w:tcMar>
          </w:tcPr>
          <w:p w14:paraId="4518F218" w14:textId="77777777" w:rsidR="00AB0492" w:rsidRDefault="00B554AB">
            <w:pPr>
              <w:widowControl w:val="0"/>
              <w:spacing w:after="0"/>
            </w:pPr>
            <w:r>
              <w:t>2099-12-31</w:t>
            </w:r>
          </w:p>
        </w:tc>
        <w:tc>
          <w:tcPr>
            <w:tcW w:w="203" w:type="dxa"/>
            <w:tcMar>
              <w:top w:w="100" w:type="dxa"/>
              <w:left w:w="100" w:type="dxa"/>
              <w:bottom w:w="100" w:type="dxa"/>
              <w:right w:w="100" w:type="dxa"/>
            </w:tcMar>
          </w:tcPr>
          <w:p w14:paraId="690C6493" w14:textId="77777777" w:rsidR="00AB0492" w:rsidRDefault="00AB0492">
            <w:pPr>
              <w:widowControl w:val="0"/>
              <w:spacing w:after="0"/>
            </w:pPr>
          </w:p>
        </w:tc>
      </w:tr>
      <w:tr w:rsidR="00AB0492" w14:paraId="0450CCDA" w14:textId="77777777">
        <w:tc>
          <w:tcPr>
            <w:tcW w:w="1515" w:type="dxa"/>
            <w:tcMar>
              <w:top w:w="100" w:type="dxa"/>
              <w:left w:w="100" w:type="dxa"/>
              <w:bottom w:w="100" w:type="dxa"/>
              <w:right w:w="100" w:type="dxa"/>
            </w:tcMar>
          </w:tcPr>
          <w:p w14:paraId="61FE0E73" w14:textId="77777777" w:rsidR="00AB0492" w:rsidRDefault="00B554AB">
            <w:pPr>
              <w:widowControl w:val="0"/>
              <w:spacing w:after="0"/>
            </w:pPr>
            <w:r>
              <w:t>38000182</w:t>
            </w:r>
          </w:p>
        </w:tc>
        <w:tc>
          <w:tcPr>
            <w:tcW w:w="2595" w:type="dxa"/>
            <w:tcMar>
              <w:top w:w="100" w:type="dxa"/>
              <w:left w:w="100" w:type="dxa"/>
              <w:bottom w:w="100" w:type="dxa"/>
              <w:right w:w="100" w:type="dxa"/>
            </w:tcMar>
          </w:tcPr>
          <w:p w14:paraId="6A7D4816" w14:textId="77777777" w:rsidR="00AB0492" w:rsidRDefault="00B554AB">
            <w:pPr>
              <w:widowControl w:val="0"/>
              <w:spacing w:after="0"/>
            </w:pPr>
            <w:r>
              <w:t>Drug era - 30 days persistence window</w:t>
            </w:r>
          </w:p>
        </w:tc>
        <w:tc>
          <w:tcPr>
            <w:tcW w:w="921" w:type="dxa"/>
            <w:tcMar>
              <w:top w:w="100" w:type="dxa"/>
              <w:left w:w="100" w:type="dxa"/>
              <w:bottom w:w="100" w:type="dxa"/>
              <w:right w:w="100" w:type="dxa"/>
            </w:tcMar>
          </w:tcPr>
          <w:p w14:paraId="63436CE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2CB6A062" w14:textId="77777777" w:rsidR="00AB0492" w:rsidRDefault="00B554AB">
            <w:pPr>
              <w:widowControl w:val="0"/>
              <w:spacing w:after="0"/>
            </w:pPr>
            <w:r>
              <w:t>Drug Type</w:t>
            </w:r>
          </w:p>
        </w:tc>
        <w:tc>
          <w:tcPr>
            <w:tcW w:w="668" w:type="dxa"/>
            <w:tcMar>
              <w:top w:w="100" w:type="dxa"/>
              <w:left w:w="100" w:type="dxa"/>
              <w:bottom w:w="100" w:type="dxa"/>
              <w:right w:w="100" w:type="dxa"/>
            </w:tcMar>
          </w:tcPr>
          <w:p w14:paraId="753392BC" w14:textId="77777777" w:rsidR="00AB0492" w:rsidRDefault="00B554AB">
            <w:pPr>
              <w:widowControl w:val="0"/>
              <w:spacing w:after="0"/>
            </w:pPr>
            <w:r>
              <w:t>Drug Type</w:t>
            </w:r>
          </w:p>
        </w:tc>
        <w:tc>
          <w:tcPr>
            <w:tcW w:w="323" w:type="dxa"/>
            <w:tcMar>
              <w:top w:w="100" w:type="dxa"/>
              <w:left w:w="100" w:type="dxa"/>
              <w:bottom w:w="100" w:type="dxa"/>
              <w:right w:w="100" w:type="dxa"/>
            </w:tcMar>
          </w:tcPr>
          <w:p w14:paraId="56912CE8" w14:textId="77777777" w:rsidR="00AB0492" w:rsidRDefault="00B554AB">
            <w:pPr>
              <w:widowControl w:val="0"/>
              <w:spacing w:after="0"/>
            </w:pPr>
            <w:r>
              <w:t>S</w:t>
            </w:r>
          </w:p>
        </w:tc>
        <w:tc>
          <w:tcPr>
            <w:tcW w:w="1040" w:type="dxa"/>
            <w:tcMar>
              <w:top w:w="100" w:type="dxa"/>
              <w:left w:w="100" w:type="dxa"/>
              <w:bottom w:w="100" w:type="dxa"/>
              <w:right w:w="100" w:type="dxa"/>
            </w:tcMar>
          </w:tcPr>
          <w:p w14:paraId="1A74AECE"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0962C53E" w14:textId="77777777" w:rsidR="00AB0492" w:rsidRDefault="00B554AB">
            <w:pPr>
              <w:widowControl w:val="0"/>
              <w:spacing w:after="0"/>
            </w:pPr>
            <w:r>
              <w:t>1970-01-01</w:t>
            </w:r>
          </w:p>
        </w:tc>
        <w:tc>
          <w:tcPr>
            <w:tcW w:w="708" w:type="dxa"/>
            <w:tcMar>
              <w:top w:w="100" w:type="dxa"/>
              <w:left w:w="100" w:type="dxa"/>
              <w:bottom w:w="100" w:type="dxa"/>
              <w:right w:w="100" w:type="dxa"/>
            </w:tcMar>
          </w:tcPr>
          <w:p w14:paraId="2D359C0A" w14:textId="77777777" w:rsidR="00AB0492" w:rsidRDefault="00B554AB">
            <w:pPr>
              <w:widowControl w:val="0"/>
              <w:spacing w:after="0"/>
            </w:pPr>
            <w:r>
              <w:t>2099-12-31</w:t>
            </w:r>
          </w:p>
        </w:tc>
        <w:tc>
          <w:tcPr>
            <w:tcW w:w="203" w:type="dxa"/>
            <w:tcMar>
              <w:top w:w="100" w:type="dxa"/>
              <w:left w:w="100" w:type="dxa"/>
              <w:bottom w:w="100" w:type="dxa"/>
              <w:right w:w="100" w:type="dxa"/>
            </w:tcMar>
          </w:tcPr>
          <w:p w14:paraId="7CAFEE2A" w14:textId="77777777" w:rsidR="00AB0492" w:rsidRDefault="00AB0492">
            <w:pPr>
              <w:widowControl w:val="0"/>
              <w:spacing w:after="0"/>
            </w:pPr>
          </w:p>
        </w:tc>
      </w:tr>
      <w:tr w:rsidR="00AB0492" w14:paraId="2F487990" w14:textId="77777777">
        <w:tc>
          <w:tcPr>
            <w:tcW w:w="1515" w:type="dxa"/>
            <w:tcMar>
              <w:top w:w="100" w:type="dxa"/>
              <w:left w:w="100" w:type="dxa"/>
              <w:bottom w:w="100" w:type="dxa"/>
              <w:right w:w="100" w:type="dxa"/>
            </w:tcMar>
          </w:tcPr>
          <w:p w14:paraId="2ACF89F5" w14:textId="77777777" w:rsidR="00AB0492" w:rsidRDefault="00B554AB">
            <w:pPr>
              <w:widowControl w:val="0"/>
              <w:spacing w:after="0"/>
            </w:pPr>
            <w:r>
              <w:t>44787730</w:t>
            </w:r>
          </w:p>
        </w:tc>
        <w:tc>
          <w:tcPr>
            <w:tcW w:w="2595" w:type="dxa"/>
            <w:tcMar>
              <w:top w:w="100" w:type="dxa"/>
              <w:left w:w="100" w:type="dxa"/>
              <w:bottom w:w="100" w:type="dxa"/>
              <w:right w:w="100" w:type="dxa"/>
            </w:tcMar>
          </w:tcPr>
          <w:p w14:paraId="76EC4FC5" w14:textId="77777777" w:rsidR="00AB0492" w:rsidRDefault="00B554AB">
            <w:pPr>
              <w:widowControl w:val="0"/>
              <w:spacing w:after="0"/>
            </w:pPr>
            <w:r>
              <w:t>Patient Self-Reported Medication</w:t>
            </w:r>
          </w:p>
        </w:tc>
        <w:tc>
          <w:tcPr>
            <w:tcW w:w="921" w:type="dxa"/>
            <w:tcMar>
              <w:top w:w="100" w:type="dxa"/>
              <w:left w:w="100" w:type="dxa"/>
              <w:bottom w:w="100" w:type="dxa"/>
              <w:right w:w="100" w:type="dxa"/>
            </w:tcMar>
          </w:tcPr>
          <w:p w14:paraId="62BD3B9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10A4EA67" w14:textId="77777777" w:rsidR="00AB0492" w:rsidRDefault="00B554AB">
            <w:pPr>
              <w:widowControl w:val="0"/>
              <w:spacing w:after="0"/>
            </w:pPr>
            <w:r>
              <w:t>Drug Type</w:t>
            </w:r>
          </w:p>
        </w:tc>
        <w:tc>
          <w:tcPr>
            <w:tcW w:w="668" w:type="dxa"/>
            <w:tcMar>
              <w:top w:w="100" w:type="dxa"/>
              <w:left w:w="100" w:type="dxa"/>
              <w:bottom w:w="100" w:type="dxa"/>
              <w:right w:w="100" w:type="dxa"/>
            </w:tcMar>
          </w:tcPr>
          <w:p w14:paraId="21C12845" w14:textId="77777777" w:rsidR="00AB0492" w:rsidRDefault="00B554AB">
            <w:pPr>
              <w:widowControl w:val="0"/>
              <w:spacing w:after="0"/>
            </w:pPr>
            <w:r>
              <w:t>Drug Type</w:t>
            </w:r>
          </w:p>
        </w:tc>
        <w:tc>
          <w:tcPr>
            <w:tcW w:w="323" w:type="dxa"/>
            <w:tcMar>
              <w:top w:w="100" w:type="dxa"/>
              <w:left w:w="100" w:type="dxa"/>
              <w:bottom w:w="100" w:type="dxa"/>
              <w:right w:w="100" w:type="dxa"/>
            </w:tcMar>
          </w:tcPr>
          <w:p w14:paraId="0A32910C" w14:textId="77777777" w:rsidR="00AB0492" w:rsidRDefault="00B554AB">
            <w:pPr>
              <w:widowControl w:val="0"/>
              <w:spacing w:after="0"/>
            </w:pPr>
            <w:r>
              <w:t>S</w:t>
            </w:r>
          </w:p>
        </w:tc>
        <w:tc>
          <w:tcPr>
            <w:tcW w:w="1040" w:type="dxa"/>
            <w:tcMar>
              <w:top w:w="100" w:type="dxa"/>
              <w:left w:w="100" w:type="dxa"/>
              <w:bottom w:w="100" w:type="dxa"/>
              <w:right w:w="100" w:type="dxa"/>
            </w:tcMar>
          </w:tcPr>
          <w:p w14:paraId="50F332C1"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1CEEF533" w14:textId="77777777" w:rsidR="00AB0492" w:rsidRDefault="00B554AB">
            <w:pPr>
              <w:widowControl w:val="0"/>
              <w:spacing w:after="0"/>
            </w:pPr>
            <w:r>
              <w:t>1970-01-01</w:t>
            </w:r>
          </w:p>
        </w:tc>
        <w:tc>
          <w:tcPr>
            <w:tcW w:w="708" w:type="dxa"/>
            <w:tcMar>
              <w:top w:w="100" w:type="dxa"/>
              <w:left w:w="100" w:type="dxa"/>
              <w:bottom w:w="100" w:type="dxa"/>
              <w:right w:w="100" w:type="dxa"/>
            </w:tcMar>
          </w:tcPr>
          <w:p w14:paraId="16416C43" w14:textId="77777777" w:rsidR="00AB0492" w:rsidRDefault="00B554AB">
            <w:pPr>
              <w:widowControl w:val="0"/>
              <w:spacing w:after="0"/>
            </w:pPr>
            <w:r>
              <w:t>2099-12-31</w:t>
            </w:r>
          </w:p>
        </w:tc>
        <w:tc>
          <w:tcPr>
            <w:tcW w:w="203" w:type="dxa"/>
            <w:tcMar>
              <w:top w:w="100" w:type="dxa"/>
              <w:left w:w="100" w:type="dxa"/>
              <w:bottom w:w="100" w:type="dxa"/>
              <w:right w:w="100" w:type="dxa"/>
            </w:tcMar>
          </w:tcPr>
          <w:p w14:paraId="66E30BCC" w14:textId="77777777" w:rsidR="00AB0492" w:rsidRDefault="00AB0492">
            <w:pPr>
              <w:widowControl w:val="0"/>
              <w:spacing w:after="0"/>
            </w:pPr>
          </w:p>
        </w:tc>
      </w:tr>
      <w:tr w:rsidR="00AB0492" w14:paraId="65043F00" w14:textId="77777777">
        <w:tc>
          <w:tcPr>
            <w:tcW w:w="1515" w:type="dxa"/>
            <w:tcMar>
              <w:top w:w="100" w:type="dxa"/>
              <w:left w:w="100" w:type="dxa"/>
              <w:bottom w:w="100" w:type="dxa"/>
              <w:right w:w="100" w:type="dxa"/>
            </w:tcMar>
          </w:tcPr>
          <w:p w14:paraId="0A6C44BC" w14:textId="77777777" w:rsidR="00AB0492" w:rsidRDefault="00B554AB">
            <w:pPr>
              <w:widowControl w:val="0"/>
              <w:spacing w:after="0"/>
            </w:pPr>
            <w:r>
              <w:t>43542356</w:t>
            </w:r>
          </w:p>
        </w:tc>
        <w:tc>
          <w:tcPr>
            <w:tcW w:w="2595" w:type="dxa"/>
            <w:tcMar>
              <w:top w:w="100" w:type="dxa"/>
              <w:left w:w="100" w:type="dxa"/>
              <w:bottom w:w="100" w:type="dxa"/>
              <w:right w:w="100" w:type="dxa"/>
            </w:tcMar>
          </w:tcPr>
          <w:p w14:paraId="76959558" w14:textId="77777777" w:rsidR="00AB0492" w:rsidRDefault="00B554AB">
            <w:pPr>
              <w:widowControl w:val="0"/>
              <w:spacing w:after="0"/>
            </w:pPr>
            <w:r>
              <w:t>Physician administered drug (identified from EHR problem list)</w:t>
            </w:r>
          </w:p>
        </w:tc>
        <w:tc>
          <w:tcPr>
            <w:tcW w:w="921" w:type="dxa"/>
            <w:tcMar>
              <w:top w:w="100" w:type="dxa"/>
              <w:left w:w="100" w:type="dxa"/>
              <w:bottom w:w="100" w:type="dxa"/>
              <w:right w:w="100" w:type="dxa"/>
            </w:tcMar>
          </w:tcPr>
          <w:p w14:paraId="638F41E2"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09DF711E" w14:textId="77777777" w:rsidR="00AB0492" w:rsidRDefault="00B554AB">
            <w:pPr>
              <w:widowControl w:val="0"/>
              <w:spacing w:after="0"/>
            </w:pPr>
            <w:r>
              <w:t>Drug Type</w:t>
            </w:r>
          </w:p>
        </w:tc>
        <w:tc>
          <w:tcPr>
            <w:tcW w:w="668" w:type="dxa"/>
            <w:tcMar>
              <w:top w:w="100" w:type="dxa"/>
              <w:left w:w="100" w:type="dxa"/>
              <w:bottom w:w="100" w:type="dxa"/>
              <w:right w:w="100" w:type="dxa"/>
            </w:tcMar>
          </w:tcPr>
          <w:p w14:paraId="5C034298" w14:textId="77777777" w:rsidR="00AB0492" w:rsidRDefault="00B554AB">
            <w:pPr>
              <w:widowControl w:val="0"/>
              <w:spacing w:after="0"/>
            </w:pPr>
            <w:r>
              <w:t>Drug Type</w:t>
            </w:r>
          </w:p>
        </w:tc>
        <w:tc>
          <w:tcPr>
            <w:tcW w:w="323" w:type="dxa"/>
            <w:tcMar>
              <w:top w:w="100" w:type="dxa"/>
              <w:left w:w="100" w:type="dxa"/>
              <w:bottom w:w="100" w:type="dxa"/>
              <w:right w:w="100" w:type="dxa"/>
            </w:tcMar>
          </w:tcPr>
          <w:p w14:paraId="041EB1FD" w14:textId="77777777" w:rsidR="00AB0492" w:rsidRDefault="00B554AB">
            <w:pPr>
              <w:widowControl w:val="0"/>
              <w:spacing w:after="0"/>
            </w:pPr>
            <w:r>
              <w:t>S</w:t>
            </w:r>
          </w:p>
        </w:tc>
        <w:tc>
          <w:tcPr>
            <w:tcW w:w="1040" w:type="dxa"/>
            <w:tcMar>
              <w:top w:w="100" w:type="dxa"/>
              <w:left w:w="100" w:type="dxa"/>
              <w:bottom w:w="100" w:type="dxa"/>
              <w:right w:w="100" w:type="dxa"/>
            </w:tcMar>
          </w:tcPr>
          <w:p w14:paraId="289EF88D"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75B1F131" w14:textId="77777777" w:rsidR="00AB0492" w:rsidRDefault="00B554AB">
            <w:pPr>
              <w:widowControl w:val="0"/>
              <w:spacing w:after="0"/>
            </w:pPr>
            <w:r>
              <w:t>1970-01-01</w:t>
            </w:r>
          </w:p>
        </w:tc>
        <w:tc>
          <w:tcPr>
            <w:tcW w:w="708" w:type="dxa"/>
            <w:tcMar>
              <w:top w:w="100" w:type="dxa"/>
              <w:left w:w="100" w:type="dxa"/>
              <w:bottom w:w="100" w:type="dxa"/>
              <w:right w:w="100" w:type="dxa"/>
            </w:tcMar>
          </w:tcPr>
          <w:p w14:paraId="467ED8F1" w14:textId="77777777" w:rsidR="00AB0492" w:rsidRDefault="00B554AB">
            <w:pPr>
              <w:widowControl w:val="0"/>
              <w:spacing w:after="0"/>
            </w:pPr>
            <w:r>
              <w:t>2099-12-31</w:t>
            </w:r>
          </w:p>
        </w:tc>
        <w:tc>
          <w:tcPr>
            <w:tcW w:w="203" w:type="dxa"/>
            <w:tcMar>
              <w:top w:w="100" w:type="dxa"/>
              <w:left w:w="100" w:type="dxa"/>
              <w:bottom w:w="100" w:type="dxa"/>
              <w:right w:w="100" w:type="dxa"/>
            </w:tcMar>
          </w:tcPr>
          <w:p w14:paraId="0B555E03" w14:textId="77777777" w:rsidR="00AB0492" w:rsidRDefault="00AB0492">
            <w:pPr>
              <w:widowControl w:val="0"/>
              <w:spacing w:after="0"/>
            </w:pPr>
          </w:p>
        </w:tc>
      </w:tr>
      <w:tr w:rsidR="00AB0492" w14:paraId="0029D8E3" w14:textId="77777777">
        <w:tc>
          <w:tcPr>
            <w:tcW w:w="1515" w:type="dxa"/>
            <w:tcMar>
              <w:top w:w="100" w:type="dxa"/>
              <w:left w:w="100" w:type="dxa"/>
              <w:bottom w:w="100" w:type="dxa"/>
              <w:right w:w="100" w:type="dxa"/>
            </w:tcMar>
          </w:tcPr>
          <w:p w14:paraId="6EF1DFC1" w14:textId="77777777" w:rsidR="00AB0492" w:rsidRDefault="00B554AB">
            <w:pPr>
              <w:widowControl w:val="0"/>
              <w:spacing w:after="0"/>
            </w:pPr>
            <w:r>
              <w:t>43542357</w:t>
            </w:r>
          </w:p>
        </w:tc>
        <w:tc>
          <w:tcPr>
            <w:tcW w:w="2595" w:type="dxa"/>
            <w:tcMar>
              <w:top w:w="100" w:type="dxa"/>
              <w:left w:w="100" w:type="dxa"/>
              <w:bottom w:w="100" w:type="dxa"/>
              <w:right w:w="100" w:type="dxa"/>
            </w:tcMar>
          </w:tcPr>
          <w:p w14:paraId="5021D983" w14:textId="77777777" w:rsidR="00AB0492" w:rsidRDefault="00B554AB">
            <w:pPr>
              <w:widowControl w:val="0"/>
              <w:spacing w:after="0"/>
            </w:pPr>
            <w:r>
              <w:t xml:space="preserve">Physician administered </w:t>
            </w:r>
            <w:r>
              <w:lastRenderedPageBreak/>
              <w:t>drug (identified from referral record)</w:t>
            </w:r>
          </w:p>
        </w:tc>
        <w:tc>
          <w:tcPr>
            <w:tcW w:w="921" w:type="dxa"/>
            <w:tcMar>
              <w:top w:w="100" w:type="dxa"/>
              <w:left w:w="100" w:type="dxa"/>
              <w:bottom w:w="100" w:type="dxa"/>
              <w:right w:w="100" w:type="dxa"/>
            </w:tcMar>
          </w:tcPr>
          <w:p w14:paraId="3DA24DBB" w14:textId="77777777" w:rsidR="00AB0492" w:rsidRDefault="00B554AB">
            <w:pPr>
              <w:widowControl w:val="0"/>
              <w:spacing w:after="0"/>
            </w:pPr>
            <w:r>
              <w:lastRenderedPageBreak/>
              <w:t xml:space="preserve">Type </w:t>
            </w:r>
            <w:r>
              <w:lastRenderedPageBreak/>
              <w:t>Concept</w:t>
            </w:r>
          </w:p>
        </w:tc>
        <w:tc>
          <w:tcPr>
            <w:tcW w:w="668" w:type="dxa"/>
            <w:tcMar>
              <w:top w:w="100" w:type="dxa"/>
              <w:left w:w="100" w:type="dxa"/>
              <w:bottom w:w="100" w:type="dxa"/>
              <w:right w:w="100" w:type="dxa"/>
            </w:tcMar>
          </w:tcPr>
          <w:p w14:paraId="168CE24B" w14:textId="77777777" w:rsidR="00AB0492" w:rsidRDefault="00B554AB">
            <w:pPr>
              <w:widowControl w:val="0"/>
              <w:spacing w:after="0"/>
            </w:pPr>
            <w:r>
              <w:lastRenderedPageBreak/>
              <w:t xml:space="preserve">Drug </w:t>
            </w:r>
            <w:r>
              <w:lastRenderedPageBreak/>
              <w:t>Type</w:t>
            </w:r>
          </w:p>
        </w:tc>
        <w:tc>
          <w:tcPr>
            <w:tcW w:w="668" w:type="dxa"/>
            <w:tcMar>
              <w:top w:w="100" w:type="dxa"/>
              <w:left w:w="100" w:type="dxa"/>
              <w:bottom w:w="100" w:type="dxa"/>
              <w:right w:w="100" w:type="dxa"/>
            </w:tcMar>
          </w:tcPr>
          <w:p w14:paraId="35D2052E" w14:textId="77777777" w:rsidR="00AB0492" w:rsidRDefault="00B554AB">
            <w:pPr>
              <w:widowControl w:val="0"/>
              <w:spacing w:after="0"/>
            </w:pPr>
            <w:r>
              <w:lastRenderedPageBreak/>
              <w:t xml:space="preserve">Drug </w:t>
            </w:r>
            <w:r>
              <w:lastRenderedPageBreak/>
              <w:t>Type</w:t>
            </w:r>
          </w:p>
        </w:tc>
        <w:tc>
          <w:tcPr>
            <w:tcW w:w="323" w:type="dxa"/>
            <w:tcMar>
              <w:top w:w="100" w:type="dxa"/>
              <w:left w:w="100" w:type="dxa"/>
              <w:bottom w:w="100" w:type="dxa"/>
              <w:right w:w="100" w:type="dxa"/>
            </w:tcMar>
          </w:tcPr>
          <w:p w14:paraId="551D7673" w14:textId="77777777" w:rsidR="00AB0492" w:rsidRDefault="00B554AB">
            <w:pPr>
              <w:widowControl w:val="0"/>
              <w:spacing w:after="0"/>
            </w:pPr>
            <w:r>
              <w:lastRenderedPageBreak/>
              <w:t>S</w:t>
            </w:r>
          </w:p>
        </w:tc>
        <w:tc>
          <w:tcPr>
            <w:tcW w:w="1040" w:type="dxa"/>
            <w:tcMar>
              <w:top w:w="100" w:type="dxa"/>
              <w:left w:w="100" w:type="dxa"/>
              <w:bottom w:w="100" w:type="dxa"/>
              <w:right w:w="100" w:type="dxa"/>
            </w:tcMar>
          </w:tcPr>
          <w:p w14:paraId="6655F137" w14:textId="77777777" w:rsidR="00AB0492" w:rsidRDefault="00B554AB">
            <w:pPr>
              <w:widowControl w:val="0"/>
              <w:spacing w:after="0"/>
            </w:pPr>
            <w:r>
              <w:t xml:space="preserve">OMOP </w:t>
            </w:r>
            <w:r>
              <w:lastRenderedPageBreak/>
              <w:t>generated</w:t>
            </w:r>
          </w:p>
        </w:tc>
        <w:tc>
          <w:tcPr>
            <w:tcW w:w="708" w:type="dxa"/>
            <w:tcMar>
              <w:top w:w="100" w:type="dxa"/>
              <w:left w:w="100" w:type="dxa"/>
              <w:bottom w:w="100" w:type="dxa"/>
              <w:right w:w="100" w:type="dxa"/>
            </w:tcMar>
          </w:tcPr>
          <w:p w14:paraId="0A13CA36" w14:textId="77777777" w:rsidR="00AB0492" w:rsidRDefault="00B554AB">
            <w:pPr>
              <w:widowControl w:val="0"/>
              <w:spacing w:after="0"/>
            </w:pPr>
            <w:r>
              <w:lastRenderedPageBreak/>
              <w:t>1970</w:t>
            </w:r>
            <w:r>
              <w:lastRenderedPageBreak/>
              <w:t>-01-01</w:t>
            </w:r>
          </w:p>
        </w:tc>
        <w:tc>
          <w:tcPr>
            <w:tcW w:w="708" w:type="dxa"/>
            <w:tcMar>
              <w:top w:w="100" w:type="dxa"/>
              <w:left w:w="100" w:type="dxa"/>
              <w:bottom w:w="100" w:type="dxa"/>
              <w:right w:w="100" w:type="dxa"/>
            </w:tcMar>
          </w:tcPr>
          <w:p w14:paraId="34413D6E" w14:textId="77777777" w:rsidR="00AB0492" w:rsidRDefault="00B554AB">
            <w:pPr>
              <w:widowControl w:val="0"/>
              <w:spacing w:after="0"/>
            </w:pPr>
            <w:r>
              <w:lastRenderedPageBreak/>
              <w:t>2099</w:t>
            </w:r>
            <w:r>
              <w:lastRenderedPageBreak/>
              <w:t>-12-31</w:t>
            </w:r>
          </w:p>
        </w:tc>
        <w:tc>
          <w:tcPr>
            <w:tcW w:w="203" w:type="dxa"/>
            <w:tcMar>
              <w:top w:w="100" w:type="dxa"/>
              <w:left w:w="100" w:type="dxa"/>
              <w:bottom w:w="100" w:type="dxa"/>
              <w:right w:w="100" w:type="dxa"/>
            </w:tcMar>
          </w:tcPr>
          <w:p w14:paraId="45DE6733" w14:textId="77777777" w:rsidR="00AB0492" w:rsidRDefault="00AB0492">
            <w:pPr>
              <w:widowControl w:val="0"/>
              <w:spacing w:after="0"/>
            </w:pPr>
          </w:p>
        </w:tc>
      </w:tr>
      <w:tr w:rsidR="00AB0492" w14:paraId="71986AC4" w14:textId="77777777">
        <w:tc>
          <w:tcPr>
            <w:tcW w:w="1515" w:type="dxa"/>
            <w:tcMar>
              <w:top w:w="100" w:type="dxa"/>
              <w:left w:w="100" w:type="dxa"/>
              <w:bottom w:w="100" w:type="dxa"/>
              <w:right w:w="100" w:type="dxa"/>
            </w:tcMar>
          </w:tcPr>
          <w:p w14:paraId="60722945" w14:textId="77777777" w:rsidR="00AB0492" w:rsidRDefault="00B554AB">
            <w:pPr>
              <w:widowControl w:val="0"/>
              <w:spacing w:after="0"/>
            </w:pPr>
            <w:r>
              <w:t>43542358</w:t>
            </w:r>
          </w:p>
        </w:tc>
        <w:tc>
          <w:tcPr>
            <w:tcW w:w="2595" w:type="dxa"/>
            <w:tcMar>
              <w:top w:w="100" w:type="dxa"/>
              <w:left w:w="100" w:type="dxa"/>
              <w:bottom w:w="100" w:type="dxa"/>
              <w:right w:w="100" w:type="dxa"/>
            </w:tcMar>
          </w:tcPr>
          <w:p w14:paraId="16A62DBD" w14:textId="77777777" w:rsidR="00AB0492" w:rsidRDefault="00B554AB">
            <w:pPr>
              <w:widowControl w:val="0"/>
              <w:spacing w:after="0"/>
            </w:pPr>
            <w:r>
              <w:t>Physician administered drug (identified from EHR observation)</w:t>
            </w:r>
          </w:p>
        </w:tc>
        <w:tc>
          <w:tcPr>
            <w:tcW w:w="921" w:type="dxa"/>
            <w:tcMar>
              <w:top w:w="100" w:type="dxa"/>
              <w:left w:w="100" w:type="dxa"/>
              <w:bottom w:w="100" w:type="dxa"/>
              <w:right w:w="100" w:type="dxa"/>
            </w:tcMar>
          </w:tcPr>
          <w:p w14:paraId="00355C38"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1A1F786F" w14:textId="77777777" w:rsidR="00AB0492" w:rsidRDefault="00B554AB">
            <w:pPr>
              <w:widowControl w:val="0"/>
              <w:spacing w:after="0"/>
            </w:pPr>
            <w:r>
              <w:t>Drug Type</w:t>
            </w:r>
          </w:p>
        </w:tc>
        <w:tc>
          <w:tcPr>
            <w:tcW w:w="668" w:type="dxa"/>
            <w:tcMar>
              <w:top w:w="100" w:type="dxa"/>
              <w:left w:w="100" w:type="dxa"/>
              <w:bottom w:w="100" w:type="dxa"/>
              <w:right w:w="100" w:type="dxa"/>
            </w:tcMar>
          </w:tcPr>
          <w:p w14:paraId="445BF49F" w14:textId="77777777" w:rsidR="00AB0492" w:rsidRDefault="00B554AB">
            <w:pPr>
              <w:widowControl w:val="0"/>
              <w:spacing w:after="0"/>
            </w:pPr>
            <w:r>
              <w:t>Drug Type</w:t>
            </w:r>
          </w:p>
        </w:tc>
        <w:tc>
          <w:tcPr>
            <w:tcW w:w="323" w:type="dxa"/>
            <w:tcMar>
              <w:top w:w="100" w:type="dxa"/>
              <w:left w:w="100" w:type="dxa"/>
              <w:bottom w:w="100" w:type="dxa"/>
              <w:right w:w="100" w:type="dxa"/>
            </w:tcMar>
          </w:tcPr>
          <w:p w14:paraId="16C445BF" w14:textId="77777777" w:rsidR="00AB0492" w:rsidRDefault="00B554AB">
            <w:pPr>
              <w:widowControl w:val="0"/>
              <w:spacing w:after="0"/>
            </w:pPr>
            <w:r>
              <w:t>S</w:t>
            </w:r>
          </w:p>
        </w:tc>
        <w:tc>
          <w:tcPr>
            <w:tcW w:w="1040" w:type="dxa"/>
            <w:tcMar>
              <w:top w:w="100" w:type="dxa"/>
              <w:left w:w="100" w:type="dxa"/>
              <w:bottom w:w="100" w:type="dxa"/>
              <w:right w:w="100" w:type="dxa"/>
            </w:tcMar>
          </w:tcPr>
          <w:p w14:paraId="02B46F1B"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5F17138E" w14:textId="77777777" w:rsidR="00AB0492" w:rsidRDefault="00B554AB">
            <w:pPr>
              <w:widowControl w:val="0"/>
              <w:spacing w:after="0"/>
            </w:pPr>
            <w:r>
              <w:t>1970-01-01</w:t>
            </w:r>
          </w:p>
        </w:tc>
        <w:tc>
          <w:tcPr>
            <w:tcW w:w="708" w:type="dxa"/>
            <w:tcMar>
              <w:top w:w="100" w:type="dxa"/>
              <w:left w:w="100" w:type="dxa"/>
              <w:bottom w:w="100" w:type="dxa"/>
              <w:right w:w="100" w:type="dxa"/>
            </w:tcMar>
          </w:tcPr>
          <w:p w14:paraId="13562A00" w14:textId="77777777" w:rsidR="00AB0492" w:rsidRDefault="00B554AB">
            <w:pPr>
              <w:widowControl w:val="0"/>
              <w:spacing w:after="0"/>
            </w:pPr>
            <w:r>
              <w:t>2099-12-31</w:t>
            </w:r>
          </w:p>
        </w:tc>
        <w:tc>
          <w:tcPr>
            <w:tcW w:w="203" w:type="dxa"/>
            <w:tcMar>
              <w:top w:w="100" w:type="dxa"/>
              <w:left w:w="100" w:type="dxa"/>
              <w:bottom w:w="100" w:type="dxa"/>
              <w:right w:w="100" w:type="dxa"/>
            </w:tcMar>
          </w:tcPr>
          <w:p w14:paraId="6B95EC55" w14:textId="77777777" w:rsidR="00AB0492" w:rsidRDefault="00AB0492">
            <w:pPr>
              <w:widowControl w:val="0"/>
              <w:spacing w:after="0"/>
            </w:pPr>
          </w:p>
        </w:tc>
      </w:tr>
      <w:tr w:rsidR="00AB0492" w14:paraId="2EE8A9A6" w14:textId="77777777">
        <w:tc>
          <w:tcPr>
            <w:tcW w:w="1515" w:type="dxa"/>
            <w:tcMar>
              <w:top w:w="100" w:type="dxa"/>
              <w:left w:w="100" w:type="dxa"/>
              <w:bottom w:w="100" w:type="dxa"/>
              <w:right w:w="100" w:type="dxa"/>
            </w:tcMar>
          </w:tcPr>
          <w:p w14:paraId="7F44E500" w14:textId="77777777" w:rsidR="00AB0492" w:rsidRDefault="00B554AB">
            <w:pPr>
              <w:widowControl w:val="0"/>
              <w:spacing w:after="0"/>
            </w:pPr>
            <w:r>
              <w:t>44777970</w:t>
            </w:r>
          </w:p>
        </w:tc>
        <w:tc>
          <w:tcPr>
            <w:tcW w:w="2595" w:type="dxa"/>
            <w:tcMar>
              <w:top w:w="100" w:type="dxa"/>
              <w:left w:w="100" w:type="dxa"/>
              <w:bottom w:w="100" w:type="dxa"/>
              <w:right w:w="100" w:type="dxa"/>
            </w:tcMar>
          </w:tcPr>
          <w:p w14:paraId="11121E53" w14:textId="77777777" w:rsidR="00AB0492" w:rsidRDefault="00B554AB">
            <w:pPr>
              <w:widowControl w:val="0"/>
              <w:spacing w:after="0"/>
            </w:pPr>
            <w:r>
              <w:t>Randomized Drug</w:t>
            </w:r>
          </w:p>
        </w:tc>
        <w:tc>
          <w:tcPr>
            <w:tcW w:w="921" w:type="dxa"/>
            <w:tcMar>
              <w:top w:w="100" w:type="dxa"/>
              <w:left w:w="100" w:type="dxa"/>
              <w:bottom w:w="100" w:type="dxa"/>
              <w:right w:w="100" w:type="dxa"/>
            </w:tcMar>
          </w:tcPr>
          <w:p w14:paraId="7F220A39"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57EF3620" w14:textId="77777777" w:rsidR="00AB0492" w:rsidRDefault="00B554AB">
            <w:pPr>
              <w:widowControl w:val="0"/>
              <w:spacing w:after="0"/>
            </w:pPr>
            <w:r>
              <w:t>Drug Type</w:t>
            </w:r>
          </w:p>
        </w:tc>
        <w:tc>
          <w:tcPr>
            <w:tcW w:w="668" w:type="dxa"/>
            <w:tcMar>
              <w:top w:w="100" w:type="dxa"/>
              <w:left w:w="100" w:type="dxa"/>
              <w:bottom w:w="100" w:type="dxa"/>
              <w:right w:w="100" w:type="dxa"/>
            </w:tcMar>
          </w:tcPr>
          <w:p w14:paraId="0EFC4890" w14:textId="77777777" w:rsidR="00AB0492" w:rsidRDefault="00B554AB">
            <w:pPr>
              <w:widowControl w:val="0"/>
              <w:spacing w:after="0"/>
            </w:pPr>
            <w:r>
              <w:t>Drug Type</w:t>
            </w:r>
          </w:p>
        </w:tc>
        <w:tc>
          <w:tcPr>
            <w:tcW w:w="323" w:type="dxa"/>
            <w:tcMar>
              <w:top w:w="100" w:type="dxa"/>
              <w:left w:w="100" w:type="dxa"/>
              <w:bottom w:w="100" w:type="dxa"/>
              <w:right w:w="100" w:type="dxa"/>
            </w:tcMar>
          </w:tcPr>
          <w:p w14:paraId="7F78751B" w14:textId="77777777" w:rsidR="00AB0492" w:rsidRDefault="00B554AB">
            <w:pPr>
              <w:widowControl w:val="0"/>
              <w:spacing w:after="0"/>
            </w:pPr>
            <w:r>
              <w:t>S</w:t>
            </w:r>
          </w:p>
        </w:tc>
        <w:tc>
          <w:tcPr>
            <w:tcW w:w="1040" w:type="dxa"/>
            <w:tcMar>
              <w:top w:w="100" w:type="dxa"/>
              <w:left w:w="100" w:type="dxa"/>
              <w:bottom w:w="100" w:type="dxa"/>
              <w:right w:w="100" w:type="dxa"/>
            </w:tcMar>
          </w:tcPr>
          <w:p w14:paraId="4B3180DF"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4529D2CA" w14:textId="77777777" w:rsidR="00AB0492" w:rsidRDefault="00B554AB">
            <w:pPr>
              <w:widowControl w:val="0"/>
              <w:spacing w:after="0"/>
            </w:pPr>
            <w:r>
              <w:t>1970-01-01</w:t>
            </w:r>
          </w:p>
        </w:tc>
        <w:tc>
          <w:tcPr>
            <w:tcW w:w="708" w:type="dxa"/>
            <w:tcMar>
              <w:top w:w="100" w:type="dxa"/>
              <w:left w:w="100" w:type="dxa"/>
              <w:bottom w:w="100" w:type="dxa"/>
              <w:right w:w="100" w:type="dxa"/>
            </w:tcMar>
          </w:tcPr>
          <w:p w14:paraId="708858CF" w14:textId="77777777" w:rsidR="00AB0492" w:rsidRDefault="00B554AB">
            <w:pPr>
              <w:widowControl w:val="0"/>
              <w:spacing w:after="0"/>
            </w:pPr>
            <w:r>
              <w:t>2099-12-31</w:t>
            </w:r>
          </w:p>
        </w:tc>
        <w:tc>
          <w:tcPr>
            <w:tcW w:w="203" w:type="dxa"/>
            <w:tcMar>
              <w:top w:w="100" w:type="dxa"/>
              <w:left w:w="100" w:type="dxa"/>
              <w:bottom w:w="100" w:type="dxa"/>
              <w:right w:w="100" w:type="dxa"/>
            </w:tcMar>
          </w:tcPr>
          <w:p w14:paraId="39C3FDB4" w14:textId="77777777" w:rsidR="00AB0492" w:rsidRDefault="00AB0492">
            <w:pPr>
              <w:widowControl w:val="0"/>
              <w:spacing w:after="0"/>
            </w:pPr>
          </w:p>
        </w:tc>
      </w:tr>
    </w:tbl>
    <w:p w14:paraId="2EC1152E" w14:textId="77777777" w:rsidR="00AB0492" w:rsidRDefault="00AB0492"/>
    <w:sectPr w:rsidR="00AB0492">
      <w:headerReference w:type="default" r:id="rId42"/>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0" w:author="Sena, Anthony [JRDUS]" w:date="2018-08-06T16:40:00Z" w:initials="SA[">
    <w:p w14:paraId="1A6FB09F" w14:textId="25A9F4D1" w:rsidR="00CC2124" w:rsidRDefault="00CC2124">
      <w:pPr>
        <w:pStyle w:val="CommentText"/>
      </w:pPr>
      <w:r>
        <w:rPr>
          <w:rStyle w:val="CommentReference"/>
        </w:rPr>
        <w:annotationRef/>
      </w:r>
      <w:r>
        <w:t>Adding these additional fields for populating the preceding_visit_detail_id in the visit_detail section.</w:t>
      </w:r>
    </w:p>
  </w:comment>
  <w:comment w:id="36" w:author="Sena, Anthony [JRDUS]" w:date="2018-08-06T16:41:00Z" w:initials="SA[">
    <w:p w14:paraId="0421C581" w14:textId="14A8B15C" w:rsidR="00CC2124" w:rsidRDefault="00CC2124">
      <w:pPr>
        <w:pStyle w:val="CommentText"/>
      </w:pPr>
      <w:r>
        <w:rPr>
          <w:rStyle w:val="CommentReference"/>
        </w:rPr>
        <w:annotationRef/>
      </w:r>
      <w:r>
        <w:t>Time is now a separate field and should be used as part of this ordering</w:t>
      </w:r>
    </w:p>
  </w:comment>
  <w:comment w:id="436" w:author="Sena, Anthony [JRDUS]" w:date="2018-01-10T15:17:00Z" w:initials="SA[">
    <w:p w14:paraId="2AADFDB8" w14:textId="77777777" w:rsidR="00CC2124" w:rsidRDefault="00CC2124">
      <w:pPr>
        <w:pStyle w:val="CommentText"/>
      </w:pPr>
      <w:r>
        <w:rPr>
          <w:rStyle w:val="CommentReference"/>
        </w:rPr>
        <w:annotationRef/>
      </w:r>
      <w:r>
        <w:t xml:space="preserve">Making </w:t>
      </w:r>
      <w:proofErr w:type="gramStart"/>
      <w:r>
        <w:t>this criteria</w:t>
      </w:r>
      <w:proofErr w:type="gramEnd"/>
      <w:r>
        <w:t xml:space="preserve"> stricter to focus on those cases where the NLP provides the strongest evidence of a drug exposure. All others will be stored in the Notes_NLP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6FB09F" w15:done="0"/>
  <w15:commentEx w15:paraId="0421C581" w15:done="0"/>
  <w15:commentEx w15:paraId="2AADFDB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6FB09F" w16cid:durableId="1F12F886"/>
  <w16cid:commentId w16cid:paraId="0421C581" w16cid:durableId="1F12F8A5"/>
  <w16cid:commentId w16cid:paraId="2AADFDB8" w16cid:durableId="1E6F09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869D07" w14:textId="77777777" w:rsidR="00513291" w:rsidRDefault="00513291">
      <w:pPr>
        <w:spacing w:after="0" w:line="240" w:lineRule="auto"/>
      </w:pPr>
      <w:r>
        <w:separator/>
      </w:r>
    </w:p>
  </w:endnote>
  <w:endnote w:type="continuationSeparator" w:id="0">
    <w:p w14:paraId="2AA3E03B" w14:textId="77777777" w:rsidR="00513291" w:rsidRDefault="00513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Neue">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3A51C" w14:textId="77777777" w:rsidR="00513291" w:rsidRDefault="00513291">
      <w:pPr>
        <w:spacing w:after="0" w:line="240" w:lineRule="auto"/>
      </w:pPr>
      <w:r>
        <w:separator/>
      </w:r>
    </w:p>
  </w:footnote>
  <w:footnote w:type="continuationSeparator" w:id="0">
    <w:p w14:paraId="7A66F2AC" w14:textId="77777777" w:rsidR="00513291" w:rsidRDefault="005132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4EFEE" w14:textId="18FDD623" w:rsidR="00CC2124" w:rsidRDefault="00CC2124">
    <w:r>
      <w:fldChar w:fldCharType="begin"/>
    </w:r>
    <w:r>
      <w:instrText>PAGE</w:instrText>
    </w:r>
    <w:r>
      <w:fldChar w:fldCharType="separate"/>
    </w:r>
    <w:r>
      <w:rPr>
        <w:noProof/>
      </w:rPr>
      <w:t>24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A05D3A"/>
    <w:multiLevelType w:val="hybridMultilevel"/>
    <w:tmpl w:val="3602352C"/>
    <w:lvl w:ilvl="0" w:tplc="7090A610">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na, Anthony [JRDUS]">
    <w15:presenceInfo w15:providerId="AD" w15:userId="S-1-5-21-1614895754-2146847981-1606980848-13237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492"/>
    <w:rsid w:val="000115B7"/>
    <w:rsid w:val="00012564"/>
    <w:rsid w:val="000138BA"/>
    <w:rsid w:val="000249CC"/>
    <w:rsid w:val="00095F1C"/>
    <w:rsid w:val="000A17FF"/>
    <w:rsid w:val="000A3C15"/>
    <w:rsid w:val="000A672A"/>
    <w:rsid w:val="00103344"/>
    <w:rsid w:val="00156434"/>
    <w:rsid w:val="001606C0"/>
    <w:rsid w:val="00184D62"/>
    <w:rsid w:val="001A02EC"/>
    <w:rsid w:val="001A0ECC"/>
    <w:rsid w:val="001A3A1C"/>
    <w:rsid w:val="001E2D39"/>
    <w:rsid w:val="0021303F"/>
    <w:rsid w:val="0027280F"/>
    <w:rsid w:val="002A1949"/>
    <w:rsid w:val="002B5ACB"/>
    <w:rsid w:val="002E5A6D"/>
    <w:rsid w:val="002F57D9"/>
    <w:rsid w:val="00307D27"/>
    <w:rsid w:val="00310011"/>
    <w:rsid w:val="00374879"/>
    <w:rsid w:val="003751AF"/>
    <w:rsid w:val="00397F5C"/>
    <w:rsid w:val="003B2C26"/>
    <w:rsid w:val="003C4A69"/>
    <w:rsid w:val="003D080C"/>
    <w:rsid w:val="00400D71"/>
    <w:rsid w:val="00411EC1"/>
    <w:rsid w:val="004230ED"/>
    <w:rsid w:val="00425B72"/>
    <w:rsid w:val="004266D7"/>
    <w:rsid w:val="00446A42"/>
    <w:rsid w:val="004659C6"/>
    <w:rsid w:val="00465EA2"/>
    <w:rsid w:val="004748D4"/>
    <w:rsid w:val="004D4085"/>
    <w:rsid w:val="004F3AF4"/>
    <w:rsid w:val="00513291"/>
    <w:rsid w:val="00556198"/>
    <w:rsid w:val="00562E51"/>
    <w:rsid w:val="00583372"/>
    <w:rsid w:val="00594E53"/>
    <w:rsid w:val="0063685C"/>
    <w:rsid w:val="00645AEC"/>
    <w:rsid w:val="00655B2A"/>
    <w:rsid w:val="00662164"/>
    <w:rsid w:val="00680298"/>
    <w:rsid w:val="006B1F12"/>
    <w:rsid w:val="00702235"/>
    <w:rsid w:val="007149B3"/>
    <w:rsid w:val="00716FB7"/>
    <w:rsid w:val="007378C2"/>
    <w:rsid w:val="00743AD2"/>
    <w:rsid w:val="00750D0D"/>
    <w:rsid w:val="00795C70"/>
    <w:rsid w:val="007A1DEA"/>
    <w:rsid w:val="007A645C"/>
    <w:rsid w:val="007B05F4"/>
    <w:rsid w:val="0080112D"/>
    <w:rsid w:val="008468D5"/>
    <w:rsid w:val="008649A9"/>
    <w:rsid w:val="008A4B23"/>
    <w:rsid w:val="008D3CE1"/>
    <w:rsid w:val="00901657"/>
    <w:rsid w:val="00944665"/>
    <w:rsid w:val="00960071"/>
    <w:rsid w:val="00960407"/>
    <w:rsid w:val="00964564"/>
    <w:rsid w:val="00975580"/>
    <w:rsid w:val="009974A4"/>
    <w:rsid w:val="0099764D"/>
    <w:rsid w:val="009A03FB"/>
    <w:rsid w:val="009B4F57"/>
    <w:rsid w:val="009D114A"/>
    <w:rsid w:val="009D47AE"/>
    <w:rsid w:val="009F25F8"/>
    <w:rsid w:val="00A069E9"/>
    <w:rsid w:val="00A24409"/>
    <w:rsid w:val="00A44723"/>
    <w:rsid w:val="00A633F4"/>
    <w:rsid w:val="00A758D0"/>
    <w:rsid w:val="00A81D1D"/>
    <w:rsid w:val="00A9032D"/>
    <w:rsid w:val="00A90567"/>
    <w:rsid w:val="00A92E54"/>
    <w:rsid w:val="00AB0492"/>
    <w:rsid w:val="00AE38EC"/>
    <w:rsid w:val="00AE49C7"/>
    <w:rsid w:val="00AF128C"/>
    <w:rsid w:val="00B0188D"/>
    <w:rsid w:val="00B1735B"/>
    <w:rsid w:val="00B2325F"/>
    <w:rsid w:val="00B32E4B"/>
    <w:rsid w:val="00B44C73"/>
    <w:rsid w:val="00B45791"/>
    <w:rsid w:val="00B4595D"/>
    <w:rsid w:val="00B554AB"/>
    <w:rsid w:val="00B73D7A"/>
    <w:rsid w:val="00B812BB"/>
    <w:rsid w:val="00BB5DA2"/>
    <w:rsid w:val="00BB70EB"/>
    <w:rsid w:val="00BD7141"/>
    <w:rsid w:val="00C07B06"/>
    <w:rsid w:val="00C12145"/>
    <w:rsid w:val="00C1667A"/>
    <w:rsid w:val="00C36C32"/>
    <w:rsid w:val="00C60573"/>
    <w:rsid w:val="00C7184A"/>
    <w:rsid w:val="00C75E90"/>
    <w:rsid w:val="00C91B22"/>
    <w:rsid w:val="00C96608"/>
    <w:rsid w:val="00CA398E"/>
    <w:rsid w:val="00CA5995"/>
    <w:rsid w:val="00CA76C7"/>
    <w:rsid w:val="00CC2124"/>
    <w:rsid w:val="00CD4C8B"/>
    <w:rsid w:val="00CF2CFA"/>
    <w:rsid w:val="00CF7122"/>
    <w:rsid w:val="00D108CB"/>
    <w:rsid w:val="00D7244D"/>
    <w:rsid w:val="00D734A9"/>
    <w:rsid w:val="00D738DF"/>
    <w:rsid w:val="00DE1ABC"/>
    <w:rsid w:val="00E014E9"/>
    <w:rsid w:val="00E539F0"/>
    <w:rsid w:val="00E7029A"/>
    <w:rsid w:val="00E72F3A"/>
    <w:rsid w:val="00E73823"/>
    <w:rsid w:val="00E82101"/>
    <w:rsid w:val="00EC1DE4"/>
    <w:rsid w:val="00ED0210"/>
    <w:rsid w:val="00ED0F7A"/>
    <w:rsid w:val="00ED4171"/>
    <w:rsid w:val="00F00B65"/>
    <w:rsid w:val="00F07D35"/>
    <w:rsid w:val="00F9244E"/>
    <w:rsid w:val="00FB33A7"/>
    <w:rsid w:val="00FC4494"/>
    <w:rsid w:val="00FD1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8F745"/>
  <w15:docId w15:val="{3061CD9F-C6A9-4F48-B1F8-341427CA0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left w:w="10" w:type="dxa"/>
        <w:right w:w="10"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table" w:customStyle="1" w:styleId="a7">
    <w:basedOn w:val="TableNormal"/>
    <w:tblPr>
      <w:tblStyleRowBandSize w:val="1"/>
      <w:tblStyleColBandSize w:val="1"/>
      <w:tblCellMar>
        <w:left w:w="10" w:type="dxa"/>
        <w:right w:w="10" w:type="dxa"/>
      </w:tblCellMar>
    </w:tblPr>
  </w:style>
  <w:style w:type="table" w:customStyle="1" w:styleId="a8">
    <w:basedOn w:val="TableNormal"/>
    <w:tblPr>
      <w:tblStyleRowBandSize w:val="1"/>
      <w:tblStyleColBandSize w:val="1"/>
      <w:tblCellMar>
        <w:left w:w="10" w:type="dxa"/>
        <w:right w:w="10" w:type="dxa"/>
      </w:tblCellMar>
    </w:tblPr>
  </w:style>
  <w:style w:type="table" w:customStyle="1" w:styleId="a9">
    <w:basedOn w:val="TableNormal"/>
    <w:tblPr>
      <w:tblStyleRowBandSize w:val="1"/>
      <w:tblStyleColBandSize w:val="1"/>
      <w:tblCellMar>
        <w:left w:w="10" w:type="dxa"/>
        <w:right w:w="10"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left w:w="10" w:type="dxa"/>
        <w:right w:w="10"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left w:w="10" w:type="dxa"/>
        <w:right w:w="10"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left w:w="10" w:type="dxa"/>
        <w:right w:w="10" w:type="dxa"/>
      </w:tblCellMar>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CellMar>
        <w:left w:w="10" w:type="dxa"/>
        <w:right w:w="10" w:type="dxa"/>
      </w:tblCellMar>
    </w:tblPr>
  </w:style>
  <w:style w:type="table" w:customStyle="1" w:styleId="af7">
    <w:basedOn w:val="TableNormal"/>
    <w:tblPr>
      <w:tblStyleRowBandSize w:val="1"/>
      <w:tblStyleColBandSize w:val="1"/>
      <w:tblCellMar>
        <w:left w:w="10" w:type="dxa"/>
        <w:right w:w="10" w:type="dxa"/>
      </w:tblCellMar>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left w:w="10" w:type="dxa"/>
        <w:right w:w="10" w:type="dxa"/>
      </w:tblCellMar>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CellMar>
        <w:left w:w="10" w:type="dxa"/>
        <w:right w:w="10" w:type="dxa"/>
      </w:tblCellMar>
    </w:tblPr>
  </w:style>
  <w:style w:type="table" w:customStyle="1" w:styleId="aff6">
    <w:basedOn w:val="TableNormal"/>
    <w:tblPr>
      <w:tblStyleRowBandSize w:val="1"/>
      <w:tblStyleColBandSize w:val="1"/>
      <w:tblCellMar>
        <w:left w:w="10" w:type="dxa"/>
        <w:right w:w="10" w:type="dxa"/>
      </w:tblCellMar>
    </w:tblPr>
  </w:style>
  <w:style w:type="table" w:customStyle="1" w:styleId="aff7">
    <w:basedOn w:val="TableNormal"/>
    <w:tblPr>
      <w:tblStyleRowBandSize w:val="1"/>
      <w:tblStyleColBandSize w:val="1"/>
      <w:tblCellMar>
        <w:left w:w="10" w:type="dxa"/>
        <w:right w:w="10" w:type="dxa"/>
      </w:tblCellMar>
    </w:tblPr>
  </w:style>
  <w:style w:type="table" w:customStyle="1" w:styleId="aff8">
    <w:basedOn w:val="TableNormal"/>
    <w:tblPr>
      <w:tblStyleRowBandSize w:val="1"/>
      <w:tblStyleColBandSize w:val="1"/>
      <w:tblCellMar>
        <w:left w:w="10" w:type="dxa"/>
        <w:right w:w="10" w:type="dxa"/>
      </w:tblCellMar>
    </w:tblPr>
  </w:style>
  <w:style w:type="table" w:customStyle="1" w:styleId="aff9">
    <w:basedOn w:val="TableNormal"/>
    <w:tblPr>
      <w:tblStyleRowBandSize w:val="1"/>
      <w:tblStyleColBandSize w:val="1"/>
      <w:tblCellMar>
        <w:left w:w="10" w:type="dxa"/>
        <w:right w:w="10" w:type="dxa"/>
      </w:tblCellMar>
    </w:tblPr>
  </w:style>
  <w:style w:type="table" w:customStyle="1" w:styleId="affa">
    <w:basedOn w:val="TableNormal"/>
    <w:tblPr>
      <w:tblStyleRowBandSize w:val="1"/>
      <w:tblStyleColBandSize w:val="1"/>
      <w:tblCellMar>
        <w:left w:w="10" w:type="dxa"/>
        <w:right w:w="10" w:type="dxa"/>
      </w:tblCellMar>
    </w:tblPr>
  </w:style>
  <w:style w:type="table" w:customStyle="1" w:styleId="affb">
    <w:basedOn w:val="TableNormal"/>
    <w:tblPr>
      <w:tblStyleRowBandSize w:val="1"/>
      <w:tblStyleColBandSize w:val="1"/>
      <w:tblCellMar>
        <w:left w:w="10" w:type="dxa"/>
        <w:right w:w="10" w:type="dxa"/>
      </w:tblCellMar>
    </w:tblPr>
  </w:style>
  <w:style w:type="table" w:customStyle="1" w:styleId="affc">
    <w:basedOn w:val="TableNormal"/>
    <w:tblPr>
      <w:tblStyleRowBandSize w:val="1"/>
      <w:tblStyleColBandSize w:val="1"/>
      <w:tblCellMar>
        <w:left w:w="10" w:type="dxa"/>
        <w:right w:w="10" w:type="dxa"/>
      </w:tblCellMar>
    </w:tblPr>
  </w:style>
  <w:style w:type="table" w:customStyle="1" w:styleId="affd">
    <w:basedOn w:val="TableNormal"/>
    <w:tblPr>
      <w:tblStyleRowBandSize w:val="1"/>
      <w:tblStyleColBandSize w:val="1"/>
      <w:tblCellMar>
        <w:left w:w="10" w:type="dxa"/>
        <w:right w:w="10" w:type="dxa"/>
      </w:tblCellMar>
    </w:tblPr>
  </w:style>
  <w:style w:type="table" w:customStyle="1" w:styleId="affe">
    <w:basedOn w:val="TableNormal"/>
    <w:tblPr>
      <w:tblStyleRowBandSize w:val="1"/>
      <w:tblStyleColBandSize w:val="1"/>
      <w:tblCellMar>
        <w:left w:w="10" w:type="dxa"/>
        <w:right w:w="10" w:type="dxa"/>
      </w:tblCellMar>
    </w:tblPr>
  </w:style>
  <w:style w:type="table" w:customStyle="1" w:styleId="afff">
    <w:basedOn w:val="TableNormal"/>
    <w:tblPr>
      <w:tblStyleRowBandSize w:val="1"/>
      <w:tblStyleColBandSize w:val="1"/>
      <w:tblCellMar>
        <w:left w:w="10" w:type="dxa"/>
        <w:right w:w="10" w:type="dxa"/>
      </w:tblCellMar>
    </w:tblPr>
  </w:style>
  <w:style w:type="table" w:customStyle="1" w:styleId="afff0">
    <w:basedOn w:val="TableNormal"/>
    <w:tblPr>
      <w:tblStyleRowBandSize w:val="1"/>
      <w:tblStyleColBandSize w:val="1"/>
      <w:tblCellMar>
        <w:left w:w="10" w:type="dxa"/>
        <w:right w:w="10" w:type="dxa"/>
      </w:tblCellMar>
    </w:tblPr>
  </w:style>
  <w:style w:type="table" w:customStyle="1" w:styleId="afff1">
    <w:basedOn w:val="TableNormal"/>
    <w:tblPr>
      <w:tblStyleRowBandSize w:val="1"/>
      <w:tblStyleColBandSize w:val="1"/>
      <w:tblCellMar>
        <w:left w:w="10" w:type="dxa"/>
        <w:right w:w="10" w:type="dxa"/>
      </w:tblCellMar>
    </w:tblPr>
  </w:style>
  <w:style w:type="table" w:customStyle="1" w:styleId="afff2">
    <w:basedOn w:val="TableNormal"/>
    <w:tblPr>
      <w:tblStyleRowBandSize w:val="1"/>
      <w:tblStyleColBandSize w:val="1"/>
      <w:tblCellMar>
        <w:left w:w="10" w:type="dxa"/>
        <w:right w:w="10" w:type="dxa"/>
      </w:tblCellMar>
    </w:tblPr>
  </w:style>
  <w:style w:type="table" w:customStyle="1" w:styleId="afff3">
    <w:basedOn w:val="TableNormal"/>
    <w:tblPr>
      <w:tblStyleRowBandSize w:val="1"/>
      <w:tblStyleColBandSize w:val="1"/>
      <w:tblCellMar>
        <w:left w:w="10" w:type="dxa"/>
        <w:right w:w="10" w:type="dxa"/>
      </w:tblCellMar>
    </w:tblPr>
  </w:style>
  <w:style w:type="table" w:customStyle="1" w:styleId="afff4">
    <w:basedOn w:val="TableNormal"/>
    <w:tblPr>
      <w:tblStyleRowBandSize w:val="1"/>
      <w:tblStyleColBandSize w:val="1"/>
      <w:tblCellMar>
        <w:left w:w="10" w:type="dxa"/>
        <w:right w:w="10" w:type="dxa"/>
      </w:tblCellMar>
    </w:tblPr>
  </w:style>
  <w:style w:type="table" w:customStyle="1" w:styleId="afff5">
    <w:basedOn w:val="TableNormal"/>
    <w:tblPr>
      <w:tblStyleRowBandSize w:val="1"/>
      <w:tblStyleColBandSize w:val="1"/>
      <w:tblCellMar>
        <w:left w:w="10" w:type="dxa"/>
        <w:right w:w="10" w:type="dxa"/>
      </w:tblCellMar>
    </w:tblPr>
  </w:style>
  <w:style w:type="table" w:customStyle="1" w:styleId="afff6">
    <w:basedOn w:val="TableNormal"/>
    <w:tblPr>
      <w:tblStyleRowBandSize w:val="1"/>
      <w:tblStyleColBandSize w:val="1"/>
      <w:tblCellMar>
        <w:left w:w="10" w:type="dxa"/>
        <w:right w:w="10" w:type="dxa"/>
      </w:tblCellMar>
    </w:tblPr>
  </w:style>
  <w:style w:type="table" w:customStyle="1" w:styleId="afff7">
    <w:basedOn w:val="TableNormal"/>
    <w:tblPr>
      <w:tblStyleRowBandSize w:val="1"/>
      <w:tblStyleColBandSize w:val="1"/>
      <w:tblCellMar>
        <w:left w:w="10" w:type="dxa"/>
        <w:right w:w="10" w:type="dxa"/>
      </w:tblCellMar>
    </w:tblPr>
  </w:style>
  <w:style w:type="table" w:customStyle="1" w:styleId="afff8">
    <w:basedOn w:val="TableNormal"/>
    <w:tblPr>
      <w:tblStyleRowBandSize w:val="1"/>
      <w:tblStyleColBandSize w:val="1"/>
      <w:tblCellMar>
        <w:left w:w="10" w:type="dxa"/>
        <w:right w:w="10" w:type="dxa"/>
      </w:tblCellMar>
    </w:tblPr>
  </w:style>
  <w:style w:type="table" w:customStyle="1" w:styleId="afff9">
    <w:basedOn w:val="TableNormal"/>
    <w:tblPr>
      <w:tblStyleRowBandSize w:val="1"/>
      <w:tblStyleColBandSize w:val="1"/>
      <w:tblCellMar>
        <w:left w:w="10" w:type="dxa"/>
        <w:right w:w="10" w:type="dxa"/>
      </w:tblCellMar>
    </w:tblPr>
  </w:style>
  <w:style w:type="table" w:customStyle="1" w:styleId="afffa">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A76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6C7"/>
    <w:rPr>
      <w:rFonts w:ascii="Tahoma" w:hAnsi="Tahoma" w:cs="Tahoma"/>
      <w:sz w:val="16"/>
      <w:szCs w:val="16"/>
    </w:rPr>
  </w:style>
  <w:style w:type="paragraph" w:styleId="NoSpacing">
    <w:name w:val="No Spacing"/>
    <w:uiPriority w:val="1"/>
    <w:qFormat/>
    <w:rsid w:val="00CA76C7"/>
    <w:pPr>
      <w:spacing w:after="0" w:line="240" w:lineRule="auto"/>
    </w:pPr>
  </w:style>
  <w:style w:type="paragraph" w:styleId="NormalWeb">
    <w:name w:val="Normal (Web)"/>
    <w:basedOn w:val="Normal"/>
    <w:uiPriority w:val="99"/>
    <w:semiHidden/>
    <w:unhideWhenUsed/>
    <w:rsid w:val="00AF128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9D47AE"/>
    <w:pPr>
      <w:ind w:left="720"/>
      <w:contextualSpacing/>
    </w:pPr>
  </w:style>
  <w:style w:type="paragraph" w:styleId="CommentSubject">
    <w:name w:val="annotation subject"/>
    <w:basedOn w:val="CommentText"/>
    <w:next w:val="CommentText"/>
    <w:link w:val="CommentSubjectChar"/>
    <w:uiPriority w:val="99"/>
    <w:semiHidden/>
    <w:unhideWhenUsed/>
    <w:rsid w:val="00702235"/>
    <w:rPr>
      <w:b/>
      <w:bCs/>
    </w:rPr>
  </w:style>
  <w:style w:type="character" w:customStyle="1" w:styleId="CommentSubjectChar">
    <w:name w:val="Comment Subject Char"/>
    <w:basedOn w:val="CommentTextChar"/>
    <w:link w:val="CommentSubject"/>
    <w:uiPriority w:val="99"/>
    <w:semiHidden/>
    <w:rsid w:val="007022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8388327">
      <w:bodyDiv w:val="1"/>
      <w:marLeft w:val="0"/>
      <w:marRight w:val="0"/>
      <w:marTop w:val="0"/>
      <w:marBottom w:val="0"/>
      <w:divBdr>
        <w:top w:val="none" w:sz="0" w:space="0" w:color="auto"/>
        <w:left w:val="none" w:sz="0" w:space="0" w:color="auto"/>
        <w:bottom w:val="none" w:sz="0" w:space="0" w:color="auto"/>
        <w:right w:val="none" w:sz="0" w:space="0" w:color="auto"/>
      </w:divBdr>
    </w:div>
    <w:div w:id="1172335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jnj.sharepoint.com/sites/PHM-GCSP-RND/RWE/Pages/DataSourceDetails.aspx?DataSourceItem=3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697</TotalTime>
  <Pages>98</Pages>
  <Words>9523</Words>
  <Characters>54284</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Johnson &amp; Johnson</Company>
  <LinksUpToDate>false</LinksUpToDate>
  <CharactersWithSpaces>63680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Sena, Anthony [JRDUS]</dc:creator>
  <cp:lastModifiedBy>Sena, Anthony [JRDUS]</cp:lastModifiedBy>
  <cp:revision>24</cp:revision>
  <dcterms:created xsi:type="dcterms:W3CDTF">2018-06-20T20:05:00Z</dcterms:created>
  <dcterms:modified xsi:type="dcterms:W3CDTF">2018-11-20T14:49:00Z</dcterms:modified>
</cp:coreProperties>
</file>